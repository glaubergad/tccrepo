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911472" w:rsidRPr="002B2829" w:rsidRDefault="00911472">
      <w:pPr>
        <w:spacing w:after="160" w:line="259" w:lineRule="auto"/>
        <w:jc w:val="left"/>
        <w:rPr>
          <w:rFonts w:cs="Times New Roman"/>
          <w:b/>
          <w:sz w:val="28"/>
          <w:szCs w:val="24"/>
        </w:rPr>
      </w:pPr>
      <w:r w:rsidRPr="002B2829">
        <w:rPr>
          <w:rFonts w:cs="Times New Roman"/>
          <w:b/>
          <w:sz w:val="28"/>
          <w:szCs w:val="24"/>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305883">
          <w:pPr>
            <w:pStyle w:val="CabealhodoSumrio"/>
          </w:pPr>
          <w:r>
            <w:t>Sumário</w:t>
          </w:r>
        </w:p>
        <w:p w:rsidR="00A211A2" w:rsidRDefault="00305883">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33530776" w:history="1">
            <w:r w:rsidR="00A211A2" w:rsidRPr="00BF7695">
              <w:rPr>
                <w:rStyle w:val="Hyperlink"/>
              </w:rPr>
              <w:t>1 INTRODUÇÃO</w:t>
            </w:r>
            <w:r w:rsidR="00A211A2">
              <w:rPr>
                <w:webHidden/>
              </w:rPr>
              <w:tab/>
            </w:r>
            <w:r w:rsidR="00A211A2">
              <w:rPr>
                <w:webHidden/>
              </w:rPr>
              <w:fldChar w:fldCharType="begin"/>
            </w:r>
            <w:r w:rsidR="00A211A2">
              <w:rPr>
                <w:webHidden/>
              </w:rPr>
              <w:instrText xml:space="preserve"> PAGEREF _Toc33530776 \h </w:instrText>
            </w:r>
            <w:r w:rsidR="00A211A2">
              <w:rPr>
                <w:webHidden/>
              </w:rPr>
            </w:r>
            <w:r w:rsidR="00A211A2">
              <w:rPr>
                <w:webHidden/>
              </w:rPr>
              <w:fldChar w:fldCharType="separate"/>
            </w:r>
            <w:r w:rsidR="00A211A2">
              <w:rPr>
                <w:webHidden/>
              </w:rPr>
              <w:t>7</w:t>
            </w:r>
            <w:r w:rsidR="00A211A2">
              <w:rPr>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77" w:history="1">
            <w:r w:rsidR="00A211A2" w:rsidRPr="00BF7695">
              <w:rPr>
                <w:rStyle w:val="Hyperlink"/>
                <w:noProof/>
              </w:rPr>
              <w:t>1.1</w:t>
            </w:r>
            <w:r w:rsidR="00A211A2">
              <w:rPr>
                <w:rFonts w:asciiTheme="minorHAnsi" w:eastAsiaTheme="minorEastAsia" w:hAnsiTheme="minorHAnsi"/>
                <w:noProof/>
                <w:sz w:val="22"/>
                <w:lang w:eastAsia="pt-BR"/>
              </w:rPr>
              <w:tab/>
            </w:r>
            <w:r w:rsidR="00A211A2" w:rsidRPr="00BF7695">
              <w:rPr>
                <w:rStyle w:val="Hyperlink"/>
                <w:noProof/>
              </w:rPr>
              <w:t>Objetivo e delimitação de escopo</w:t>
            </w:r>
            <w:r w:rsidR="00A211A2">
              <w:rPr>
                <w:noProof/>
                <w:webHidden/>
              </w:rPr>
              <w:tab/>
            </w:r>
            <w:r w:rsidR="00A211A2">
              <w:rPr>
                <w:noProof/>
                <w:webHidden/>
              </w:rPr>
              <w:fldChar w:fldCharType="begin"/>
            </w:r>
            <w:r w:rsidR="00A211A2">
              <w:rPr>
                <w:noProof/>
                <w:webHidden/>
              </w:rPr>
              <w:instrText xml:space="preserve"> PAGEREF _Toc33530777 \h </w:instrText>
            </w:r>
            <w:r w:rsidR="00A211A2">
              <w:rPr>
                <w:noProof/>
                <w:webHidden/>
              </w:rPr>
            </w:r>
            <w:r w:rsidR="00A211A2">
              <w:rPr>
                <w:noProof/>
                <w:webHidden/>
              </w:rPr>
              <w:fldChar w:fldCharType="separate"/>
            </w:r>
            <w:r w:rsidR="00A211A2">
              <w:rPr>
                <w:noProof/>
                <w:webHidden/>
              </w:rPr>
              <w:t>8</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78" w:history="1">
            <w:r w:rsidR="00A211A2" w:rsidRPr="00BF7695">
              <w:rPr>
                <w:rStyle w:val="Hyperlink"/>
                <w:noProof/>
              </w:rPr>
              <w:t>1.2</w:t>
            </w:r>
            <w:r w:rsidR="00A211A2">
              <w:rPr>
                <w:rFonts w:asciiTheme="minorHAnsi" w:eastAsiaTheme="minorEastAsia" w:hAnsiTheme="minorHAnsi"/>
                <w:noProof/>
                <w:sz w:val="22"/>
                <w:lang w:eastAsia="pt-BR"/>
              </w:rPr>
              <w:tab/>
            </w:r>
            <w:r w:rsidR="00A211A2" w:rsidRPr="00BF7695">
              <w:rPr>
                <w:rStyle w:val="Hyperlink"/>
                <w:noProof/>
              </w:rPr>
              <w:t>Procedimentos metodológicos</w:t>
            </w:r>
            <w:r w:rsidR="00A211A2">
              <w:rPr>
                <w:noProof/>
                <w:webHidden/>
              </w:rPr>
              <w:tab/>
            </w:r>
            <w:r w:rsidR="00A211A2">
              <w:rPr>
                <w:noProof/>
                <w:webHidden/>
              </w:rPr>
              <w:fldChar w:fldCharType="begin"/>
            </w:r>
            <w:r w:rsidR="00A211A2">
              <w:rPr>
                <w:noProof/>
                <w:webHidden/>
              </w:rPr>
              <w:instrText xml:space="preserve"> PAGEREF _Toc33530778 \h </w:instrText>
            </w:r>
            <w:r w:rsidR="00A211A2">
              <w:rPr>
                <w:noProof/>
                <w:webHidden/>
              </w:rPr>
            </w:r>
            <w:r w:rsidR="00A211A2">
              <w:rPr>
                <w:noProof/>
                <w:webHidden/>
              </w:rPr>
              <w:fldChar w:fldCharType="separate"/>
            </w:r>
            <w:r w:rsidR="00A211A2">
              <w:rPr>
                <w:noProof/>
                <w:webHidden/>
              </w:rPr>
              <w:t>9</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79" w:history="1">
            <w:r w:rsidR="00A211A2" w:rsidRPr="00BF7695">
              <w:rPr>
                <w:rStyle w:val="Hyperlink"/>
                <w:noProof/>
              </w:rPr>
              <w:t>1.3 Organização do trabalho</w:t>
            </w:r>
            <w:r w:rsidR="00A211A2">
              <w:rPr>
                <w:noProof/>
                <w:webHidden/>
              </w:rPr>
              <w:tab/>
            </w:r>
            <w:r w:rsidR="00A211A2">
              <w:rPr>
                <w:noProof/>
                <w:webHidden/>
              </w:rPr>
              <w:fldChar w:fldCharType="begin"/>
            </w:r>
            <w:r w:rsidR="00A211A2">
              <w:rPr>
                <w:noProof/>
                <w:webHidden/>
              </w:rPr>
              <w:instrText xml:space="preserve"> PAGEREF _Toc33530779 \h </w:instrText>
            </w:r>
            <w:r w:rsidR="00A211A2">
              <w:rPr>
                <w:noProof/>
                <w:webHidden/>
              </w:rPr>
            </w:r>
            <w:r w:rsidR="00A211A2">
              <w:rPr>
                <w:noProof/>
                <w:webHidden/>
              </w:rPr>
              <w:fldChar w:fldCharType="separate"/>
            </w:r>
            <w:r w:rsidR="00A211A2">
              <w:rPr>
                <w:noProof/>
                <w:webHidden/>
              </w:rPr>
              <w:t>9</w:t>
            </w:r>
            <w:r w:rsidR="00A211A2">
              <w:rPr>
                <w:noProof/>
                <w:webHidden/>
              </w:rPr>
              <w:fldChar w:fldCharType="end"/>
            </w:r>
          </w:hyperlink>
        </w:p>
        <w:p w:rsidR="00A211A2" w:rsidRDefault="00843866">
          <w:pPr>
            <w:pStyle w:val="Sumrio1"/>
            <w:rPr>
              <w:rFonts w:asciiTheme="minorHAnsi" w:eastAsiaTheme="minorEastAsia" w:hAnsiTheme="minorHAnsi"/>
              <w:sz w:val="22"/>
              <w:lang w:eastAsia="pt-BR"/>
            </w:rPr>
          </w:pPr>
          <w:hyperlink w:anchor="_Toc33530780" w:history="1">
            <w:r w:rsidR="00A211A2" w:rsidRPr="00BF7695">
              <w:rPr>
                <w:rStyle w:val="Hyperlink"/>
              </w:rPr>
              <w:t>2 FUNDAMENTAÇÃO TEÓRICA</w:t>
            </w:r>
            <w:r w:rsidR="00A211A2">
              <w:rPr>
                <w:webHidden/>
              </w:rPr>
              <w:tab/>
            </w:r>
            <w:r w:rsidR="00A211A2">
              <w:rPr>
                <w:webHidden/>
              </w:rPr>
              <w:fldChar w:fldCharType="begin"/>
            </w:r>
            <w:r w:rsidR="00A211A2">
              <w:rPr>
                <w:webHidden/>
              </w:rPr>
              <w:instrText xml:space="preserve"> PAGEREF _Toc33530780 \h </w:instrText>
            </w:r>
            <w:r w:rsidR="00A211A2">
              <w:rPr>
                <w:webHidden/>
              </w:rPr>
            </w:r>
            <w:r w:rsidR="00A211A2">
              <w:rPr>
                <w:webHidden/>
              </w:rPr>
              <w:fldChar w:fldCharType="separate"/>
            </w:r>
            <w:r w:rsidR="00A211A2">
              <w:rPr>
                <w:webHidden/>
              </w:rPr>
              <w:t>9</w:t>
            </w:r>
            <w:r w:rsidR="00A211A2">
              <w:rPr>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81" w:history="1">
            <w:r w:rsidR="00A211A2" w:rsidRPr="00BF7695">
              <w:rPr>
                <w:rStyle w:val="Hyperlink"/>
                <w:noProof/>
              </w:rPr>
              <w:t>2.1 Reuso de Software</w:t>
            </w:r>
            <w:r w:rsidR="00A211A2">
              <w:rPr>
                <w:noProof/>
                <w:webHidden/>
              </w:rPr>
              <w:tab/>
            </w:r>
            <w:r w:rsidR="00A211A2">
              <w:rPr>
                <w:noProof/>
                <w:webHidden/>
              </w:rPr>
              <w:fldChar w:fldCharType="begin"/>
            </w:r>
            <w:r w:rsidR="00A211A2">
              <w:rPr>
                <w:noProof/>
                <w:webHidden/>
              </w:rPr>
              <w:instrText xml:space="preserve"> PAGEREF _Toc33530781 \h </w:instrText>
            </w:r>
            <w:r w:rsidR="00A211A2">
              <w:rPr>
                <w:noProof/>
                <w:webHidden/>
              </w:rPr>
            </w:r>
            <w:r w:rsidR="00A211A2">
              <w:rPr>
                <w:noProof/>
                <w:webHidden/>
              </w:rPr>
              <w:fldChar w:fldCharType="separate"/>
            </w:r>
            <w:r w:rsidR="00A211A2">
              <w:rPr>
                <w:noProof/>
                <w:webHidden/>
              </w:rPr>
              <w:t>9</w:t>
            </w:r>
            <w:r w:rsidR="00A211A2">
              <w:rPr>
                <w:noProof/>
                <w:webHidden/>
              </w:rPr>
              <w:fldChar w:fldCharType="end"/>
            </w:r>
          </w:hyperlink>
        </w:p>
        <w:p w:rsidR="00A211A2" w:rsidRDefault="00843866">
          <w:pPr>
            <w:pStyle w:val="Sumrio3"/>
            <w:tabs>
              <w:tab w:val="right" w:pos="9061"/>
            </w:tabs>
            <w:rPr>
              <w:noProof/>
            </w:rPr>
          </w:pPr>
          <w:hyperlink w:anchor="_Toc33530782" w:history="1">
            <w:r w:rsidR="00A211A2" w:rsidRPr="00BF7695">
              <w:rPr>
                <w:rStyle w:val="Hyperlink"/>
                <w:noProof/>
              </w:rPr>
              <w:t>2.1.1 Técnicas de aplicação de reuso de software</w:t>
            </w:r>
            <w:r w:rsidR="00A211A2">
              <w:rPr>
                <w:noProof/>
                <w:webHidden/>
              </w:rPr>
              <w:tab/>
            </w:r>
            <w:r w:rsidR="00A211A2">
              <w:rPr>
                <w:noProof/>
                <w:webHidden/>
              </w:rPr>
              <w:fldChar w:fldCharType="begin"/>
            </w:r>
            <w:r w:rsidR="00A211A2">
              <w:rPr>
                <w:noProof/>
                <w:webHidden/>
              </w:rPr>
              <w:instrText xml:space="preserve"> PAGEREF _Toc33530782 \h </w:instrText>
            </w:r>
            <w:r w:rsidR="00A211A2">
              <w:rPr>
                <w:noProof/>
                <w:webHidden/>
              </w:rPr>
            </w:r>
            <w:r w:rsidR="00A211A2">
              <w:rPr>
                <w:noProof/>
                <w:webHidden/>
              </w:rPr>
              <w:fldChar w:fldCharType="separate"/>
            </w:r>
            <w:r w:rsidR="00A211A2">
              <w:rPr>
                <w:noProof/>
                <w:webHidden/>
              </w:rPr>
              <w:t>11</w:t>
            </w:r>
            <w:r w:rsidR="00A211A2">
              <w:rPr>
                <w:noProof/>
                <w:webHidden/>
              </w:rPr>
              <w:fldChar w:fldCharType="end"/>
            </w:r>
          </w:hyperlink>
        </w:p>
        <w:p w:rsidR="00A211A2" w:rsidRDefault="00843866">
          <w:pPr>
            <w:pStyle w:val="Sumrio3"/>
            <w:tabs>
              <w:tab w:val="right" w:pos="9061"/>
            </w:tabs>
            <w:rPr>
              <w:noProof/>
            </w:rPr>
          </w:pPr>
          <w:hyperlink w:anchor="_Toc33530783" w:history="1">
            <w:r w:rsidR="00A211A2" w:rsidRPr="00BF7695">
              <w:rPr>
                <w:rStyle w:val="Hyperlink"/>
                <w:noProof/>
              </w:rPr>
              <w:t>2.1.2 Geradores de programas</w:t>
            </w:r>
            <w:r w:rsidR="00A211A2">
              <w:rPr>
                <w:noProof/>
                <w:webHidden/>
              </w:rPr>
              <w:tab/>
            </w:r>
            <w:r w:rsidR="00A211A2">
              <w:rPr>
                <w:noProof/>
                <w:webHidden/>
              </w:rPr>
              <w:fldChar w:fldCharType="begin"/>
            </w:r>
            <w:r w:rsidR="00A211A2">
              <w:rPr>
                <w:noProof/>
                <w:webHidden/>
              </w:rPr>
              <w:instrText xml:space="preserve"> PAGEREF _Toc33530783 \h </w:instrText>
            </w:r>
            <w:r w:rsidR="00A211A2">
              <w:rPr>
                <w:noProof/>
                <w:webHidden/>
              </w:rPr>
            </w:r>
            <w:r w:rsidR="00A211A2">
              <w:rPr>
                <w:noProof/>
                <w:webHidden/>
              </w:rPr>
              <w:fldChar w:fldCharType="separate"/>
            </w:r>
            <w:r w:rsidR="00A211A2">
              <w:rPr>
                <w:noProof/>
                <w:webHidden/>
              </w:rPr>
              <w:t>13</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84" w:history="1">
            <w:r w:rsidR="00A211A2" w:rsidRPr="00BF7695">
              <w:rPr>
                <w:rStyle w:val="Hyperlink"/>
                <w:noProof/>
              </w:rPr>
              <w:t>2.2 Motores de gabarito (Template Engines)</w:t>
            </w:r>
            <w:r w:rsidR="00A211A2">
              <w:rPr>
                <w:noProof/>
                <w:webHidden/>
              </w:rPr>
              <w:tab/>
            </w:r>
            <w:r w:rsidR="00A211A2">
              <w:rPr>
                <w:noProof/>
                <w:webHidden/>
              </w:rPr>
              <w:fldChar w:fldCharType="begin"/>
            </w:r>
            <w:r w:rsidR="00A211A2">
              <w:rPr>
                <w:noProof/>
                <w:webHidden/>
              </w:rPr>
              <w:instrText xml:space="preserve"> PAGEREF _Toc33530784 \h </w:instrText>
            </w:r>
            <w:r w:rsidR="00A211A2">
              <w:rPr>
                <w:noProof/>
                <w:webHidden/>
              </w:rPr>
            </w:r>
            <w:r w:rsidR="00A211A2">
              <w:rPr>
                <w:noProof/>
                <w:webHidden/>
              </w:rPr>
              <w:fldChar w:fldCharType="separate"/>
            </w:r>
            <w:r w:rsidR="00A211A2">
              <w:rPr>
                <w:noProof/>
                <w:webHidden/>
              </w:rPr>
              <w:t>14</w:t>
            </w:r>
            <w:r w:rsidR="00A211A2">
              <w:rPr>
                <w:noProof/>
                <w:webHidden/>
              </w:rPr>
              <w:fldChar w:fldCharType="end"/>
            </w:r>
          </w:hyperlink>
        </w:p>
        <w:p w:rsidR="00A211A2" w:rsidRDefault="00843866">
          <w:pPr>
            <w:pStyle w:val="Sumrio3"/>
            <w:tabs>
              <w:tab w:val="right" w:pos="9061"/>
            </w:tabs>
            <w:rPr>
              <w:noProof/>
            </w:rPr>
          </w:pPr>
          <w:hyperlink w:anchor="_Toc33530785" w:history="1">
            <w:r w:rsidR="00A211A2" w:rsidRPr="00BF7695">
              <w:rPr>
                <w:rStyle w:val="Hyperlink"/>
                <w:noProof/>
              </w:rPr>
              <w:t>2.2.1 Elementos básicos de motores de gabarito</w:t>
            </w:r>
            <w:r w:rsidR="00A211A2">
              <w:rPr>
                <w:noProof/>
                <w:webHidden/>
              </w:rPr>
              <w:tab/>
            </w:r>
            <w:r w:rsidR="00A211A2">
              <w:rPr>
                <w:noProof/>
                <w:webHidden/>
              </w:rPr>
              <w:fldChar w:fldCharType="begin"/>
            </w:r>
            <w:r w:rsidR="00A211A2">
              <w:rPr>
                <w:noProof/>
                <w:webHidden/>
              </w:rPr>
              <w:instrText xml:space="preserve"> PAGEREF _Toc33530785 \h </w:instrText>
            </w:r>
            <w:r w:rsidR="00A211A2">
              <w:rPr>
                <w:noProof/>
                <w:webHidden/>
              </w:rPr>
            </w:r>
            <w:r w:rsidR="00A211A2">
              <w:rPr>
                <w:noProof/>
                <w:webHidden/>
              </w:rPr>
              <w:fldChar w:fldCharType="separate"/>
            </w:r>
            <w:r w:rsidR="00A211A2">
              <w:rPr>
                <w:noProof/>
                <w:webHidden/>
              </w:rPr>
              <w:t>14</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86" w:history="1">
            <w:r w:rsidR="00A211A2" w:rsidRPr="00BF7695">
              <w:rPr>
                <w:rStyle w:val="Hyperlink"/>
                <w:noProof/>
              </w:rPr>
              <w:t>2.3 Motores de gabaritos disponíveis para utilização no mercado atual</w:t>
            </w:r>
            <w:r w:rsidR="00A211A2">
              <w:rPr>
                <w:noProof/>
                <w:webHidden/>
              </w:rPr>
              <w:tab/>
            </w:r>
            <w:r w:rsidR="00A211A2">
              <w:rPr>
                <w:noProof/>
                <w:webHidden/>
              </w:rPr>
              <w:fldChar w:fldCharType="begin"/>
            </w:r>
            <w:r w:rsidR="00A211A2">
              <w:rPr>
                <w:noProof/>
                <w:webHidden/>
              </w:rPr>
              <w:instrText xml:space="preserve"> PAGEREF _Toc33530786 \h </w:instrText>
            </w:r>
            <w:r w:rsidR="00A211A2">
              <w:rPr>
                <w:noProof/>
                <w:webHidden/>
              </w:rPr>
            </w:r>
            <w:r w:rsidR="00A211A2">
              <w:rPr>
                <w:noProof/>
                <w:webHidden/>
              </w:rPr>
              <w:fldChar w:fldCharType="separate"/>
            </w:r>
            <w:r w:rsidR="00A211A2">
              <w:rPr>
                <w:noProof/>
                <w:webHidden/>
              </w:rPr>
              <w:t>16</w:t>
            </w:r>
            <w:r w:rsidR="00A211A2">
              <w:rPr>
                <w:noProof/>
                <w:webHidden/>
              </w:rPr>
              <w:fldChar w:fldCharType="end"/>
            </w:r>
          </w:hyperlink>
        </w:p>
        <w:p w:rsidR="00A211A2" w:rsidRDefault="00843866">
          <w:pPr>
            <w:pStyle w:val="Sumrio3"/>
            <w:tabs>
              <w:tab w:val="right" w:pos="9061"/>
            </w:tabs>
            <w:rPr>
              <w:noProof/>
            </w:rPr>
          </w:pPr>
          <w:hyperlink w:anchor="_Toc33530787" w:history="1">
            <w:r w:rsidR="00A211A2" w:rsidRPr="00BF7695">
              <w:rPr>
                <w:rStyle w:val="Hyperlink"/>
                <w:noProof/>
              </w:rPr>
              <w:t>2.3.1 Apache Velocity</w:t>
            </w:r>
            <w:r w:rsidR="00A211A2">
              <w:rPr>
                <w:noProof/>
                <w:webHidden/>
              </w:rPr>
              <w:tab/>
            </w:r>
            <w:r w:rsidR="00A211A2">
              <w:rPr>
                <w:noProof/>
                <w:webHidden/>
              </w:rPr>
              <w:fldChar w:fldCharType="begin"/>
            </w:r>
            <w:r w:rsidR="00A211A2">
              <w:rPr>
                <w:noProof/>
                <w:webHidden/>
              </w:rPr>
              <w:instrText xml:space="preserve"> PAGEREF _Toc33530787 \h </w:instrText>
            </w:r>
            <w:r w:rsidR="00A211A2">
              <w:rPr>
                <w:noProof/>
                <w:webHidden/>
              </w:rPr>
            </w:r>
            <w:r w:rsidR="00A211A2">
              <w:rPr>
                <w:noProof/>
                <w:webHidden/>
              </w:rPr>
              <w:fldChar w:fldCharType="separate"/>
            </w:r>
            <w:r w:rsidR="00A211A2">
              <w:rPr>
                <w:noProof/>
                <w:webHidden/>
              </w:rPr>
              <w:t>16</w:t>
            </w:r>
            <w:r w:rsidR="00A211A2">
              <w:rPr>
                <w:noProof/>
                <w:webHidden/>
              </w:rPr>
              <w:fldChar w:fldCharType="end"/>
            </w:r>
          </w:hyperlink>
        </w:p>
        <w:p w:rsidR="00A211A2" w:rsidRDefault="00843866">
          <w:pPr>
            <w:pStyle w:val="Sumrio3"/>
            <w:tabs>
              <w:tab w:val="right" w:pos="9061"/>
            </w:tabs>
            <w:rPr>
              <w:noProof/>
            </w:rPr>
          </w:pPr>
          <w:hyperlink w:anchor="_Toc33530788" w:history="1">
            <w:r w:rsidR="00A211A2" w:rsidRPr="00BF7695">
              <w:rPr>
                <w:rStyle w:val="Hyperlink"/>
                <w:noProof/>
              </w:rPr>
              <w:t>2.3.2 Apache Freemarker</w:t>
            </w:r>
            <w:r w:rsidR="00A211A2">
              <w:rPr>
                <w:noProof/>
                <w:webHidden/>
              </w:rPr>
              <w:tab/>
            </w:r>
            <w:r w:rsidR="00A211A2">
              <w:rPr>
                <w:noProof/>
                <w:webHidden/>
              </w:rPr>
              <w:fldChar w:fldCharType="begin"/>
            </w:r>
            <w:r w:rsidR="00A211A2">
              <w:rPr>
                <w:noProof/>
                <w:webHidden/>
              </w:rPr>
              <w:instrText xml:space="preserve"> PAGEREF _Toc33530788 \h </w:instrText>
            </w:r>
            <w:r w:rsidR="00A211A2">
              <w:rPr>
                <w:noProof/>
                <w:webHidden/>
              </w:rPr>
            </w:r>
            <w:r w:rsidR="00A211A2">
              <w:rPr>
                <w:noProof/>
                <w:webHidden/>
              </w:rPr>
              <w:fldChar w:fldCharType="separate"/>
            </w:r>
            <w:r w:rsidR="00A211A2">
              <w:rPr>
                <w:noProof/>
                <w:webHidden/>
              </w:rPr>
              <w:t>18</w:t>
            </w:r>
            <w:r w:rsidR="00A211A2">
              <w:rPr>
                <w:noProof/>
                <w:webHidden/>
              </w:rPr>
              <w:fldChar w:fldCharType="end"/>
            </w:r>
          </w:hyperlink>
        </w:p>
        <w:p w:rsidR="00A211A2" w:rsidRDefault="00843866">
          <w:pPr>
            <w:pStyle w:val="Sumrio3"/>
            <w:tabs>
              <w:tab w:val="right" w:pos="9061"/>
            </w:tabs>
            <w:rPr>
              <w:noProof/>
            </w:rPr>
          </w:pPr>
          <w:hyperlink w:anchor="_Toc33530789" w:history="1">
            <w:r w:rsidR="00A211A2" w:rsidRPr="00BF7695">
              <w:rPr>
                <w:rStyle w:val="Hyperlink"/>
                <w:noProof/>
              </w:rPr>
              <w:t>2.3.3 Critérios usados na avaliação dos motores de gabaritos pesquisados</w:t>
            </w:r>
            <w:r w:rsidR="00A211A2">
              <w:rPr>
                <w:noProof/>
                <w:webHidden/>
              </w:rPr>
              <w:tab/>
            </w:r>
            <w:r w:rsidR="00A211A2">
              <w:rPr>
                <w:noProof/>
                <w:webHidden/>
              </w:rPr>
              <w:fldChar w:fldCharType="begin"/>
            </w:r>
            <w:r w:rsidR="00A211A2">
              <w:rPr>
                <w:noProof/>
                <w:webHidden/>
              </w:rPr>
              <w:instrText xml:space="preserve"> PAGEREF _Toc33530789 \h </w:instrText>
            </w:r>
            <w:r w:rsidR="00A211A2">
              <w:rPr>
                <w:noProof/>
                <w:webHidden/>
              </w:rPr>
            </w:r>
            <w:r w:rsidR="00A211A2">
              <w:rPr>
                <w:noProof/>
                <w:webHidden/>
              </w:rPr>
              <w:fldChar w:fldCharType="separate"/>
            </w:r>
            <w:r w:rsidR="00A211A2">
              <w:rPr>
                <w:noProof/>
                <w:webHidden/>
              </w:rPr>
              <w:t>21</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90" w:history="1">
            <w:r w:rsidR="00A211A2" w:rsidRPr="00BF7695">
              <w:rPr>
                <w:rStyle w:val="Hyperlink"/>
                <w:noProof/>
              </w:rPr>
              <w:t>2.2 Apache Maven</w:t>
            </w:r>
            <w:r w:rsidR="00A211A2">
              <w:rPr>
                <w:noProof/>
                <w:webHidden/>
              </w:rPr>
              <w:tab/>
            </w:r>
            <w:r w:rsidR="00A211A2">
              <w:rPr>
                <w:noProof/>
                <w:webHidden/>
              </w:rPr>
              <w:fldChar w:fldCharType="begin"/>
            </w:r>
            <w:r w:rsidR="00A211A2">
              <w:rPr>
                <w:noProof/>
                <w:webHidden/>
              </w:rPr>
              <w:instrText xml:space="preserve"> PAGEREF _Toc33530790 \h </w:instrText>
            </w:r>
            <w:r w:rsidR="00A211A2">
              <w:rPr>
                <w:noProof/>
                <w:webHidden/>
              </w:rPr>
            </w:r>
            <w:r w:rsidR="00A211A2">
              <w:rPr>
                <w:noProof/>
                <w:webHidden/>
              </w:rPr>
              <w:fldChar w:fldCharType="separate"/>
            </w:r>
            <w:r w:rsidR="00A211A2">
              <w:rPr>
                <w:noProof/>
                <w:webHidden/>
              </w:rPr>
              <w:t>21</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91" w:history="1">
            <w:r w:rsidR="00A211A2" w:rsidRPr="00BF7695">
              <w:rPr>
                <w:rStyle w:val="Hyperlink"/>
                <w:noProof/>
              </w:rPr>
              <w:t>2.4 DC.js</w:t>
            </w:r>
            <w:r w:rsidR="00A211A2">
              <w:rPr>
                <w:noProof/>
                <w:webHidden/>
              </w:rPr>
              <w:tab/>
            </w:r>
            <w:r w:rsidR="00A211A2">
              <w:rPr>
                <w:noProof/>
                <w:webHidden/>
              </w:rPr>
              <w:fldChar w:fldCharType="begin"/>
            </w:r>
            <w:r w:rsidR="00A211A2">
              <w:rPr>
                <w:noProof/>
                <w:webHidden/>
              </w:rPr>
              <w:instrText xml:space="preserve"> PAGEREF _Toc33530791 \h </w:instrText>
            </w:r>
            <w:r w:rsidR="00A211A2">
              <w:rPr>
                <w:noProof/>
                <w:webHidden/>
              </w:rPr>
            </w:r>
            <w:r w:rsidR="00A211A2">
              <w:rPr>
                <w:noProof/>
                <w:webHidden/>
              </w:rPr>
              <w:fldChar w:fldCharType="separate"/>
            </w:r>
            <w:r w:rsidR="00A211A2">
              <w:rPr>
                <w:noProof/>
                <w:webHidden/>
              </w:rPr>
              <w:t>23</w:t>
            </w:r>
            <w:r w:rsidR="00A211A2">
              <w:rPr>
                <w:noProof/>
                <w:webHidden/>
              </w:rPr>
              <w:fldChar w:fldCharType="end"/>
            </w:r>
          </w:hyperlink>
        </w:p>
        <w:p w:rsidR="00A211A2" w:rsidRDefault="00843866">
          <w:pPr>
            <w:pStyle w:val="Sumrio3"/>
            <w:tabs>
              <w:tab w:val="right" w:pos="9061"/>
            </w:tabs>
            <w:rPr>
              <w:noProof/>
            </w:rPr>
          </w:pPr>
          <w:hyperlink w:anchor="_Toc33530792" w:history="1">
            <w:r w:rsidR="00A211A2" w:rsidRPr="00BF7695">
              <w:rPr>
                <w:rStyle w:val="Hyperlink"/>
                <w:noProof/>
              </w:rPr>
              <w:t>2.4.1 Crossfilter.js</w:t>
            </w:r>
            <w:r w:rsidR="00A211A2">
              <w:rPr>
                <w:noProof/>
                <w:webHidden/>
              </w:rPr>
              <w:tab/>
            </w:r>
            <w:r w:rsidR="00A211A2">
              <w:rPr>
                <w:noProof/>
                <w:webHidden/>
              </w:rPr>
              <w:fldChar w:fldCharType="begin"/>
            </w:r>
            <w:r w:rsidR="00A211A2">
              <w:rPr>
                <w:noProof/>
                <w:webHidden/>
              </w:rPr>
              <w:instrText xml:space="preserve"> PAGEREF _Toc33530792 \h </w:instrText>
            </w:r>
            <w:r w:rsidR="00A211A2">
              <w:rPr>
                <w:noProof/>
                <w:webHidden/>
              </w:rPr>
            </w:r>
            <w:r w:rsidR="00A211A2">
              <w:rPr>
                <w:noProof/>
                <w:webHidden/>
              </w:rPr>
              <w:fldChar w:fldCharType="separate"/>
            </w:r>
            <w:r w:rsidR="00A211A2">
              <w:rPr>
                <w:noProof/>
                <w:webHidden/>
              </w:rPr>
              <w:t>24</w:t>
            </w:r>
            <w:r w:rsidR="00A211A2">
              <w:rPr>
                <w:noProof/>
                <w:webHidden/>
              </w:rPr>
              <w:fldChar w:fldCharType="end"/>
            </w:r>
          </w:hyperlink>
        </w:p>
        <w:p w:rsidR="00A211A2" w:rsidRDefault="00843866">
          <w:pPr>
            <w:pStyle w:val="Sumrio3"/>
            <w:tabs>
              <w:tab w:val="right" w:pos="9061"/>
            </w:tabs>
            <w:rPr>
              <w:noProof/>
            </w:rPr>
          </w:pPr>
          <w:hyperlink w:anchor="_Toc33530793" w:history="1">
            <w:r w:rsidR="00A211A2" w:rsidRPr="00BF7695">
              <w:rPr>
                <w:rStyle w:val="Hyperlink"/>
                <w:noProof/>
              </w:rPr>
              <w:t>2.4.2 D3.js</w:t>
            </w:r>
            <w:r w:rsidR="00A211A2">
              <w:rPr>
                <w:noProof/>
                <w:webHidden/>
              </w:rPr>
              <w:tab/>
            </w:r>
            <w:r w:rsidR="00A211A2">
              <w:rPr>
                <w:noProof/>
                <w:webHidden/>
              </w:rPr>
              <w:fldChar w:fldCharType="begin"/>
            </w:r>
            <w:r w:rsidR="00A211A2">
              <w:rPr>
                <w:noProof/>
                <w:webHidden/>
              </w:rPr>
              <w:instrText xml:space="preserve"> PAGEREF _Toc33530793 \h </w:instrText>
            </w:r>
            <w:r w:rsidR="00A211A2">
              <w:rPr>
                <w:noProof/>
                <w:webHidden/>
              </w:rPr>
            </w:r>
            <w:r w:rsidR="00A211A2">
              <w:rPr>
                <w:noProof/>
                <w:webHidden/>
              </w:rPr>
              <w:fldChar w:fldCharType="separate"/>
            </w:r>
            <w:r w:rsidR="00A211A2">
              <w:rPr>
                <w:noProof/>
                <w:webHidden/>
              </w:rPr>
              <w:t>24</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94" w:history="1">
            <w:r w:rsidR="00A211A2" w:rsidRPr="00BF7695">
              <w:rPr>
                <w:rStyle w:val="Hyperlink"/>
                <w:noProof/>
              </w:rPr>
              <w:t>2.5 Outras bibliotecas utilizadas neste trabalho</w:t>
            </w:r>
            <w:r w:rsidR="00A211A2">
              <w:rPr>
                <w:noProof/>
                <w:webHidden/>
              </w:rPr>
              <w:tab/>
            </w:r>
            <w:r w:rsidR="00A211A2">
              <w:rPr>
                <w:noProof/>
                <w:webHidden/>
              </w:rPr>
              <w:fldChar w:fldCharType="begin"/>
            </w:r>
            <w:r w:rsidR="00A211A2">
              <w:rPr>
                <w:noProof/>
                <w:webHidden/>
              </w:rPr>
              <w:instrText xml:space="preserve"> PAGEREF _Toc33530794 \h </w:instrText>
            </w:r>
            <w:r w:rsidR="00A211A2">
              <w:rPr>
                <w:noProof/>
                <w:webHidden/>
              </w:rPr>
            </w:r>
            <w:r w:rsidR="00A211A2">
              <w:rPr>
                <w:noProof/>
                <w:webHidden/>
              </w:rPr>
              <w:fldChar w:fldCharType="separate"/>
            </w:r>
            <w:r w:rsidR="00A211A2">
              <w:rPr>
                <w:noProof/>
                <w:webHidden/>
              </w:rPr>
              <w:t>24</w:t>
            </w:r>
            <w:r w:rsidR="00A211A2">
              <w:rPr>
                <w:noProof/>
                <w:webHidden/>
              </w:rPr>
              <w:fldChar w:fldCharType="end"/>
            </w:r>
          </w:hyperlink>
        </w:p>
        <w:p w:rsidR="00A211A2" w:rsidRDefault="00843866">
          <w:pPr>
            <w:pStyle w:val="Sumrio3"/>
            <w:tabs>
              <w:tab w:val="right" w:pos="9061"/>
            </w:tabs>
            <w:rPr>
              <w:noProof/>
            </w:rPr>
          </w:pPr>
          <w:hyperlink w:anchor="_Toc33530795" w:history="1">
            <w:r w:rsidR="00A211A2" w:rsidRPr="00BF7695">
              <w:rPr>
                <w:rStyle w:val="Hyperlink"/>
                <w:rFonts w:eastAsiaTheme="minorHAnsi"/>
                <w:noProof/>
              </w:rPr>
              <w:t>2.5.1 Apache Commons CSV</w:t>
            </w:r>
            <w:r w:rsidR="00A211A2">
              <w:rPr>
                <w:noProof/>
                <w:webHidden/>
              </w:rPr>
              <w:tab/>
            </w:r>
            <w:r w:rsidR="00A211A2">
              <w:rPr>
                <w:noProof/>
                <w:webHidden/>
              </w:rPr>
              <w:fldChar w:fldCharType="begin"/>
            </w:r>
            <w:r w:rsidR="00A211A2">
              <w:rPr>
                <w:noProof/>
                <w:webHidden/>
              </w:rPr>
              <w:instrText xml:space="preserve"> PAGEREF _Toc33530795 \h </w:instrText>
            </w:r>
            <w:r w:rsidR="00A211A2">
              <w:rPr>
                <w:noProof/>
                <w:webHidden/>
              </w:rPr>
            </w:r>
            <w:r w:rsidR="00A211A2">
              <w:rPr>
                <w:noProof/>
                <w:webHidden/>
              </w:rPr>
              <w:fldChar w:fldCharType="separate"/>
            </w:r>
            <w:r w:rsidR="00A211A2">
              <w:rPr>
                <w:noProof/>
                <w:webHidden/>
              </w:rPr>
              <w:t>25</w:t>
            </w:r>
            <w:r w:rsidR="00A211A2">
              <w:rPr>
                <w:noProof/>
                <w:webHidden/>
              </w:rPr>
              <w:fldChar w:fldCharType="end"/>
            </w:r>
          </w:hyperlink>
        </w:p>
        <w:p w:rsidR="00A211A2" w:rsidRDefault="00843866">
          <w:pPr>
            <w:pStyle w:val="Sumrio3"/>
            <w:tabs>
              <w:tab w:val="right" w:pos="9061"/>
            </w:tabs>
            <w:rPr>
              <w:noProof/>
            </w:rPr>
          </w:pPr>
          <w:hyperlink w:anchor="_Toc33530796" w:history="1">
            <w:r w:rsidR="00A211A2" w:rsidRPr="00BF7695">
              <w:rPr>
                <w:rStyle w:val="Hyperlink"/>
                <w:noProof/>
              </w:rPr>
              <w:t>2.5.2 Apache Commons IO</w:t>
            </w:r>
            <w:r w:rsidR="00A211A2">
              <w:rPr>
                <w:noProof/>
                <w:webHidden/>
              </w:rPr>
              <w:tab/>
            </w:r>
            <w:r w:rsidR="00A211A2">
              <w:rPr>
                <w:noProof/>
                <w:webHidden/>
              </w:rPr>
              <w:fldChar w:fldCharType="begin"/>
            </w:r>
            <w:r w:rsidR="00A211A2">
              <w:rPr>
                <w:noProof/>
                <w:webHidden/>
              </w:rPr>
              <w:instrText xml:space="preserve"> PAGEREF _Toc33530796 \h </w:instrText>
            </w:r>
            <w:r w:rsidR="00A211A2">
              <w:rPr>
                <w:noProof/>
                <w:webHidden/>
              </w:rPr>
            </w:r>
            <w:r w:rsidR="00A211A2">
              <w:rPr>
                <w:noProof/>
                <w:webHidden/>
              </w:rPr>
              <w:fldChar w:fldCharType="separate"/>
            </w:r>
            <w:r w:rsidR="00A211A2">
              <w:rPr>
                <w:noProof/>
                <w:webHidden/>
              </w:rPr>
              <w:t>25</w:t>
            </w:r>
            <w:r w:rsidR="00A211A2">
              <w:rPr>
                <w:noProof/>
                <w:webHidden/>
              </w:rPr>
              <w:fldChar w:fldCharType="end"/>
            </w:r>
          </w:hyperlink>
        </w:p>
        <w:p w:rsidR="00A211A2" w:rsidRDefault="00843866">
          <w:pPr>
            <w:pStyle w:val="Sumrio3"/>
            <w:tabs>
              <w:tab w:val="right" w:pos="9061"/>
            </w:tabs>
            <w:rPr>
              <w:noProof/>
            </w:rPr>
          </w:pPr>
          <w:hyperlink w:anchor="_Toc33530797" w:history="1">
            <w:r w:rsidR="00A211A2" w:rsidRPr="00BF7695">
              <w:rPr>
                <w:rStyle w:val="Hyperlink"/>
                <w:noProof/>
              </w:rPr>
              <w:t>2.5.3 Zeroturnaround ZT-ZIP</w:t>
            </w:r>
            <w:r w:rsidR="00A211A2">
              <w:rPr>
                <w:noProof/>
                <w:webHidden/>
              </w:rPr>
              <w:tab/>
            </w:r>
            <w:r w:rsidR="00A211A2">
              <w:rPr>
                <w:noProof/>
                <w:webHidden/>
              </w:rPr>
              <w:fldChar w:fldCharType="begin"/>
            </w:r>
            <w:r w:rsidR="00A211A2">
              <w:rPr>
                <w:noProof/>
                <w:webHidden/>
              </w:rPr>
              <w:instrText xml:space="preserve"> PAGEREF _Toc33530797 \h </w:instrText>
            </w:r>
            <w:r w:rsidR="00A211A2">
              <w:rPr>
                <w:noProof/>
                <w:webHidden/>
              </w:rPr>
            </w:r>
            <w:r w:rsidR="00A211A2">
              <w:rPr>
                <w:noProof/>
                <w:webHidden/>
              </w:rPr>
              <w:fldChar w:fldCharType="separate"/>
            </w:r>
            <w:r w:rsidR="00A211A2">
              <w:rPr>
                <w:noProof/>
                <w:webHidden/>
              </w:rPr>
              <w:t>25</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798" w:history="1">
            <w:r w:rsidR="00A211A2" w:rsidRPr="00BF7695">
              <w:rPr>
                <w:rStyle w:val="Hyperlink"/>
                <w:noProof/>
              </w:rPr>
              <w:t>2.6 JavaFX 8</w:t>
            </w:r>
            <w:r w:rsidR="00A211A2">
              <w:rPr>
                <w:noProof/>
                <w:webHidden/>
              </w:rPr>
              <w:tab/>
            </w:r>
            <w:r w:rsidR="00A211A2">
              <w:rPr>
                <w:noProof/>
                <w:webHidden/>
              </w:rPr>
              <w:fldChar w:fldCharType="begin"/>
            </w:r>
            <w:r w:rsidR="00A211A2">
              <w:rPr>
                <w:noProof/>
                <w:webHidden/>
              </w:rPr>
              <w:instrText xml:space="preserve"> PAGEREF _Toc33530798 \h </w:instrText>
            </w:r>
            <w:r w:rsidR="00A211A2">
              <w:rPr>
                <w:noProof/>
                <w:webHidden/>
              </w:rPr>
            </w:r>
            <w:r w:rsidR="00A211A2">
              <w:rPr>
                <w:noProof/>
                <w:webHidden/>
              </w:rPr>
              <w:fldChar w:fldCharType="separate"/>
            </w:r>
            <w:r w:rsidR="00A211A2">
              <w:rPr>
                <w:noProof/>
                <w:webHidden/>
              </w:rPr>
              <w:t>25</w:t>
            </w:r>
            <w:r w:rsidR="00A211A2">
              <w:rPr>
                <w:noProof/>
                <w:webHidden/>
              </w:rPr>
              <w:fldChar w:fldCharType="end"/>
            </w:r>
          </w:hyperlink>
        </w:p>
        <w:p w:rsidR="00A211A2" w:rsidRDefault="00843866">
          <w:pPr>
            <w:pStyle w:val="Sumrio1"/>
            <w:rPr>
              <w:rFonts w:asciiTheme="minorHAnsi" w:eastAsiaTheme="minorEastAsia" w:hAnsiTheme="minorHAnsi"/>
              <w:sz w:val="22"/>
              <w:lang w:eastAsia="pt-BR"/>
            </w:rPr>
          </w:pPr>
          <w:hyperlink w:anchor="_Toc33530799" w:history="1">
            <w:r w:rsidR="00A211A2" w:rsidRPr="00BF7695">
              <w:rPr>
                <w:rStyle w:val="Hyperlink"/>
              </w:rPr>
              <w:t>3 SOLUÇÕES CORRELATAS</w:t>
            </w:r>
            <w:r w:rsidR="00A211A2">
              <w:rPr>
                <w:webHidden/>
              </w:rPr>
              <w:tab/>
            </w:r>
            <w:r w:rsidR="00A211A2">
              <w:rPr>
                <w:webHidden/>
              </w:rPr>
              <w:fldChar w:fldCharType="begin"/>
            </w:r>
            <w:r w:rsidR="00A211A2">
              <w:rPr>
                <w:webHidden/>
              </w:rPr>
              <w:instrText xml:space="preserve"> PAGEREF _Toc33530799 \h </w:instrText>
            </w:r>
            <w:r w:rsidR="00A211A2">
              <w:rPr>
                <w:webHidden/>
              </w:rPr>
            </w:r>
            <w:r w:rsidR="00A211A2">
              <w:rPr>
                <w:webHidden/>
              </w:rPr>
              <w:fldChar w:fldCharType="separate"/>
            </w:r>
            <w:r w:rsidR="00A211A2">
              <w:rPr>
                <w:webHidden/>
              </w:rPr>
              <w:t>27</w:t>
            </w:r>
            <w:r w:rsidR="00A211A2">
              <w:rPr>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0" w:history="1">
            <w:r w:rsidR="00A211A2" w:rsidRPr="00BF7695">
              <w:rPr>
                <w:rStyle w:val="Hyperlink"/>
                <w:noProof/>
              </w:rPr>
              <w:t>3.1 Qlik Sense</w:t>
            </w:r>
            <w:r w:rsidR="00A211A2">
              <w:rPr>
                <w:noProof/>
                <w:webHidden/>
              </w:rPr>
              <w:tab/>
            </w:r>
            <w:r w:rsidR="00A211A2">
              <w:rPr>
                <w:noProof/>
                <w:webHidden/>
              </w:rPr>
              <w:fldChar w:fldCharType="begin"/>
            </w:r>
            <w:r w:rsidR="00A211A2">
              <w:rPr>
                <w:noProof/>
                <w:webHidden/>
              </w:rPr>
              <w:instrText xml:space="preserve"> PAGEREF _Toc33530800 \h </w:instrText>
            </w:r>
            <w:r w:rsidR="00A211A2">
              <w:rPr>
                <w:noProof/>
                <w:webHidden/>
              </w:rPr>
            </w:r>
            <w:r w:rsidR="00A211A2">
              <w:rPr>
                <w:noProof/>
                <w:webHidden/>
              </w:rPr>
              <w:fldChar w:fldCharType="separate"/>
            </w:r>
            <w:r w:rsidR="00A211A2">
              <w:rPr>
                <w:noProof/>
                <w:webHidden/>
              </w:rPr>
              <w:t>27</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1" w:history="1">
            <w:r w:rsidR="00A211A2" w:rsidRPr="00BF7695">
              <w:rPr>
                <w:rStyle w:val="Hyperlink"/>
                <w:noProof/>
              </w:rPr>
              <w:t>3.2 Tableau Desktop</w:t>
            </w:r>
            <w:r w:rsidR="00A211A2">
              <w:rPr>
                <w:noProof/>
                <w:webHidden/>
              </w:rPr>
              <w:tab/>
            </w:r>
            <w:r w:rsidR="00A211A2">
              <w:rPr>
                <w:noProof/>
                <w:webHidden/>
              </w:rPr>
              <w:fldChar w:fldCharType="begin"/>
            </w:r>
            <w:r w:rsidR="00A211A2">
              <w:rPr>
                <w:noProof/>
                <w:webHidden/>
              </w:rPr>
              <w:instrText xml:space="preserve"> PAGEREF _Toc33530801 \h </w:instrText>
            </w:r>
            <w:r w:rsidR="00A211A2">
              <w:rPr>
                <w:noProof/>
                <w:webHidden/>
              </w:rPr>
            </w:r>
            <w:r w:rsidR="00A211A2">
              <w:rPr>
                <w:noProof/>
                <w:webHidden/>
              </w:rPr>
              <w:fldChar w:fldCharType="separate"/>
            </w:r>
            <w:r w:rsidR="00A211A2">
              <w:rPr>
                <w:noProof/>
                <w:webHidden/>
              </w:rPr>
              <w:t>28</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2" w:history="1">
            <w:r w:rsidR="00A211A2" w:rsidRPr="00BF7695">
              <w:rPr>
                <w:rStyle w:val="Hyperlink"/>
                <w:noProof/>
              </w:rPr>
              <w:t>3.3 Microsoft Power BI</w:t>
            </w:r>
            <w:r w:rsidR="00A211A2">
              <w:rPr>
                <w:noProof/>
                <w:webHidden/>
              </w:rPr>
              <w:tab/>
            </w:r>
            <w:r w:rsidR="00A211A2">
              <w:rPr>
                <w:noProof/>
                <w:webHidden/>
              </w:rPr>
              <w:fldChar w:fldCharType="begin"/>
            </w:r>
            <w:r w:rsidR="00A211A2">
              <w:rPr>
                <w:noProof/>
                <w:webHidden/>
              </w:rPr>
              <w:instrText xml:space="preserve"> PAGEREF _Toc33530802 \h </w:instrText>
            </w:r>
            <w:r w:rsidR="00A211A2">
              <w:rPr>
                <w:noProof/>
                <w:webHidden/>
              </w:rPr>
            </w:r>
            <w:r w:rsidR="00A211A2">
              <w:rPr>
                <w:noProof/>
                <w:webHidden/>
              </w:rPr>
              <w:fldChar w:fldCharType="separate"/>
            </w:r>
            <w:r w:rsidR="00A211A2">
              <w:rPr>
                <w:noProof/>
                <w:webHidden/>
              </w:rPr>
              <w:t>30</w:t>
            </w:r>
            <w:r w:rsidR="00A211A2">
              <w:rPr>
                <w:noProof/>
                <w:webHidden/>
              </w:rPr>
              <w:fldChar w:fldCharType="end"/>
            </w:r>
          </w:hyperlink>
        </w:p>
        <w:p w:rsidR="00A211A2" w:rsidRDefault="00843866">
          <w:pPr>
            <w:pStyle w:val="Sumrio1"/>
            <w:rPr>
              <w:rFonts w:asciiTheme="minorHAnsi" w:eastAsiaTheme="minorEastAsia" w:hAnsiTheme="minorHAnsi"/>
              <w:sz w:val="22"/>
              <w:lang w:eastAsia="pt-BR"/>
            </w:rPr>
          </w:pPr>
          <w:hyperlink w:anchor="_Toc33530803" w:history="1">
            <w:r w:rsidR="00A211A2" w:rsidRPr="00BF7695">
              <w:rPr>
                <w:rStyle w:val="Hyperlink"/>
              </w:rPr>
              <w:t>4 Desenvolvimento do Protótipo</w:t>
            </w:r>
            <w:r w:rsidR="00A211A2">
              <w:rPr>
                <w:webHidden/>
              </w:rPr>
              <w:tab/>
            </w:r>
            <w:r w:rsidR="00A211A2">
              <w:rPr>
                <w:webHidden/>
              </w:rPr>
              <w:fldChar w:fldCharType="begin"/>
            </w:r>
            <w:r w:rsidR="00A211A2">
              <w:rPr>
                <w:webHidden/>
              </w:rPr>
              <w:instrText xml:space="preserve"> PAGEREF _Toc33530803 \h </w:instrText>
            </w:r>
            <w:r w:rsidR="00A211A2">
              <w:rPr>
                <w:webHidden/>
              </w:rPr>
            </w:r>
            <w:r w:rsidR="00A211A2">
              <w:rPr>
                <w:webHidden/>
              </w:rPr>
              <w:fldChar w:fldCharType="separate"/>
            </w:r>
            <w:r w:rsidR="00A211A2">
              <w:rPr>
                <w:webHidden/>
              </w:rPr>
              <w:t>31</w:t>
            </w:r>
            <w:r w:rsidR="00A211A2">
              <w:rPr>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4" w:history="1">
            <w:r w:rsidR="00A211A2" w:rsidRPr="00BF7695">
              <w:rPr>
                <w:rStyle w:val="Hyperlink"/>
                <w:noProof/>
              </w:rPr>
              <w:t>4.1 - Descrição Geral</w:t>
            </w:r>
            <w:r w:rsidR="00A211A2">
              <w:rPr>
                <w:noProof/>
                <w:webHidden/>
              </w:rPr>
              <w:tab/>
            </w:r>
            <w:r w:rsidR="00A211A2">
              <w:rPr>
                <w:noProof/>
                <w:webHidden/>
              </w:rPr>
              <w:fldChar w:fldCharType="begin"/>
            </w:r>
            <w:r w:rsidR="00A211A2">
              <w:rPr>
                <w:noProof/>
                <w:webHidden/>
              </w:rPr>
              <w:instrText xml:space="preserve"> PAGEREF _Toc33530804 \h </w:instrText>
            </w:r>
            <w:r w:rsidR="00A211A2">
              <w:rPr>
                <w:noProof/>
                <w:webHidden/>
              </w:rPr>
            </w:r>
            <w:r w:rsidR="00A211A2">
              <w:rPr>
                <w:noProof/>
                <w:webHidden/>
              </w:rPr>
              <w:fldChar w:fldCharType="separate"/>
            </w:r>
            <w:r w:rsidR="00A211A2">
              <w:rPr>
                <w:noProof/>
                <w:webHidden/>
              </w:rPr>
              <w:t>31</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5" w:history="1">
            <w:r w:rsidR="00A211A2" w:rsidRPr="00BF7695">
              <w:rPr>
                <w:rStyle w:val="Hyperlink"/>
                <w:noProof/>
              </w:rPr>
              <w:t>4.2 Descrição das Etapas de Desenvolvimento</w:t>
            </w:r>
            <w:r w:rsidR="00A211A2">
              <w:rPr>
                <w:noProof/>
                <w:webHidden/>
              </w:rPr>
              <w:tab/>
            </w:r>
            <w:r w:rsidR="00A211A2">
              <w:rPr>
                <w:noProof/>
                <w:webHidden/>
              </w:rPr>
              <w:fldChar w:fldCharType="begin"/>
            </w:r>
            <w:r w:rsidR="00A211A2">
              <w:rPr>
                <w:noProof/>
                <w:webHidden/>
              </w:rPr>
              <w:instrText xml:space="preserve"> PAGEREF _Toc33530805 \h </w:instrText>
            </w:r>
            <w:r w:rsidR="00A211A2">
              <w:rPr>
                <w:noProof/>
                <w:webHidden/>
              </w:rPr>
            </w:r>
            <w:r w:rsidR="00A211A2">
              <w:rPr>
                <w:noProof/>
                <w:webHidden/>
              </w:rPr>
              <w:fldChar w:fldCharType="separate"/>
            </w:r>
            <w:r w:rsidR="00A211A2">
              <w:rPr>
                <w:noProof/>
                <w:webHidden/>
              </w:rPr>
              <w:t>32</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6" w:history="1">
            <w:r w:rsidR="00A211A2" w:rsidRPr="00BF7695">
              <w:rPr>
                <w:rStyle w:val="Hyperlink"/>
                <w:noProof/>
              </w:rPr>
              <w:t>4.3 – Levantamento dos Requisitos</w:t>
            </w:r>
            <w:r w:rsidR="00A211A2">
              <w:rPr>
                <w:noProof/>
                <w:webHidden/>
              </w:rPr>
              <w:tab/>
            </w:r>
            <w:r w:rsidR="00A211A2">
              <w:rPr>
                <w:noProof/>
                <w:webHidden/>
              </w:rPr>
              <w:fldChar w:fldCharType="begin"/>
            </w:r>
            <w:r w:rsidR="00A211A2">
              <w:rPr>
                <w:noProof/>
                <w:webHidden/>
              </w:rPr>
              <w:instrText xml:space="preserve"> PAGEREF _Toc33530806 \h </w:instrText>
            </w:r>
            <w:r w:rsidR="00A211A2">
              <w:rPr>
                <w:noProof/>
                <w:webHidden/>
              </w:rPr>
            </w:r>
            <w:r w:rsidR="00A211A2">
              <w:rPr>
                <w:noProof/>
                <w:webHidden/>
              </w:rPr>
              <w:fldChar w:fldCharType="separate"/>
            </w:r>
            <w:r w:rsidR="00A211A2">
              <w:rPr>
                <w:noProof/>
                <w:webHidden/>
              </w:rPr>
              <w:t>32</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7" w:history="1">
            <w:r w:rsidR="00A211A2" w:rsidRPr="00BF7695">
              <w:rPr>
                <w:rStyle w:val="Hyperlink"/>
                <w:noProof/>
              </w:rPr>
              <w:t>4.4 – Modelo de Casos de Uso</w:t>
            </w:r>
            <w:r w:rsidR="00A211A2">
              <w:rPr>
                <w:noProof/>
                <w:webHidden/>
              </w:rPr>
              <w:tab/>
            </w:r>
            <w:r w:rsidR="00A211A2">
              <w:rPr>
                <w:noProof/>
                <w:webHidden/>
              </w:rPr>
              <w:fldChar w:fldCharType="begin"/>
            </w:r>
            <w:r w:rsidR="00A211A2">
              <w:rPr>
                <w:noProof/>
                <w:webHidden/>
              </w:rPr>
              <w:instrText xml:space="preserve"> PAGEREF _Toc33530807 \h </w:instrText>
            </w:r>
            <w:r w:rsidR="00A211A2">
              <w:rPr>
                <w:noProof/>
                <w:webHidden/>
              </w:rPr>
            </w:r>
            <w:r w:rsidR="00A211A2">
              <w:rPr>
                <w:noProof/>
                <w:webHidden/>
              </w:rPr>
              <w:fldChar w:fldCharType="separate"/>
            </w:r>
            <w:r w:rsidR="00A211A2">
              <w:rPr>
                <w:noProof/>
                <w:webHidden/>
              </w:rPr>
              <w:t>33</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8" w:history="1">
            <w:r w:rsidR="00A211A2" w:rsidRPr="00BF7695">
              <w:rPr>
                <w:rStyle w:val="Hyperlink"/>
                <w:noProof/>
              </w:rPr>
              <w:t>4.5 Modelagem de classes</w:t>
            </w:r>
            <w:r w:rsidR="00A211A2">
              <w:rPr>
                <w:noProof/>
                <w:webHidden/>
              </w:rPr>
              <w:tab/>
            </w:r>
            <w:r w:rsidR="00A211A2">
              <w:rPr>
                <w:noProof/>
                <w:webHidden/>
              </w:rPr>
              <w:fldChar w:fldCharType="begin"/>
            </w:r>
            <w:r w:rsidR="00A211A2">
              <w:rPr>
                <w:noProof/>
                <w:webHidden/>
              </w:rPr>
              <w:instrText xml:space="preserve"> PAGEREF _Toc33530808 \h </w:instrText>
            </w:r>
            <w:r w:rsidR="00A211A2">
              <w:rPr>
                <w:noProof/>
                <w:webHidden/>
              </w:rPr>
            </w:r>
            <w:r w:rsidR="00A211A2">
              <w:rPr>
                <w:noProof/>
                <w:webHidden/>
              </w:rPr>
              <w:fldChar w:fldCharType="separate"/>
            </w:r>
            <w:r w:rsidR="00A211A2">
              <w:rPr>
                <w:noProof/>
                <w:webHidden/>
              </w:rPr>
              <w:t>35</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09" w:history="1">
            <w:r w:rsidR="00A211A2" w:rsidRPr="00BF7695">
              <w:rPr>
                <w:rStyle w:val="Hyperlink"/>
                <w:noProof/>
              </w:rPr>
              <w:t>4.6 Modelagem dinâmica</w:t>
            </w:r>
            <w:r w:rsidR="00A211A2">
              <w:rPr>
                <w:noProof/>
                <w:webHidden/>
              </w:rPr>
              <w:tab/>
            </w:r>
            <w:r w:rsidR="00A211A2">
              <w:rPr>
                <w:noProof/>
                <w:webHidden/>
              </w:rPr>
              <w:fldChar w:fldCharType="begin"/>
            </w:r>
            <w:r w:rsidR="00A211A2">
              <w:rPr>
                <w:noProof/>
                <w:webHidden/>
              </w:rPr>
              <w:instrText xml:space="preserve"> PAGEREF _Toc33530809 \h </w:instrText>
            </w:r>
            <w:r w:rsidR="00A211A2">
              <w:rPr>
                <w:noProof/>
                <w:webHidden/>
              </w:rPr>
            </w:r>
            <w:r w:rsidR="00A211A2">
              <w:rPr>
                <w:noProof/>
                <w:webHidden/>
              </w:rPr>
              <w:fldChar w:fldCharType="separate"/>
            </w:r>
            <w:r w:rsidR="00A211A2">
              <w:rPr>
                <w:noProof/>
                <w:webHidden/>
              </w:rPr>
              <w:t>37</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10" w:history="1">
            <w:r w:rsidR="00A211A2" w:rsidRPr="00BF7695">
              <w:rPr>
                <w:rStyle w:val="Hyperlink"/>
                <w:noProof/>
              </w:rPr>
              <w:t>4.7 Desenvolvimento da Aplicação DashGen</w:t>
            </w:r>
            <w:r w:rsidR="00A211A2">
              <w:rPr>
                <w:noProof/>
                <w:webHidden/>
              </w:rPr>
              <w:tab/>
            </w:r>
            <w:r w:rsidR="00A211A2">
              <w:rPr>
                <w:noProof/>
                <w:webHidden/>
              </w:rPr>
              <w:fldChar w:fldCharType="begin"/>
            </w:r>
            <w:r w:rsidR="00A211A2">
              <w:rPr>
                <w:noProof/>
                <w:webHidden/>
              </w:rPr>
              <w:instrText xml:space="preserve"> PAGEREF _Toc33530810 \h </w:instrText>
            </w:r>
            <w:r w:rsidR="00A211A2">
              <w:rPr>
                <w:noProof/>
                <w:webHidden/>
              </w:rPr>
            </w:r>
            <w:r w:rsidR="00A211A2">
              <w:rPr>
                <w:noProof/>
                <w:webHidden/>
              </w:rPr>
              <w:fldChar w:fldCharType="separate"/>
            </w:r>
            <w:r w:rsidR="00A211A2">
              <w:rPr>
                <w:noProof/>
                <w:webHidden/>
              </w:rPr>
              <w:t>39</w:t>
            </w:r>
            <w:r w:rsidR="00A211A2">
              <w:rPr>
                <w:noProof/>
                <w:webHidden/>
              </w:rPr>
              <w:fldChar w:fldCharType="end"/>
            </w:r>
          </w:hyperlink>
        </w:p>
        <w:p w:rsidR="00A211A2" w:rsidRDefault="00843866">
          <w:pPr>
            <w:pStyle w:val="Sumrio3"/>
            <w:tabs>
              <w:tab w:val="right" w:pos="9061"/>
            </w:tabs>
            <w:rPr>
              <w:noProof/>
            </w:rPr>
          </w:pPr>
          <w:hyperlink w:anchor="_Toc33530811" w:history="1">
            <w:r w:rsidR="00A211A2" w:rsidRPr="00BF7695">
              <w:rPr>
                <w:rStyle w:val="Hyperlink"/>
                <w:noProof/>
              </w:rPr>
              <w:t>4.7.1 A interface gráfica do usuário GUI</w:t>
            </w:r>
            <w:r w:rsidR="00A211A2">
              <w:rPr>
                <w:noProof/>
                <w:webHidden/>
              </w:rPr>
              <w:tab/>
            </w:r>
            <w:r w:rsidR="00A211A2">
              <w:rPr>
                <w:noProof/>
                <w:webHidden/>
              </w:rPr>
              <w:fldChar w:fldCharType="begin"/>
            </w:r>
            <w:r w:rsidR="00A211A2">
              <w:rPr>
                <w:noProof/>
                <w:webHidden/>
              </w:rPr>
              <w:instrText xml:space="preserve"> PAGEREF _Toc33530811 \h </w:instrText>
            </w:r>
            <w:r w:rsidR="00A211A2">
              <w:rPr>
                <w:noProof/>
                <w:webHidden/>
              </w:rPr>
            </w:r>
            <w:r w:rsidR="00A211A2">
              <w:rPr>
                <w:noProof/>
                <w:webHidden/>
              </w:rPr>
              <w:fldChar w:fldCharType="separate"/>
            </w:r>
            <w:r w:rsidR="00A211A2">
              <w:rPr>
                <w:noProof/>
                <w:webHidden/>
              </w:rPr>
              <w:t>39</w:t>
            </w:r>
            <w:r w:rsidR="00A211A2">
              <w:rPr>
                <w:noProof/>
                <w:webHidden/>
              </w:rPr>
              <w:fldChar w:fldCharType="end"/>
            </w:r>
          </w:hyperlink>
        </w:p>
        <w:p w:rsidR="00A211A2" w:rsidRDefault="00843866">
          <w:pPr>
            <w:pStyle w:val="Sumrio3"/>
            <w:tabs>
              <w:tab w:val="right" w:pos="9061"/>
            </w:tabs>
            <w:rPr>
              <w:noProof/>
            </w:rPr>
          </w:pPr>
          <w:hyperlink w:anchor="_Toc33530812" w:history="1">
            <w:r w:rsidR="00A211A2" w:rsidRPr="00BF7695">
              <w:rPr>
                <w:rStyle w:val="Hyperlink"/>
                <w:noProof/>
              </w:rPr>
              <w:t>4.7.2 Controlador</w:t>
            </w:r>
            <w:r w:rsidR="00A211A2">
              <w:rPr>
                <w:noProof/>
                <w:webHidden/>
              </w:rPr>
              <w:tab/>
            </w:r>
            <w:r w:rsidR="00A211A2">
              <w:rPr>
                <w:noProof/>
                <w:webHidden/>
              </w:rPr>
              <w:fldChar w:fldCharType="begin"/>
            </w:r>
            <w:r w:rsidR="00A211A2">
              <w:rPr>
                <w:noProof/>
                <w:webHidden/>
              </w:rPr>
              <w:instrText xml:space="preserve"> PAGEREF _Toc33530812 \h </w:instrText>
            </w:r>
            <w:r w:rsidR="00A211A2">
              <w:rPr>
                <w:noProof/>
                <w:webHidden/>
              </w:rPr>
            </w:r>
            <w:r w:rsidR="00A211A2">
              <w:rPr>
                <w:noProof/>
                <w:webHidden/>
              </w:rPr>
              <w:fldChar w:fldCharType="separate"/>
            </w:r>
            <w:r w:rsidR="00A211A2">
              <w:rPr>
                <w:noProof/>
                <w:webHidden/>
              </w:rPr>
              <w:t>42</w:t>
            </w:r>
            <w:r w:rsidR="00A211A2">
              <w:rPr>
                <w:noProof/>
                <w:webHidden/>
              </w:rPr>
              <w:fldChar w:fldCharType="end"/>
            </w:r>
          </w:hyperlink>
        </w:p>
        <w:p w:rsidR="00A211A2" w:rsidRDefault="00843866">
          <w:pPr>
            <w:pStyle w:val="Sumrio3"/>
            <w:tabs>
              <w:tab w:val="right" w:pos="9061"/>
            </w:tabs>
            <w:rPr>
              <w:noProof/>
            </w:rPr>
          </w:pPr>
          <w:hyperlink w:anchor="_Toc33530813" w:history="1">
            <w:r w:rsidR="00A211A2" w:rsidRPr="00BF7695">
              <w:rPr>
                <w:rStyle w:val="Hyperlink"/>
                <w:noProof/>
              </w:rPr>
              <w:t>4.7.3 O modelo Dataset</w:t>
            </w:r>
            <w:r w:rsidR="00A211A2">
              <w:rPr>
                <w:noProof/>
                <w:webHidden/>
              </w:rPr>
              <w:tab/>
            </w:r>
            <w:r w:rsidR="00A211A2">
              <w:rPr>
                <w:noProof/>
                <w:webHidden/>
              </w:rPr>
              <w:fldChar w:fldCharType="begin"/>
            </w:r>
            <w:r w:rsidR="00A211A2">
              <w:rPr>
                <w:noProof/>
                <w:webHidden/>
              </w:rPr>
              <w:instrText xml:space="preserve"> PAGEREF _Toc33530813 \h </w:instrText>
            </w:r>
            <w:r w:rsidR="00A211A2">
              <w:rPr>
                <w:noProof/>
                <w:webHidden/>
              </w:rPr>
            </w:r>
            <w:r w:rsidR="00A211A2">
              <w:rPr>
                <w:noProof/>
                <w:webHidden/>
              </w:rPr>
              <w:fldChar w:fldCharType="separate"/>
            </w:r>
            <w:r w:rsidR="00A211A2">
              <w:rPr>
                <w:noProof/>
                <w:webHidden/>
              </w:rPr>
              <w:t>44</w:t>
            </w:r>
            <w:r w:rsidR="00A211A2">
              <w:rPr>
                <w:noProof/>
                <w:webHidden/>
              </w:rPr>
              <w:fldChar w:fldCharType="end"/>
            </w:r>
          </w:hyperlink>
        </w:p>
        <w:p w:rsidR="00A211A2" w:rsidRDefault="00843866">
          <w:pPr>
            <w:pStyle w:val="Sumrio3"/>
            <w:tabs>
              <w:tab w:val="right" w:pos="9061"/>
            </w:tabs>
            <w:rPr>
              <w:noProof/>
            </w:rPr>
          </w:pPr>
          <w:hyperlink w:anchor="_Toc33530814" w:history="1">
            <w:r w:rsidR="00A211A2" w:rsidRPr="00BF7695">
              <w:rPr>
                <w:rStyle w:val="Hyperlink"/>
                <w:noProof/>
              </w:rPr>
              <w:t>4.7.4 A classe Gerador e o Gabarito dashboard.ftl</w:t>
            </w:r>
            <w:r w:rsidR="00A211A2">
              <w:rPr>
                <w:noProof/>
                <w:webHidden/>
              </w:rPr>
              <w:tab/>
            </w:r>
            <w:r w:rsidR="00A211A2">
              <w:rPr>
                <w:noProof/>
                <w:webHidden/>
              </w:rPr>
              <w:fldChar w:fldCharType="begin"/>
            </w:r>
            <w:r w:rsidR="00A211A2">
              <w:rPr>
                <w:noProof/>
                <w:webHidden/>
              </w:rPr>
              <w:instrText xml:space="preserve"> PAGEREF _Toc33530814 \h </w:instrText>
            </w:r>
            <w:r w:rsidR="00A211A2">
              <w:rPr>
                <w:noProof/>
                <w:webHidden/>
              </w:rPr>
            </w:r>
            <w:r w:rsidR="00A211A2">
              <w:rPr>
                <w:noProof/>
                <w:webHidden/>
              </w:rPr>
              <w:fldChar w:fldCharType="separate"/>
            </w:r>
            <w:r w:rsidR="00A211A2">
              <w:rPr>
                <w:noProof/>
                <w:webHidden/>
              </w:rPr>
              <w:t>45</w:t>
            </w:r>
            <w:r w:rsidR="00A211A2">
              <w:rPr>
                <w:noProof/>
                <w:webHidden/>
              </w:rPr>
              <w:fldChar w:fldCharType="end"/>
            </w:r>
          </w:hyperlink>
        </w:p>
        <w:p w:rsidR="00A211A2" w:rsidRDefault="00843866">
          <w:pPr>
            <w:pStyle w:val="Sumrio3"/>
            <w:tabs>
              <w:tab w:val="right" w:pos="9061"/>
            </w:tabs>
            <w:rPr>
              <w:noProof/>
            </w:rPr>
          </w:pPr>
          <w:hyperlink w:anchor="_Toc33530815" w:history="1">
            <w:r w:rsidR="00A211A2" w:rsidRPr="00BF7695">
              <w:rPr>
                <w:rStyle w:val="Hyperlink"/>
                <w:noProof/>
              </w:rPr>
              <w:t>4.7.5 A classe PackSaida</w:t>
            </w:r>
            <w:r w:rsidR="00A211A2">
              <w:rPr>
                <w:noProof/>
                <w:webHidden/>
              </w:rPr>
              <w:tab/>
            </w:r>
            <w:r w:rsidR="00A211A2">
              <w:rPr>
                <w:noProof/>
                <w:webHidden/>
              </w:rPr>
              <w:fldChar w:fldCharType="begin"/>
            </w:r>
            <w:r w:rsidR="00A211A2">
              <w:rPr>
                <w:noProof/>
                <w:webHidden/>
              </w:rPr>
              <w:instrText xml:space="preserve"> PAGEREF _Toc33530815 \h </w:instrText>
            </w:r>
            <w:r w:rsidR="00A211A2">
              <w:rPr>
                <w:noProof/>
                <w:webHidden/>
              </w:rPr>
            </w:r>
            <w:r w:rsidR="00A211A2">
              <w:rPr>
                <w:noProof/>
                <w:webHidden/>
              </w:rPr>
              <w:fldChar w:fldCharType="separate"/>
            </w:r>
            <w:r w:rsidR="00A211A2">
              <w:rPr>
                <w:noProof/>
                <w:webHidden/>
              </w:rPr>
              <w:t>49</w:t>
            </w:r>
            <w:r w:rsidR="00A211A2">
              <w:rPr>
                <w:noProof/>
                <w:webHidden/>
              </w:rPr>
              <w:fldChar w:fldCharType="end"/>
            </w:r>
          </w:hyperlink>
        </w:p>
        <w:p w:rsidR="00A211A2" w:rsidRDefault="00843866">
          <w:pPr>
            <w:pStyle w:val="Sumrio2"/>
            <w:rPr>
              <w:rFonts w:asciiTheme="minorHAnsi" w:eastAsiaTheme="minorEastAsia" w:hAnsiTheme="minorHAnsi"/>
              <w:noProof/>
              <w:sz w:val="22"/>
              <w:lang w:eastAsia="pt-BR"/>
            </w:rPr>
          </w:pPr>
          <w:hyperlink w:anchor="_Toc33530816" w:history="1">
            <w:r w:rsidR="00A211A2" w:rsidRPr="00BF7695">
              <w:rPr>
                <w:rStyle w:val="Hyperlink"/>
                <w:noProof/>
              </w:rPr>
              <w:t>4.8 Particularidades do ambiente para execução do DashGen</w:t>
            </w:r>
            <w:r w:rsidR="00A211A2">
              <w:rPr>
                <w:noProof/>
                <w:webHidden/>
              </w:rPr>
              <w:tab/>
            </w:r>
            <w:r w:rsidR="00A211A2">
              <w:rPr>
                <w:noProof/>
                <w:webHidden/>
              </w:rPr>
              <w:fldChar w:fldCharType="begin"/>
            </w:r>
            <w:r w:rsidR="00A211A2">
              <w:rPr>
                <w:noProof/>
                <w:webHidden/>
              </w:rPr>
              <w:instrText xml:space="preserve"> PAGEREF _Toc33530816 \h </w:instrText>
            </w:r>
            <w:r w:rsidR="00A211A2">
              <w:rPr>
                <w:noProof/>
                <w:webHidden/>
              </w:rPr>
            </w:r>
            <w:r w:rsidR="00A211A2">
              <w:rPr>
                <w:noProof/>
                <w:webHidden/>
              </w:rPr>
              <w:fldChar w:fldCharType="separate"/>
            </w:r>
            <w:r w:rsidR="00A211A2">
              <w:rPr>
                <w:noProof/>
                <w:webHidden/>
              </w:rPr>
              <w:t>50</w:t>
            </w:r>
            <w:r w:rsidR="00A211A2">
              <w:rPr>
                <w:noProof/>
                <w:webHidden/>
              </w:rPr>
              <w:fldChar w:fldCharType="end"/>
            </w:r>
          </w:hyperlink>
        </w:p>
        <w:p w:rsidR="00A211A2" w:rsidRDefault="00843866">
          <w:pPr>
            <w:pStyle w:val="Sumrio1"/>
            <w:rPr>
              <w:rFonts w:asciiTheme="minorHAnsi" w:eastAsiaTheme="minorEastAsia" w:hAnsiTheme="minorHAnsi"/>
              <w:sz w:val="22"/>
              <w:lang w:eastAsia="pt-BR"/>
            </w:rPr>
          </w:pPr>
          <w:hyperlink w:anchor="_Toc33530817" w:history="1">
            <w:r w:rsidR="00A211A2" w:rsidRPr="00BF7695">
              <w:rPr>
                <w:rStyle w:val="Hyperlink"/>
              </w:rPr>
              <w:t>5 CONSIDERAÇÕES FINAIS</w:t>
            </w:r>
            <w:r w:rsidR="00A211A2">
              <w:rPr>
                <w:webHidden/>
              </w:rPr>
              <w:tab/>
            </w:r>
            <w:r w:rsidR="00A211A2">
              <w:rPr>
                <w:webHidden/>
              </w:rPr>
              <w:fldChar w:fldCharType="begin"/>
            </w:r>
            <w:r w:rsidR="00A211A2">
              <w:rPr>
                <w:webHidden/>
              </w:rPr>
              <w:instrText xml:space="preserve"> PAGEREF _Toc33530817 \h </w:instrText>
            </w:r>
            <w:r w:rsidR="00A211A2">
              <w:rPr>
                <w:webHidden/>
              </w:rPr>
            </w:r>
            <w:r w:rsidR="00A211A2">
              <w:rPr>
                <w:webHidden/>
              </w:rPr>
              <w:fldChar w:fldCharType="separate"/>
            </w:r>
            <w:r w:rsidR="00A211A2">
              <w:rPr>
                <w:webHidden/>
              </w:rPr>
              <w:t>50</w:t>
            </w:r>
            <w:r w:rsidR="00A211A2">
              <w:rPr>
                <w:webHidden/>
              </w:rPr>
              <w:fldChar w:fldCharType="end"/>
            </w:r>
          </w:hyperlink>
        </w:p>
        <w:p w:rsidR="00A211A2" w:rsidRDefault="00843866">
          <w:pPr>
            <w:pStyle w:val="Sumrio1"/>
            <w:rPr>
              <w:rFonts w:asciiTheme="minorHAnsi" w:eastAsiaTheme="minorEastAsia" w:hAnsiTheme="minorHAnsi"/>
              <w:sz w:val="22"/>
              <w:lang w:eastAsia="pt-BR"/>
            </w:rPr>
          </w:pPr>
          <w:hyperlink w:anchor="_Toc33530818" w:history="1">
            <w:r w:rsidR="00A211A2" w:rsidRPr="00BF7695">
              <w:rPr>
                <w:rStyle w:val="Hyperlink"/>
              </w:rPr>
              <w:t>5 REFERÊNCIAS</w:t>
            </w:r>
            <w:r w:rsidR="00A211A2">
              <w:rPr>
                <w:webHidden/>
              </w:rPr>
              <w:tab/>
            </w:r>
            <w:r w:rsidR="00A211A2">
              <w:rPr>
                <w:webHidden/>
              </w:rPr>
              <w:fldChar w:fldCharType="begin"/>
            </w:r>
            <w:r w:rsidR="00A211A2">
              <w:rPr>
                <w:webHidden/>
              </w:rPr>
              <w:instrText xml:space="preserve"> PAGEREF _Toc33530818 \h </w:instrText>
            </w:r>
            <w:r w:rsidR="00A211A2">
              <w:rPr>
                <w:webHidden/>
              </w:rPr>
            </w:r>
            <w:r w:rsidR="00A211A2">
              <w:rPr>
                <w:webHidden/>
              </w:rPr>
              <w:fldChar w:fldCharType="separate"/>
            </w:r>
            <w:r w:rsidR="00A211A2">
              <w:rPr>
                <w:webHidden/>
              </w:rPr>
              <w:t>52</w:t>
            </w:r>
            <w:r w:rsidR="00A211A2">
              <w:rPr>
                <w:webHidden/>
              </w:rPr>
              <w:fldChar w:fldCharType="end"/>
            </w:r>
          </w:hyperlink>
        </w:p>
        <w:p w:rsidR="00305883" w:rsidRDefault="00305883">
          <w:r>
            <w:rPr>
              <w:b/>
              <w:bCs/>
            </w:rPr>
            <w:fldChar w:fldCharType="end"/>
          </w:r>
        </w:p>
      </w:sdtContent>
    </w:sdt>
    <w:p w:rsidR="0005095E" w:rsidRPr="002B2829" w:rsidRDefault="0005095E" w:rsidP="00562A7B">
      <w:pPr>
        <w:jc w:val="left"/>
        <w:rPr>
          <w:rFonts w:cs="Times New Roman"/>
          <w:b/>
          <w:sz w:val="28"/>
          <w:szCs w:val="24"/>
        </w:rPr>
      </w:pPr>
      <w:r w:rsidRPr="002B2829">
        <w:rPr>
          <w:rFonts w:cs="Times New Roman"/>
          <w:b/>
          <w:sz w:val="28"/>
          <w:szCs w:val="24"/>
        </w:rPr>
        <w:br w:type="page"/>
      </w:r>
    </w:p>
    <w:p w:rsidR="0005095E" w:rsidRDefault="003232F1" w:rsidP="00085A27">
      <w:pPr>
        <w:pStyle w:val="Ttulo1"/>
      </w:pPr>
      <w:bookmarkStart w:id="5" w:name="_Toc498681696"/>
      <w:bookmarkStart w:id="6" w:name="_Toc33530776"/>
      <w:proofErr w:type="gramStart"/>
      <w:r>
        <w:lastRenderedPageBreak/>
        <w:t>1</w:t>
      </w:r>
      <w:proofErr w:type="gramEnd"/>
      <w:r>
        <w:t xml:space="preserve"> </w:t>
      </w:r>
      <w:r w:rsidR="00EF0057" w:rsidRPr="002B2829">
        <w:t>INTRODUÇÃO</w:t>
      </w:r>
      <w:bookmarkEnd w:id="5"/>
      <w:bookmarkEnd w:id="6"/>
    </w:p>
    <w:p w:rsidR="00085A27" w:rsidRPr="00085A27" w:rsidRDefault="00085A27" w:rsidP="00085A27"/>
    <w:p w:rsidR="008E5A73" w:rsidRDefault="00D0465E">
      <w:pPr>
        <w:ind w:firstLine="567"/>
        <w:rPr>
          <w:del w:id="7" w:author="Glauber Matteis Gadelha" w:date="2018-10-27T08:08:00Z"/>
        </w:rPr>
        <w:pPrChange w:id="8" w:author="glaubergad" w:date="2019-03-04T20:22:00Z">
          <w:pPr>
            <w:pStyle w:val="Paragrafo-Artigo"/>
            <w:spacing w:line="360" w:lineRule="auto"/>
            <w:ind w:firstLine="1134"/>
          </w:pPr>
        </w:pPrChange>
      </w:pPr>
      <w:r w:rsidRPr="002B2829">
        <w:t>A evolução tecnológica, além de muitas vantagens e confortos, nos trouxe algo que ao mesmo tempo</w:t>
      </w:r>
      <w:r w:rsidR="00085A27">
        <w:t xml:space="preserve"> é</w:t>
      </w:r>
      <w:r w:rsidRPr="002B2829">
        <w:t xml:space="preserve"> valioso</w:t>
      </w:r>
      <w:r w:rsidR="001522DA">
        <w:t xml:space="preserve"> e assustador</w:t>
      </w:r>
      <w:r w:rsidRPr="002B2829">
        <w:t xml:space="preserve">: </w:t>
      </w:r>
      <w:del w:id="9" w:author="Glauber Matteis Gadelha" w:date="2018-10-27T08:02:00Z">
        <w:r w:rsidRPr="002B2829" w:rsidDel="00F6358D">
          <w:delText xml:space="preserve">: O </w:delText>
        </w:r>
      </w:del>
      <w:ins w:id="10" w:author="Aluno" w:date="2018-10-25T20:47:00Z">
        <w:del w:id="11" w:author="Glauber Matteis Gadelha" w:date="2018-10-27T08:02:00Z">
          <w:r w:rsidRPr="002B2829" w:rsidDel="00F6358D">
            <w:delText>o</w:delText>
          </w:r>
        </w:del>
      </w:ins>
      <w:ins w:id="12" w:author="Glauber Matteis Gadelha" w:date="2018-10-27T08:02:00Z">
        <w:r w:rsidRPr="002B2829">
          <w:t xml:space="preserve"> o</w:t>
        </w:r>
      </w:ins>
      <w:ins w:id="13" w:author="Aluno" w:date="2018-10-25T20:47:00Z">
        <w:del w:id="14" w:author="Glauber Matteis Gadelha" w:date="2018-10-27T08:02:00Z">
          <w:r w:rsidRPr="002B2829" w:rsidDel="00F6358D">
            <w:delText xml:space="preserve"> </w:delText>
          </w:r>
        </w:del>
      </w:ins>
      <w:ins w:id="15" w:author="Glauber Matteis Gadelha" w:date="2018-10-27T08:18:00Z">
        <w:r w:rsidRPr="002B2829">
          <w:t xml:space="preserve"> </w:t>
        </w:r>
      </w:ins>
      <w:r w:rsidRPr="002B2829">
        <w:t>acúmulo minuto a minuto de massas de dados cada vez maiores</w:t>
      </w:r>
      <w:ins w:id="16" w:author="Glauber Matteis Gadelha" w:date="2018-10-27T08:08:00Z">
        <w:r w:rsidRPr="002B2829">
          <w:t>.</w:t>
        </w:r>
        <w:r w:rsidRPr="002B2829" w:rsidDel="00F6358D">
          <w:t xml:space="preserve"> </w:t>
        </w:r>
      </w:ins>
      <w:del w:id="17" w:author="Glauber Matteis Gadelha" w:date="2018-10-27T08:08:00Z">
        <w:r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8" w:author="glaubergad" w:date="2019-03-04T20:22:00Z">
          <w:pPr>
            <w:pStyle w:val="Paragrafo-Artigo"/>
            <w:spacing w:line="360" w:lineRule="auto"/>
            <w:ind w:firstLine="1134"/>
          </w:pPr>
        </w:pPrChange>
      </w:pPr>
      <w:del w:id="19" w:author="Glauber Matteis Gadelha" w:date="2018-10-27T08:08:00Z">
        <w:r w:rsidRPr="002B2829" w:rsidDel="00F6358D">
          <w:delText>Há alguns anos, e de forma crescente, c</w:delText>
        </w:r>
      </w:del>
      <w:ins w:id="20"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1" w:author="Glauber Matteis Gadelha" w:date="2018-10-27T08:03:00Z">
        <w:r w:rsidRPr="002B2829" w:rsidDel="00F6358D">
          <w:delText>, a informação em grandes volumes torna difícil a leitura e análise destes relatórios. Os</w:delText>
        </w:r>
      </w:del>
      <w:ins w:id="22" w:author="Glauber Matteis Gadelha" w:date="2018-10-27T08:03:00Z">
        <w:r w:rsidRPr="002B2829">
          <w:t>, os</w:t>
        </w:r>
      </w:ins>
      <w:r w:rsidRPr="002B2829">
        <w:t xml:space="preserve"> volumes são tamanhos que </w:t>
      </w:r>
      <w:ins w:id="23" w:author="Glauber Matteis Gadelha" w:date="2018-10-27T08:04:00Z">
        <w:r w:rsidRPr="002B2829">
          <w:t>inviabilizam</w:t>
        </w:r>
      </w:ins>
      <w:del w:id="24" w:author="Glauber Matteis Gadelha" w:date="2018-10-27T08:04:00Z">
        <w:r w:rsidRPr="002B2829" w:rsidDel="00F6358D">
          <w:delText>que tornam uma tarefa hercúlea essa análise, inviabilizando</w:delText>
        </w:r>
      </w:del>
      <w:r w:rsidRPr="002B2829">
        <w:t xml:space="preserve"> o entendimento</w:t>
      </w:r>
      <w:ins w:id="25" w:author="Glauber Matteis Gadelha" w:date="2018-10-27T08:04:00Z">
        <w:r w:rsidRPr="002B2829">
          <w:t xml:space="preserve"> de certos relat</w:t>
        </w:r>
      </w:ins>
      <w:ins w:id="26" w:author="Glauber Matteis Gadelha" w:date="2018-10-27T08:05:00Z">
        <w:r w:rsidRPr="002B2829">
          <w:t>órios</w:t>
        </w:r>
      </w:ins>
      <w:r w:rsidRPr="002B2829">
        <w:t xml:space="preserve">. </w:t>
      </w:r>
    </w:p>
    <w:p w:rsidR="008B0A58" w:rsidRDefault="00946982" w:rsidP="00946982">
      <w:pPr>
        <w:ind w:firstLine="567"/>
        <w:rPr>
          <w:del w:id="27" w:author="Glauber Matteis Gadelha" w:date="2018-10-27T08:05:00Z"/>
        </w:rPr>
      </w:pPr>
      <w:r>
        <w:tab/>
      </w:r>
      <w:del w:id="28"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29" w:author="glaubergad" w:date="2019-03-04T20:22:00Z">
          <w:pPr>
            <w:pStyle w:val="Paragrafo-Artigo"/>
            <w:spacing w:line="360" w:lineRule="auto"/>
            <w:ind w:firstLine="1134"/>
          </w:pPr>
        </w:pPrChange>
      </w:pPr>
      <w:r w:rsidRPr="002B2829">
        <w:t xml:space="preserve">Para minimizar o problema, </w:t>
      </w:r>
      <w:del w:id="30" w:author="Glauber Matteis Gadelha" w:date="2018-10-27T08:05:00Z">
        <w:r w:rsidRPr="002B2829" w:rsidDel="00F6358D">
          <w:delText>,</w:delText>
        </w:r>
      </w:del>
      <w:del w:id="31" w:author="Glauber Matteis Gadelha" w:date="2018-10-27T08:14:00Z">
        <w:r w:rsidRPr="002B2829" w:rsidDel="00F659A2">
          <w:delText xml:space="preserve"> </w:delText>
        </w:r>
      </w:del>
      <w:r w:rsidRPr="002B2829">
        <w:t xml:space="preserve">tem se empregado </w:t>
      </w:r>
      <w:del w:id="32" w:author="Glauber Matteis Gadelha" w:date="2018-10-27T08:05:00Z">
        <w:r w:rsidRPr="002B2829" w:rsidDel="00F6358D">
          <w:delText xml:space="preserve">cada vez mais, </w:delText>
        </w:r>
      </w:del>
      <w:r w:rsidRPr="002B2829">
        <w:t>formas de apresentação de informações sintetizadas em</w:t>
      </w:r>
      <w:ins w:id="33"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4"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5" w:author="Glauber Matteis Gadelha" w:date="2018-10-27T08:07:00Z">
        <w:r w:rsidRPr="002B2829" w:rsidDel="00F6358D">
          <w:delText xml:space="preserve">, obviamente, </w:delText>
        </w:r>
      </w:del>
      <w:ins w:id="36"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7" w:author="Glauber Matteis Gadelha" w:date="2018-10-27T08:14:00Z"/>
        </w:rPr>
        <w:pPrChange w:id="38" w:author="glaubergad" w:date="2019-03-04T20:22:00Z">
          <w:pPr>
            <w:pStyle w:val="Paragrafo-Artigo"/>
            <w:spacing w:line="360" w:lineRule="auto"/>
            <w:ind w:firstLine="1134"/>
          </w:pPr>
        </w:pPrChange>
      </w:pPr>
      <w:r>
        <w:tab/>
      </w:r>
      <w:del w:id="39"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0"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1"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2"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3" w:author="Glauber Matteis Gadelha" w:date="2018-10-27T08:15:00Z"/>
        </w:rPr>
        <w:pPrChange w:id="44" w:author="glaubergad" w:date="2019-03-04T20:22:00Z">
          <w:pPr>
            <w:pStyle w:val="Paragrafo-Artigo"/>
            <w:spacing w:line="360" w:lineRule="auto"/>
            <w:ind w:firstLine="1134"/>
          </w:pPr>
        </w:pPrChange>
      </w:pPr>
      <w:r>
        <w:tab/>
      </w:r>
      <w:del w:id="45"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6" w:author="glaubergad" w:date="2019-03-04T20:22:00Z">
          <w:pPr>
            <w:pStyle w:val="Paragrafo-Artigo"/>
            <w:spacing w:line="360" w:lineRule="auto"/>
            <w:ind w:firstLine="1134"/>
          </w:pPr>
        </w:pPrChange>
      </w:pPr>
      <w:bookmarkStart w:id="47"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8" w:author="glaubergad" w:date="2019-03-04T20:22:00Z">
          <w:pPr>
            <w:pStyle w:val="Paragrafo-Artigo"/>
            <w:spacing w:line="360" w:lineRule="auto"/>
            <w:ind w:firstLine="1134"/>
          </w:pPr>
        </w:pPrChange>
      </w:pPr>
      <w:r w:rsidRPr="002B2829">
        <w:t xml:space="preserve">Poder </w:t>
      </w:r>
      <w:del w:id="49" w:author="Glauber Matteis Gadelha" w:date="2018-10-27T08:12:00Z">
        <w:r w:rsidRPr="002B2829" w:rsidDel="00F659A2">
          <w:delText xml:space="preserve">se </w:delText>
        </w:r>
      </w:del>
      <w:r w:rsidRPr="002B2829">
        <w:t>utilizar</w:t>
      </w:r>
      <w:ins w:id="50" w:author="Aluno" w:date="2018-10-25T20:50:00Z">
        <w:del w:id="51" w:author="Glauber Matteis Gadelha" w:date="2018-10-27T08:12:00Z">
          <w:r w:rsidRPr="002B2829" w:rsidDel="00F659A2">
            <w:delText>-se</w:delText>
          </w:r>
        </w:del>
      </w:ins>
      <w:ins w:id="52"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inicial que pode ser razoavelmente grande, pode-se reduzir ou até mesmo eliminar o </w:t>
      </w:r>
      <w:r w:rsidR="007C38BC">
        <w:lastRenderedPageBreak/>
        <w:t>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3" w:author="glaubergad" w:date="2019-03-04T20:22:00Z">
          <w:pPr>
            <w:spacing w:after="160" w:line="240" w:lineRule="auto"/>
            <w:jc w:val="left"/>
          </w:pPr>
        </w:pPrChange>
      </w:pPr>
    </w:p>
    <w:p w:rsidR="00D0465E" w:rsidRDefault="00D0465E" w:rsidP="006E3AD4">
      <w:pPr>
        <w:pStyle w:val="Ttulo2"/>
        <w:numPr>
          <w:ilvl w:val="1"/>
          <w:numId w:val="14"/>
        </w:numPr>
      </w:pPr>
      <w:bookmarkStart w:id="54" w:name="_Toc33530777"/>
      <w:bookmarkEnd w:id="47"/>
      <w:r w:rsidRPr="002B2829">
        <w:t>Objetivo</w:t>
      </w:r>
      <w:r w:rsidR="00AC2A32">
        <w:t xml:space="preserve"> e delimitação de escopo</w:t>
      </w:r>
      <w:bookmarkEnd w:id="54"/>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5" w:author="Aluno" w:date="2018-10-25T20:51:00Z">
        <w:r w:rsidRPr="002B2829" w:rsidDel="002B180E">
          <w:rPr>
            <w:rFonts w:cs="Times New Roman"/>
          </w:rPr>
          <w:delText xml:space="preserve">um </w:delText>
        </w:r>
      </w:del>
      <w:ins w:id="56" w:author="Aluno" w:date="2018-10-25T20:51:00Z">
        <w:r w:rsidRPr="002B2829">
          <w:rPr>
            <w:rFonts w:cs="Times New Roman"/>
          </w:rPr>
          <w:t xml:space="preserve">painéis de informações gerenciais </w:t>
        </w:r>
        <w:del w:id="57" w:author="Glauber Matteis Gadelha" w:date="2018-10-27T08:19:00Z">
          <w:r w:rsidRPr="002B2829" w:rsidDel="00F659A2">
            <w:rPr>
              <w:rFonts w:cs="Times New Roman"/>
            </w:rPr>
            <w:delText>(</w:delText>
          </w:r>
        </w:del>
      </w:ins>
      <w:ins w:id="58" w:author="Glauber Matteis Gadelha" w:date="2018-10-27T08:19:00Z">
        <w:r w:rsidRPr="002B2829">
          <w:rPr>
            <w:rFonts w:cs="Times New Roman"/>
          </w:rPr>
          <w:t>(</w:t>
        </w:r>
      </w:ins>
      <w:del w:id="59" w:author="glaubergad" w:date="2019-03-04T20:24:00Z">
        <w:r w:rsidRPr="002B2829" w:rsidDel="00482FD5">
          <w:rPr>
            <w:rFonts w:cs="Times New Roman"/>
            <w:i/>
          </w:rPr>
          <w:delText>dashboard</w:delText>
        </w:r>
      </w:del>
      <w:ins w:id="60" w:author="Glauber Matteis Gadelha" w:date="2018-10-27T08:11:00Z">
        <w:del w:id="61" w:author="glaubergad" w:date="2019-03-04T20:24:00Z">
          <w:r w:rsidRPr="002B2829" w:rsidDel="00482FD5">
            <w:rPr>
              <w:rFonts w:cs="Times New Roman"/>
              <w:i/>
            </w:rPr>
            <w:delText>s</w:delText>
          </w:r>
        </w:del>
      </w:ins>
      <w:ins w:id="62" w:author="glaubergad" w:date="2019-03-04T20:24:00Z">
        <w:r w:rsidR="00482FD5" w:rsidRPr="002B2829">
          <w:rPr>
            <w:rFonts w:cs="Times New Roman"/>
            <w:i/>
          </w:rPr>
          <w:t>Dashboards</w:t>
        </w:r>
      </w:ins>
      <w:ins w:id="63" w:author="Aluno" w:date="2018-10-25T20:51:00Z">
        <w:del w:id="64" w:author="Glauber Matteis Gadelha" w:date="2018-10-27T08:19:00Z">
          <w:r w:rsidRPr="002B2829" w:rsidDel="00F659A2">
            <w:rPr>
              <w:rFonts w:cs="Times New Roman"/>
            </w:rPr>
            <w:delText>)</w:delText>
          </w:r>
        </w:del>
      </w:ins>
      <w:ins w:id="65"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6"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7"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8"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69" w:name="_Toc33530778"/>
      <w:r w:rsidRPr="001E2AB8">
        <w:lastRenderedPageBreak/>
        <w:t>Procedimentos metodológicos</w:t>
      </w:r>
      <w:bookmarkEnd w:id="69"/>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0" w:author="glaubergad" w:date="2019-02-23T11:00:00Z">
        <w:r w:rsidDel="003620C0">
          <w:rPr>
            <w:rFonts w:cs="Times New Roman"/>
            <w:szCs w:val="24"/>
          </w:rPr>
          <w:delText xml:space="preserve">3 </w:delText>
        </w:r>
      </w:del>
      <w:ins w:id="71"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2" w:author="glaubergad" w:date="2019-02-23T11:01:00Z">
        <w:r w:rsidDel="003620C0">
          <w:rPr>
            <w:rFonts w:cs="Times New Roman"/>
            <w:szCs w:val="24"/>
          </w:rPr>
          <w:delText>posterior</w:delText>
        </w:r>
      </w:del>
      <w:ins w:id="73"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4" w:name="_Toc498681701"/>
      <w:bookmarkStart w:id="75" w:name="_Toc33530779"/>
      <w:proofErr w:type="gramStart"/>
      <w:r>
        <w:t>1.</w:t>
      </w:r>
      <w:r w:rsidR="00735E60">
        <w:t>3</w:t>
      </w:r>
      <w:r>
        <w:t xml:space="preserve"> </w:t>
      </w:r>
      <w:bookmarkEnd w:id="74"/>
      <w:r>
        <w:t>Organização</w:t>
      </w:r>
      <w:proofErr w:type="gramEnd"/>
      <w:r>
        <w:t xml:space="preserve"> do trabalho</w:t>
      </w:r>
      <w:bookmarkEnd w:id="75"/>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6" w:name="_Toc33530780"/>
      <w:proofErr w:type="gramStart"/>
      <w:r>
        <w:t>2</w:t>
      </w:r>
      <w:proofErr w:type="gramEnd"/>
      <w:r>
        <w:t xml:space="preserve"> FUNDAMENTAÇÃO TEÓRICA</w:t>
      </w:r>
      <w:bookmarkEnd w:id="76"/>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7" w:name="_Toc33530781"/>
      <w:r w:rsidRPr="005D0641">
        <w:t xml:space="preserve">2.1 </w:t>
      </w:r>
      <w:proofErr w:type="gramStart"/>
      <w:r w:rsidR="00B36747" w:rsidRPr="005D0641">
        <w:t>Reuso</w:t>
      </w:r>
      <w:proofErr w:type="gramEnd"/>
      <w:r w:rsidRPr="005D0641">
        <w:t xml:space="preserve"> de Software</w:t>
      </w:r>
      <w:bookmarkEnd w:id="77"/>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8"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266BE8" w:rsidP="00683CDD">
      <w:r>
        <w:t xml:space="preserve">Dentre </w:t>
      </w:r>
      <w:r w:rsidR="008944A5">
        <w:t>alguns d</w:t>
      </w:r>
      <w:r>
        <w:t xml:space="preserve">os benefícios do reuso de software podemos </w:t>
      </w:r>
      <w:r w:rsidR="004A4E33">
        <w:t>destacar</w:t>
      </w:r>
      <w:r>
        <w:t xml:space="preserve"> </w:t>
      </w:r>
      <w:r w:rsidR="004A4E33">
        <w:t>os</w:t>
      </w:r>
      <w:r>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266BE8">
        <w:rPr>
          <w:noProof/>
        </w:rPr>
        <w:t>(SOMMERVILLE, 2013)</w:t>
      </w:r>
      <w:r w:rsidR="003F07EB">
        <w:fldChar w:fldCharType="end"/>
      </w:r>
      <w:r>
        <w:t xml:space="preserve">: </w:t>
      </w:r>
    </w:p>
    <w:p w:rsidR="00266BE8" w:rsidRDefault="008944A5" w:rsidP="00266BE8">
      <w:pPr>
        <w:pStyle w:val="PargrafodaLista"/>
        <w:numPr>
          <w:ilvl w:val="0"/>
          <w:numId w:val="15"/>
        </w:numPr>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266BE8">
      <w:pPr>
        <w:pStyle w:val="PargrafodaLista"/>
        <w:numPr>
          <w:ilvl w:val="0"/>
          <w:numId w:val="15"/>
        </w:numPr>
      </w:pPr>
      <w:r>
        <w:t>Aumento da confiança: Reusar soluções previamente desenvolvidas, testadas e validadas geralmente reflete uma confiabilidade maior do que uma nova solução desenvolvida;</w:t>
      </w:r>
    </w:p>
    <w:p w:rsidR="008944A5" w:rsidRDefault="008944A5" w:rsidP="00266BE8">
      <w:pPr>
        <w:pStyle w:val="PargrafodaLista"/>
        <w:numPr>
          <w:ilvl w:val="0"/>
          <w:numId w:val="15"/>
        </w:numPr>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79" w:name="_Toc33530782"/>
      <w:r>
        <w:t>2.1.</w:t>
      </w:r>
      <w:r w:rsidR="005D0641">
        <w:t>1</w:t>
      </w:r>
      <w:r>
        <w:t xml:space="preserve"> Técnicas de aplicação de reuso de software</w:t>
      </w:r>
      <w:bookmarkEnd w:id="79"/>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CC76A5" w:rsidRDefault="00CC76A5" w:rsidP="00CC76A5">
      <w:pPr>
        <w:jc w:val="left"/>
        <w:rPr>
          <w:sz w:val="20"/>
          <w:szCs w:val="20"/>
        </w:rPr>
      </w:pPr>
      <w:r w:rsidRPr="00CC76A5">
        <w:rPr>
          <w:sz w:val="20"/>
          <w:szCs w:val="20"/>
        </w:rPr>
        <w:lastRenderedPageBreak/>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rsidR="0055626F" w:rsidRDefault="00C4192F" w:rsidP="00C4192F">
      <w:pPr>
        <w:jc w:val="center"/>
      </w:pPr>
      <w:r>
        <w:rPr>
          <w:noProof/>
          <w:lang w:eastAsia="pt-BR"/>
        </w:rPr>
        <w:drawing>
          <wp:inline distT="0" distB="0" distL="0" distR="0" wp14:anchorId="71A5D4E1" wp14:editId="01E4BF2B">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rsidR="00CC76A5" w:rsidRDefault="00CC76A5" w:rsidP="00CC76A5">
      <w:pPr>
        <w:jc w:val="left"/>
        <w:rPr>
          <w:sz w:val="20"/>
          <w:szCs w:val="20"/>
        </w:rPr>
      </w:pPr>
    </w:p>
    <w:p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0" w:name="_Toc33530783"/>
      <w:r>
        <w:t>2.1.</w:t>
      </w:r>
      <w:r w:rsidR="005D0641">
        <w:t>2</w:t>
      </w:r>
      <w:r>
        <w:t xml:space="preserve"> </w:t>
      </w:r>
      <w:r w:rsidR="00AB7A2D">
        <w:t>Gera</w:t>
      </w:r>
      <w:r w:rsidR="00D94A1A">
        <w:t>dores</w:t>
      </w:r>
      <w:r w:rsidR="005C5511">
        <w:t xml:space="preserve"> de </w:t>
      </w:r>
      <w:r w:rsidR="00AB7A2D">
        <w:t>programas</w:t>
      </w:r>
      <w:bookmarkEnd w:id="80"/>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1" w:name="_Toc33530784"/>
      <w:r w:rsidRPr="005D0641">
        <w:t>2.</w:t>
      </w:r>
      <w:r w:rsidR="000B2D2E" w:rsidRPr="005D0641">
        <w:t>2</w:t>
      </w:r>
      <w:r w:rsidRPr="005D0641">
        <w:t xml:space="preserve"> Motores de </w:t>
      </w:r>
      <w:r w:rsidR="000C1CE4" w:rsidRPr="005D0641">
        <w:t xml:space="preserve">gabarito </w:t>
      </w:r>
      <w:r w:rsidR="00F400CB" w:rsidRPr="005D0641">
        <w:t>(Template Engines)</w:t>
      </w:r>
      <w:bookmarkEnd w:id="81"/>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2" w:name="_Toc33530785"/>
      <w:r w:rsidRPr="00EA78D8">
        <w:t>2.2.1 Elementos básicos de motores de gabarito</w:t>
      </w:r>
      <w:bookmarkEnd w:id="82"/>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3F8678D0" wp14:editId="24D5932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3" w:name="_Toc33530786"/>
      <w:r>
        <w:t>2.3 Motores de gabaritos disponíveis para utilização no mercado atual</w:t>
      </w:r>
      <w:bookmarkEnd w:id="83"/>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4" w:name="_Toc33530787"/>
      <w:r w:rsidR="00E54112" w:rsidRPr="003173F5">
        <w:t xml:space="preserve">2.3.1 </w:t>
      </w:r>
      <w:del w:id="85" w:author="glaubergad" w:date="2019-03-04T20:25:00Z">
        <w:r w:rsidR="00E54112" w:rsidRPr="003173F5" w:rsidDel="00482FD5">
          <w:delText>3</w:delText>
        </w:r>
      </w:del>
      <w:r w:rsidR="00E54112" w:rsidRPr="003173F5">
        <w:t>Apache Velocity</w:t>
      </w:r>
      <w:bookmarkEnd w:id="84"/>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5B5AD8">
      <w:pP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307A92D0" wp14:editId="695EFB05">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bookmarkStart w:id="86" w:name="_Toc33530788"/>
      <w:del w:id="87" w:author="glaubergad" w:date="2019-03-04T20:25:00Z">
        <w:r w:rsidRPr="003173F5" w:rsidDel="00482FD5">
          <w:delText>3</w:delText>
        </w:r>
      </w:del>
      <w:ins w:id="88" w:author="glaubergad" w:date="2019-03-04T20:25:00Z">
        <w:r w:rsidR="00482FD5" w:rsidRPr="003173F5">
          <w:t>2</w:t>
        </w:r>
      </w:ins>
      <w:r w:rsidRPr="003173F5">
        <w:t>.3.</w:t>
      </w:r>
      <w:r w:rsidR="00E5548F" w:rsidRPr="003173F5">
        <w:t>2</w:t>
      </w:r>
      <w:r w:rsidRPr="003173F5">
        <w:t xml:space="preserve"> Apache Freemarker</w:t>
      </w:r>
      <w:bookmarkEnd w:id="86"/>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89" w:name="_Toc33530789"/>
      <w:r>
        <w:lastRenderedPageBreak/>
        <w:t>2.3.3 Critérios usados na avaliação dos motores de gabaritos pesquisados</w:t>
      </w:r>
      <w:bookmarkEnd w:id="89"/>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CD7BF6">
      <w:pPr>
        <w:jc w:val="left"/>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0" w:name="_Toc33530790"/>
      <w:proofErr w:type="gramStart"/>
      <w:r>
        <w:t>2.2 Apache</w:t>
      </w:r>
      <w:proofErr w:type="gramEnd"/>
      <w:r w:rsidR="00DA6F8E">
        <w:t xml:space="preserve"> Maven</w:t>
      </w:r>
      <w:bookmarkEnd w:id="90"/>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DA6F8E">
      <w:pP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BD0D743" wp14:editId="15DF2D7D">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DA6F8E">
      <w:pP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rsidR="00A11350" w:rsidRDefault="00A11350" w:rsidP="00A11350"/>
    <w:p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DE0C989" wp14:editId="23A05E4B">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A11350">
      <w:pP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1" w:name="_Toc33530791"/>
      <w:r>
        <w:t xml:space="preserve">2.4 </w:t>
      </w:r>
      <w:proofErr w:type="gramStart"/>
      <w:r>
        <w:t>DC.</w:t>
      </w:r>
      <w:proofErr w:type="gramEnd"/>
      <w:r>
        <w:t>js</w:t>
      </w:r>
      <w:bookmarkEnd w:id="91"/>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2" w:name="_Toc33530792"/>
      <w:r>
        <w:t xml:space="preserve">2.4.1 </w:t>
      </w:r>
      <w:proofErr w:type="gramStart"/>
      <w:r>
        <w:t>Crossfilter.</w:t>
      </w:r>
      <w:proofErr w:type="gramEnd"/>
      <w:r>
        <w:t>js</w:t>
      </w:r>
      <w:bookmarkEnd w:id="92"/>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3" w:name="_Toc33530793"/>
      <w:r>
        <w:t xml:space="preserve">2.4.2 </w:t>
      </w:r>
      <w:proofErr w:type="gramStart"/>
      <w:r>
        <w:t>D3.</w:t>
      </w:r>
      <w:proofErr w:type="gramEnd"/>
      <w:r>
        <w:t>js</w:t>
      </w:r>
      <w:bookmarkEnd w:id="93"/>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4" w:name="_Toc33530794"/>
      <w:r>
        <w:t>2.5 Outras bibliotecas utilizadas neste trabalho</w:t>
      </w:r>
      <w:bookmarkEnd w:id="94"/>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5" w:name="_Toc33530795"/>
      <w:r>
        <w:rPr>
          <w:rFonts w:eastAsiaTheme="minorHAnsi"/>
        </w:rPr>
        <w:lastRenderedPageBreak/>
        <w:t>2.5.1 Apache Commons CSV</w:t>
      </w:r>
      <w:bookmarkEnd w:id="95"/>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6" w:name="_Toc33530796"/>
      <w:r>
        <w:t>2.5.2 Apache Commons IO</w:t>
      </w:r>
      <w:bookmarkEnd w:id="96"/>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7" w:name="_Toc33530797"/>
      <w:r>
        <w:t xml:space="preserve">2.5.3 </w:t>
      </w:r>
      <w:proofErr w:type="spellStart"/>
      <w:r>
        <w:t>Zeroturnaround</w:t>
      </w:r>
      <w:proofErr w:type="spellEnd"/>
      <w:r>
        <w:t xml:space="preserve"> ZT-ZIP</w:t>
      </w:r>
      <w:bookmarkEnd w:id="97"/>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8" w:name="_Toc33530798"/>
      <w:r>
        <w:t xml:space="preserve">2.6 </w:t>
      </w:r>
      <w:proofErr w:type="gramStart"/>
      <w:r>
        <w:t>JavaFX</w:t>
      </w:r>
      <w:proofErr w:type="gramEnd"/>
      <w:r>
        <w:t xml:space="preserve"> 8</w:t>
      </w:r>
      <w:bookmarkEnd w:id="98"/>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DA6F8E">
      <w:pPr>
        <w:rPr>
          <w:b/>
          <w:sz w:val="20"/>
          <w:szCs w:val="20"/>
        </w:rPr>
      </w:pPr>
      <w:r>
        <w:rPr>
          <w:b/>
          <w:sz w:val="20"/>
          <w:szCs w:val="20"/>
        </w:rPr>
        <w:lastRenderedPageBreak/>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5A4E2EB3" wp14:editId="04625F80">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990850"/>
                    </a:xfrm>
                    <a:prstGeom prst="rect">
                      <a:avLst/>
                    </a:prstGeom>
                  </pic:spPr>
                </pic:pic>
              </a:graphicData>
            </a:graphic>
          </wp:inline>
        </w:drawing>
      </w:r>
    </w:p>
    <w:p w:rsidR="00164AF7" w:rsidRDefault="009F5D69" w:rsidP="003C41E0">
      <w:pP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99" w:name="_Toc33530799"/>
      <w:proofErr w:type="gramStart"/>
      <w:r>
        <w:t>3</w:t>
      </w:r>
      <w:proofErr w:type="gramEnd"/>
      <w:r>
        <w:t xml:space="preserve"> SOLUÇÕES CORRELATAS</w:t>
      </w:r>
      <w:bookmarkEnd w:id="99"/>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0" w:name="_Toc33530800"/>
      <w:r>
        <w:t>3.</w:t>
      </w:r>
      <w:r w:rsidR="00384ECB">
        <w:t>1</w:t>
      </w:r>
      <w:r>
        <w:t xml:space="preserve"> Qlik Sense</w:t>
      </w:r>
      <w:bookmarkEnd w:id="100"/>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7D0F7C">
      <w:pPr>
        <w:pStyle w:val="PargrafodaLista"/>
        <w:numPr>
          <w:ilvl w:val="0"/>
          <w:numId w:val="24"/>
        </w:numPr>
      </w:pPr>
      <w:r>
        <w:lastRenderedPageBreak/>
        <w:t>Visualização de dados intuitiva: conjunto de gráficos e tabelas que permitem melhor entendimento das relações entre os dados;</w:t>
      </w:r>
    </w:p>
    <w:p w:rsidR="007D0F7C" w:rsidRDefault="007D0F7C" w:rsidP="007D0F7C">
      <w:pPr>
        <w:pStyle w:val="PargrafodaLista"/>
        <w:numPr>
          <w:ilvl w:val="0"/>
          <w:numId w:val="24"/>
        </w:numPr>
      </w:pPr>
      <w:r>
        <w:t>Facilidad</w:t>
      </w:r>
      <w:r w:rsidR="00B55874">
        <w:t xml:space="preserve">e de compartilhamento: Permite fácil </w:t>
      </w:r>
      <w:r>
        <w:t>compartilhamento de visualizações úteis com outros interessados;</w:t>
      </w:r>
    </w:p>
    <w:p w:rsidR="007D0F7C" w:rsidRDefault="007D0F7C" w:rsidP="007D0F7C">
      <w:pPr>
        <w:pStyle w:val="PargrafodaLista"/>
        <w:numPr>
          <w:ilvl w:val="0"/>
          <w:numId w:val="24"/>
        </w:numPr>
      </w:pPr>
      <w:r>
        <w:t>Geração de relatórios simplificada: Permite a criação de relatórios personalizados com filtros diferenciados;</w:t>
      </w:r>
    </w:p>
    <w:p w:rsidR="007D0F7C" w:rsidRDefault="007D0F7C" w:rsidP="007D0F7C">
      <w:pPr>
        <w:pStyle w:val="PargrafodaLista"/>
        <w:numPr>
          <w:ilvl w:val="0"/>
          <w:numId w:val="24"/>
        </w:numPr>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7D0F7C">
      <w:pPr>
        <w:pStyle w:val="PargrafodaLista"/>
        <w:numPr>
          <w:ilvl w:val="0"/>
          <w:numId w:val="24"/>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9C381E">
      <w:pPr>
        <w:rPr>
          <w:b/>
          <w:sz w:val="20"/>
        </w:rPr>
      </w:pPr>
      <w:r>
        <w:rPr>
          <w:b/>
          <w:sz w:val="20"/>
        </w:rPr>
        <w:t>Figura 7 – Telas do Qlik Sense</w:t>
      </w:r>
    </w:p>
    <w:p w:rsidR="009C381E" w:rsidRDefault="009C381E" w:rsidP="009C381E">
      <w:pPr>
        <w:jc w:val="center"/>
        <w:rPr>
          <w:b/>
          <w:sz w:val="20"/>
        </w:rPr>
      </w:pPr>
      <w:r>
        <w:rPr>
          <w:b/>
          <w:noProof/>
          <w:sz w:val="20"/>
          <w:lang w:eastAsia="pt-BR"/>
        </w:rPr>
        <w:drawing>
          <wp:inline distT="0" distB="0" distL="0" distR="0" wp14:anchorId="4CF65624" wp14:editId="2153761A">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Default="009C381E" w:rsidP="009C381E">
      <w:pP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rsidR="009C381E" w:rsidRDefault="009C381E" w:rsidP="009C381E">
      <w:pPr>
        <w:rPr>
          <w:b/>
          <w:sz w:val="20"/>
        </w:rPr>
      </w:pPr>
    </w:p>
    <w:p w:rsidR="00384ECB" w:rsidRDefault="00384ECB" w:rsidP="00384ECB">
      <w:pPr>
        <w:pStyle w:val="Ttulo2"/>
      </w:pPr>
      <w:bookmarkStart w:id="101" w:name="_Toc33530801"/>
      <w:proofErr w:type="gramStart"/>
      <w:r>
        <w:t>3.2 Tableau</w:t>
      </w:r>
      <w:proofErr w:type="gramEnd"/>
      <w:r>
        <w:t xml:space="preserve"> Desktop</w:t>
      </w:r>
      <w:bookmarkEnd w:id="101"/>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4855CF">
      <w:pPr>
        <w:pStyle w:val="PargrafodaLista"/>
        <w:numPr>
          <w:ilvl w:val="0"/>
          <w:numId w:val="25"/>
        </w:numPr>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9C381E">
      <w:pPr>
        <w:pStyle w:val="PargrafodaLista"/>
        <w:numPr>
          <w:ilvl w:val="0"/>
          <w:numId w:val="25"/>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9C381E">
      <w:pPr>
        <w:pStyle w:val="PargrafodaLista"/>
        <w:numPr>
          <w:ilvl w:val="0"/>
          <w:numId w:val="25"/>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9C381E">
      <w:pPr>
        <w:pStyle w:val="PargrafodaLista"/>
        <w:numPr>
          <w:ilvl w:val="0"/>
          <w:numId w:val="25"/>
        </w:numPr>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9C381E">
      <w:pPr>
        <w:pStyle w:val="PargrafodaLista"/>
        <w:numPr>
          <w:ilvl w:val="0"/>
          <w:numId w:val="25"/>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8E5E5A">
      <w:pPr>
        <w:rPr>
          <w:b/>
          <w:sz w:val="20"/>
          <w:szCs w:val="20"/>
        </w:rPr>
      </w:pPr>
      <w:r w:rsidRPr="008E5E5A">
        <w:rPr>
          <w:b/>
          <w:sz w:val="20"/>
          <w:szCs w:val="20"/>
        </w:rPr>
        <w:t>Figura 8 – reprodução de tela do Tableau Desktop</w:t>
      </w:r>
    </w:p>
    <w:p w:rsidR="008E5E5A" w:rsidRPr="008E5E5A" w:rsidRDefault="008E5E5A" w:rsidP="008E5E5A">
      <w:pPr>
        <w:jc w:val="center"/>
        <w:rPr>
          <w:b/>
          <w:sz w:val="20"/>
          <w:szCs w:val="20"/>
        </w:rPr>
      </w:pPr>
      <w:r>
        <w:rPr>
          <w:b/>
          <w:noProof/>
          <w:sz w:val="20"/>
          <w:szCs w:val="20"/>
          <w:lang w:eastAsia="pt-BR"/>
        </w:rPr>
        <w:drawing>
          <wp:inline distT="0" distB="0" distL="0" distR="0" wp14:anchorId="19E680D0" wp14:editId="3AE87C56">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rsidR="008E5E5A" w:rsidRDefault="008E5E5A" w:rsidP="008E5E5A">
      <w:pP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rsidR="008E5E5A" w:rsidRDefault="00A5557A" w:rsidP="00A5557A">
      <w:pPr>
        <w:pStyle w:val="Ttulo2"/>
      </w:pPr>
      <w:bookmarkStart w:id="102" w:name="_Toc33530802"/>
      <w:proofErr w:type="gramStart"/>
      <w:r>
        <w:lastRenderedPageBreak/>
        <w:t>3.3 Microsoft Power</w:t>
      </w:r>
      <w:proofErr w:type="gramEnd"/>
      <w:r>
        <w:t xml:space="preserve"> BI</w:t>
      </w:r>
      <w:bookmarkEnd w:id="102"/>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150837">
      <w:pPr>
        <w:pStyle w:val="PargrafodaLista"/>
        <w:numPr>
          <w:ilvl w:val="0"/>
          <w:numId w:val="26"/>
        </w:numPr>
      </w:pPr>
      <w:r>
        <w:t xml:space="preserve">Conexão </w:t>
      </w:r>
      <w:proofErr w:type="gramStart"/>
      <w:r>
        <w:t>à</w:t>
      </w:r>
      <w:proofErr w:type="gramEnd"/>
      <w:r>
        <w:t xml:space="preserve"> fontes de dados;</w:t>
      </w:r>
    </w:p>
    <w:p w:rsidR="00150837" w:rsidRDefault="00150837" w:rsidP="00150837">
      <w:pPr>
        <w:pStyle w:val="PargrafodaLista"/>
        <w:numPr>
          <w:ilvl w:val="0"/>
          <w:numId w:val="26"/>
        </w:numPr>
      </w:pPr>
      <w:r>
        <w:t>Transformação e limpeza dos dados para criação de um modelo de dados;</w:t>
      </w:r>
    </w:p>
    <w:p w:rsidR="00150837" w:rsidRDefault="00150837" w:rsidP="00150837">
      <w:pPr>
        <w:pStyle w:val="PargrafodaLista"/>
        <w:numPr>
          <w:ilvl w:val="0"/>
          <w:numId w:val="26"/>
        </w:numPr>
      </w:pPr>
      <w:r>
        <w:t>Criação de quadros de visualização para representação visual dos dados;</w:t>
      </w:r>
    </w:p>
    <w:p w:rsidR="00150837" w:rsidRDefault="00150837" w:rsidP="00150837">
      <w:pPr>
        <w:pStyle w:val="PargrafodaLista"/>
        <w:numPr>
          <w:ilvl w:val="0"/>
          <w:numId w:val="26"/>
        </w:numPr>
      </w:pPr>
      <w:r>
        <w:t>Criação de relatórios;</w:t>
      </w:r>
    </w:p>
    <w:p w:rsidR="00150837" w:rsidRDefault="00150837" w:rsidP="00150837">
      <w:pPr>
        <w:pStyle w:val="PargrafodaLista"/>
        <w:numPr>
          <w:ilvl w:val="0"/>
          <w:numId w:val="26"/>
        </w:numPr>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150837">
      <w:pP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03F6C1BE" wp14:editId="2C7348FA">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F5686A" w:rsidRDefault="00F5686A" w:rsidP="00150837">
      <w:pP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rsidR="00107FEB" w:rsidRDefault="0052361D" w:rsidP="0005301A">
      <w:pPr>
        <w:pStyle w:val="Ttulo1"/>
      </w:pPr>
      <w:bookmarkStart w:id="103" w:name="_Toc33530803"/>
      <w:proofErr w:type="gramStart"/>
      <w:r>
        <w:lastRenderedPageBreak/>
        <w:t>4</w:t>
      </w:r>
      <w:proofErr w:type="gramEnd"/>
      <w:r w:rsidR="006109F9">
        <w:t xml:space="preserve"> </w:t>
      </w:r>
      <w:r w:rsidR="0005301A">
        <w:t>Desenvolvimento do Protótipo</w:t>
      </w:r>
      <w:bookmarkEnd w:id="103"/>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4" w:name="_Toc33530804"/>
      <w:proofErr w:type="gramStart"/>
      <w:r>
        <w:t>4</w:t>
      </w:r>
      <w:r w:rsidR="0005301A">
        <w:t>.1 - Descrição</w:t>
      </w:r>
      <w:proofErr w:type="gramEnd"/>
      <w:r w:rsidR="0005301A">
        <w:t xml:space="preserve"> Geral</w:t>
      </w:r>
      <w:bookmarkEnd w:id="104"/>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5"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CB4EDD">
      <w:pPr>
        <w:pStyle w:val="PargrafodaLista"/>
        <w:numPr>
          <w:ilvl w:val="0"/>
          <w:numId w:val="10"/>
        </w:numPr>
        <w:ind w:left="993"/>
      </w:pPr>
      <w:r>
        <w:t xml:space="preserve">O usuário indica ao </w:t>
      </w:r>
      <w:proofErr w:type="gramStart"/>
      <w:r>
        <w:t>DashGen</w:t>
      </w:r>
      <w:proofErr w:type="gramEnd"/>
      <w:r>
        <w:t xml:space="preserve"> qual o arquivo fonte de dados;</w:t>
      </w:r>
    </w:p>
    <w:p w:rsidR="00EB5504" w:rsidRDefault="00EB5504" w:rsidP="00CB4EDD">
      <w:pPr>
        <w:pStyle w:val="PargrafodaLista"/>
        <w:numPr>
          <w:ilvl w:val="0"/>
          <w:numId w:val="10"/>
        </w:numPr>
        <w:ind w:left="993"/>
      </w:pPr>
      <w:r>
        <w:t>O usuário determina o diretório onde deve ser armazenado o Dashboard;</w:t>
      </w:r>
    </w:p>
    <w:p w:rsidR="00CB4EDD" w:rsidRDefault="00CB4EDD" w:rsidP="00CB4EDD">
      <w:pPr>
        <w:pStyle w:val="PargrafodaLista"/>
        <w:numPr>
          <w:ilvl w:val="0"/>
          <w:numId w:val="10"/>
        </w:numPr>
        <w:ind w:left="993"/>
        <w:rPr>
          <w:ins w:id="106" w:author="glaubergad" w:date="2019-03-04T20:28:00Z"/>
        </w:rPr>
      </w:pPr>
      <w:r>
        <w:t xml:space="preserve">O </w:t>
      </w:r>
      <w:proofErr w:type="gramStart"/>
      <w:r>
        <w:t>DashGen</w:t>
      </w:r>
      <w:proofErr w:type="gramEnd"/>
      <w:r>
        <w:t xml:space="preserve"> </w:t>
      </w:r>
      <w:ins w:id="107"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8" w:author="glaubergad" w:date="2019-03-04T20:28:00Z">
        <w:r w:rsidDel="00E60712">
          <w:delText>lista os atributos obtidos a fim de que o usuário possa selecionar quais deles serão usados como dimensões</w:delText>
        </w:r>
      </w:del>
      <w:r>
        <w:t>;</w:t>
      </w:r>
    </w:p>
    <w:p w:rsidR="00E60712" w:rsidRDefault="00E60712" w:rsidP="00CB4EDD">
      <w:pPr>
        <w:pStyle w:val="PargrafodaLista"/>
        <w:numPr>
          <w:ilvl w:val="0"/>
          <w:numId w:val="10"/>
        </w:numPr>
        <w:ind w:left="993"/>
      </w:pPr>
      <w:ins w:id="109" w:author="glaubergad" w:date="2019-03-04T20:28:00Z">
        <w:r>
          <w:t xml:space="preserve">O usuário especifica </w:t>
        </w:r>
      </w:ins>
      <w:r w:rsidR="00164AF7">
        <w:t>o atributo que servirá como dimensão de redução para cada gráfico</w:t>
      </w:r>
      <w:ins w:id="110"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CB4EDD">
      <w:pPr>
        <w:pStyle w:val="PargrafodaLista"/>
        <w:numPr>
          <w:ilvl w:val="0"/>
          <w:numId w:val="10"/>
        </w:numPr>
        <w:ind w:left="993"/>
        <w:rPr>
          <w:del w:id="111" w:author="glaubergad" w:date="2019-03-04T20:29:00Z"/>
        </w:rPr>
      </w:pPr>
      <w:del w:id="112" w:author="glaubergad" w:date="2019-03-04T20:29:00Z">
        <w:r w:rsidDel="00E60712">
          <w:delText>O usuário especifica o título do Dashboard e as etiquetas dos atributos a serem exibidas;</w:delText>
        </w:r>
      </w:del>
    </w:p>
    <w:p w:rsidR="00CB4EDD" w:rsidRDefault="00CB4EDD" w:rsidP="00CB4EDD">
      <w:pPr>
        <w:pStyle w:val="PargrafodaLista"/>
        <w:numPr>
          <w:ilvl w:val="0"/>
          <w:numId w:val="10"/>
        </w:numPr>
        <w:ind w:left="993"/>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CB4EDD">
      <w:pPr>
        <w:pStyle w:val="PargrafodaLista"/>
        <w:numPr>
          <w:ilvl w:val="0"/>
          <w:numId w:val="10"/>
        </w:numPr>
        <w:ind w:left="993"/>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F740CE" w:rsidRDefault="00F740CE">
      <w:pPr>
        <w:spacing w:after="160" w:line="240" w:lineRule="auto"/>
        <w:jc w:val="left"/>
        <w:rPr>
          <w:b/>
          <w:sz w:val="20"/>
          <w:szCs w:val="20"/>
        </w:rPr>
      </w:pPr>
      <w:r>
        <w:rPr>
          <w:b/>
          <w:sz w:val="20"/>
          <w:szCs w:val="20"/>
        </w:rPr>
        <w:br w:type="page"/>
      </w:r>
    </w:p>
    <w:p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5DC36613" wp14:editId="2C2FDD2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8">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Default="00F740CE" w:rsidP="008D67A1">
      <w:pPr>
        <w:rPr>
          <w:b/>
          <w:sz w:val="20"/>
          <w:szCs w:val="20"/>
        </w:rPr>
      </w:pPr>
      <w:r w:rsidRPr="00F740CE">
        <w:rPr>
          <w:b/>
          <w:sz w:val="20"/>
          <w:szCs w:val="20"/>
        </w:rPr>
        <w:t>Fonte: Elaborada pelo Autor</w:t>
      </w:r>
      <w:r w:rsidR="008D67A1" w:rsidRPr="00F740CE">
        <w:rPr>
          <w:b/>
          <w:sz w:val="20"/>
          <w:szCs w:val="20"/>
        </w:rPr>
        <w:tab/>
      </w:r>
    </w:p>
    <w:p w:rsidR="00F740CE" w:rsidRPr="00F740CE" w:rsidRDefault="00F740CE" w:rsidP="008D67A1">
      <w:pPr>
        <w:rPr>
          <w:b/>
          <w:sz w:val="20"/>
          <w:szCs w:val="20"/>
        </w:rPr>
      </w:pPr>
    </w:p>
    <w:p w:rsidR="00B66370" w:rsidRDefault="0052361D" w:rsidP="003A5E58">
      <w:pPr>
        <w:pStyle w:val="Ttulo2"/>
      </w:pPr>
      <w:bookmarkStart w:id="113" w:name="_Toc33530805"/>
      <w:proofErr w:type="gramStart"/>
      <w:r>
        <w:t>4</w:t>
      </w:r>
      <w:r w:rsidR="003A5E58">
        <w:t>.2 Descrição</w:t>
      </w:r>
      <w:proofErr w:type="gramEnd"/>
      <w:r w:rsidR="003A5E58">
        <w:t xml:space="preserve"> das Etapas de Desenvolvimento</w:t>
      </w:r>
      <w:bookmarkEnd w:id="113"/>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4" w:name="_Toc33530806"/>
      <w:proofErr w:type="gramStart"/>
      <w:r>
        <w:t>4</w:t>
      </w:r>
      <w:r w:rsidR="00E94B09">
        <w:t>.3 – Levantamento</w:t>
      </w:r>
      <w:proofErr w:type="gramEnd"/>
      <w:r w:rsidR="00E94B09">
        <w:t xml:space="preserve"> dos Requisitos</w:t>
      </w:r>
      <w:bookmarkEnd w:id="114"/>
    </w:p>
    <w:p w:rsidR="00AD0249" w:rsidRDefault="00AD0249" w:rsidP="00AD0249">
      <w:r>
        <w:tab/>
        <w:t xml:space="preserve">A aplicação produzida neste trabalho, a partir das especificações de entrada, será capaz de </w:t>
      </w:r>
      <w:del w:id="115" w:author="glaubergad" w:date="2019-03-04T20:30:00Z">
        <w:r w:rsidDel="00EB6B31">
          <w:delText xml:space="preserve">produzir </w:delText>
        </w:r>
      </w:del>
      <w:ins w:id="116"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lastRenderedPageBreak/>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Default="007F40EF" w:rsidP="007F40EF">
      <w:pPr>
        <w:jc w:val="left"/>
        <w:rPr>
          <w:b/>
          <w:sz w:val="20"/>
        </w:rPr>
      </w:pPr>
      <w:r>
        <w:rPr>
          <w:b/>
          <w:sz w:val="20"/>
        </w:rPr>
        <w:t>Fonte: Elaborada pelo Autor</w:t>
      </w:r>
    </w:p>
    <w:p w:rsidR="007F40EF" w:rsidRDefault="007F40EF" w:rsidP="007F40EF">
      <w:pPr>
        <w:jc w:val="left"/>
        <w:rPr>
          <w:b/>
          <w:sz w:val="20"/>
        </w:rPr>
      </w:pPr>
    </w:p>
    <w:p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7"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9337B0" w:rsidRDefault="009337B0" w:rsidP="009337B0">
      <w:pPr>
        <w:jc w:val="left"/>
        <w:rPr>
          <w:b/>
          <w:sz w:val="20"/>
        </w:rPr>
      </w:pPr>
      <w:r>
        <w:rPr>
          <w:b/>
          <w:sz w:val="20"/>
        </w:rPr>
        <w:t>Fonte: Elaborada pelo Autor</w:t>
      </w:r>
    </w:p>
    <w:p w:rsidR="00AF2565" w:rsidRDefault="00AF2565" w:rsidP="00E94B09"/>
    <w:p w:rsidR="00684E1A" w:rsidRDefault="0052361D" w:rsidP="00AF2565">
      <w:pPr>
        <w:pStyle w:val="Ttulo2"/>
      </w:pPr>
      <w:bookmarkStart w:id="118" w:name="_Toc33530807"/>
      <w:proofErr w:type="gramStart"/>
      <w:r>
        <w:t>4</w:t>
      </w:r>
      <w:r w:rsidR="00AF2565">
        <w:t xml:space="preserve">.4 – </w:t>
      </w:r>
      <w:r w:rsidR="00AA78C2">
        <w:t>Modelo</w:t>
      </w:r>
      <w:proofErr w:type="gramEnd"/>
      <w:r w:rsidR="00AA78C2">
        <w:t xml:space="preserve"> de </w:t>
      </w:r>
      <w:r w:rsidR="00AF2565">
        <w:t>Casos de Uso</w:t>
      </w:r>
      <w:bookmarkEnd w:id="118"/>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11</w:t>
      </w:r>
      <w:r>
        <w:t>.</w:t>
      </w:r>
    </w:p>
    <w:p w:rsidR="00684E1A" w:rsidRDefault="00684E1A">
      <w:pPr>
        <w:spacing w:after="160" w:line="240" w:lineRule="auto"/>
        <w:jc w:val="left"/>
        <w:rPr>
          <w:b/>
          <w:sz w:val="20"/>
        </w:rPr>
      </w:pPr>
      <w:r>
        <w:rPr>
          <w:b/>
          <w:sz w:val="20"/>
        </w:rPr>
        <w:br w:type="page"/>
      </w:r>
    </w:p>
    <w:p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rsidR="00AF2565" w:rsidRDefault="00AF2565" w:rsidP="00AF2565">
      <w:pPr>
        <w:jc w:val="center"/>
      </w:pPr>
      <w:r>
        <w:rPr>
          <w:noProof/>
          <w:lang w:eastAsia="pt-BR"/>
        </w:rPr>
        <w:drawing>
          <wp:inline distT="0" distB="0" distL="0" distR="0" wp14:anchorId="434379AE" wp14:editId="0E9FEC9E">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rsidR="00AF2565" w:rsidRPr="00E75361" w:rsidRDefault="00E75361" w:rsidP="00E75361">
      <w:pPr>
        <w:jc w:val="left"/>
        <w:rPr>
          <w:b/>
          <w:sz w:val="20"/>
        </w:rPr>
      </w:pPr>
      <w:r>
        <w:rPr>
          <w:b/>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rsidR="00246861" w:rsidRDefault="00246861" w:rsidP="00AF2565"/>
    <w:p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246861">
            <w:pPr>
              <w:jc w:val="left"/>
            </w:pPr>
            <w:r>
              <w:rPr>
                <w:b/>
                <w:sz w:val="20"/>
              </w:rPr>
              <w:t xml:space="preserve">UC01 – Caso de uso </w:t>
            </w:r>
            <w:proofErr w:type="spellStart"/>
            <w:proofErr w:type="gramStart"/>
            <w:r>
              <w:rPr>
                <w:b/>
                <w:sz w:val="20"/>
              </w:rPr>
              <w:t>Gerar_Dashboard</w:t>
            </w:r>
            <w:proofErr w:type="spellEnd"/>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 xml:space="preserve">O usuário repete os passos de 4 a 8 para adicionar quantos </w:t>
            </w:r>
            <w:r>
              <w:lastRenderedPageBreak/>
              <w:t>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19"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0" w:author="glaubergad" w:date="2019-03-04T20:32:00Z"/>
                <w:color w:val="000000" w:themeColor="text1"/>
              </w:rPr>
            </w:pPr>
            <w:del w:id="121" w:author="glaubergad" w:date="2019-02-23T11:28:00Z">
              <w:r w:rsidRPr="00246861" w:rsidDel="0089750A">
                <w:rPr>
                  <w:color w:val="000000" w:themeColor="text1"/>
                </w:rPr>
                <w:lastRenderedPageBreak/>
                <w:delText>RNF03</w:delText>
              </w:r>
            </w:del>
          </w:p>
        </w:tc>
        <w:tc>
          <w:tcPr>
            <w:tcW w:w="6976" w:type="dxa"/>
          </w:tcPr>
          <w:p w:rsidR="00246861" w:rsidDel="00E46F35" w:rsidRDefault="00246861" w:rsidP="00854DE2">
            <w:pPr>
              <w:jc w:val="left"/>
              <w:rPr>
                <w:del w:id="122" w:author="glaubergad" w:date="2019-03-04T20:32:00Z"/>
              </w:rPr>
            </w:pPr>
            <w:del w:id="123"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4"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5" w:author="glaubergad" w:date="2019-03-04T20:32:00Z"/>
                <w:color w:val="000000" w:themeColor="text1"/>
              </w:rPr>
            </w:pPr>
            <w:del w:id="126"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7" w:author="glaubergad" w:date="2019-03-04T20:32:00Z"/>
              </w:rPr>
            </w:pPr>
            <w:del w:id="128"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29"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0" w:author="glaubergad" w:date="2019-02-23T11:28:00Z">
              <w:r w:rsidR="00246861" w:rsidDel="0089750A">
                <w:delText>A linguagem de templates a ser aplicada será a Apache FreeMarker.</w:delText>
              </w:r>
            </w:del>
          </w:p>
        </w:tc>
      </w:tr>
    </w:tbl>
    <w:p w:rsidR="00E15269" w:rsidRPr="00E75361" w:rsidRDefault="00E15269" w:rsidP="00E15269">
      <w:pPr>
        <w:rPr>
          <w:b/>
          <w:sz w:val="20"/>
        </w:rPr>
      </w:pPr>
      <w:r>
        <w:rPr>
          <w:b/>
          <w:sz w:val="20"/>
        </w:rPr>
        <w:t>Fonte: Elaborada pelo Autor</w:t>
      </w:r>
    </w:p>
    <w:p w:rsidR="00246861" w:rsidRDefault="00246861" w:rsidP="00AF2565"/>
    <w:p w:rsidR="00424A87" w:rsidRDefault="0052361D" w:rsidP="00310E7A">
      <w:pPr>
        <w:pStyle w:val="Ttulo2"/>
      </w:pPr>
      <w:bookmarkStart w:id="131" w:name="_Toc33530808"/>
      <w:proofErr w:type="gramStart"/>
      <w:r>
        <w:t>4</w:t>
      </w:r>
      <w:r w:rsidR="00345D68">
        <w:t xml:space="preserve">.5 </w:t>
      </w:r>
      <w:r w:rsidR="001D7A2E">
        <w:t>Modelagem</w:t>
      </w:r>
      <w:proofErr w:type="gramEnd"/>
      <w:r w:rsidR="001D7A2E">
        <w:t xml:space="preserve"> de classes</w:t>
      </w:r>
      <w:bookmarkEnd w:id="131"/>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12.</w:t>
      </w:r>
    </w:p>
    <w:p w:rsidR="00FC04D5" w:rsidRDefault="00FC04D5" w:rsidP="00E15269"/>
    <w:p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28452C29" wp14:editId="00BBF4AB">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Default="0025109C" w:rsidP="00E15269">
      <w:r>
        <w:rPr>
          <w:b/>
          <w:sz w:val="20"/>
          <w:szCs w:val="20"/>
        </w:rPr>
        <w:t xml:space="preserve">Fonte: Elaborada pelo </w:t>
      </w:r>
      <w:r w:rsidR="00FC04D5">
        <w:rPr>
          <w:b/>
          <w:sz w:val="20"/>
          <w:szCs w:val="20"/>
        </w:rPr>
        <w:t>Autor</w:t>
      </w:r>
      <w:r w:rsidR="00FC04D5">
        <w:t xml:space="preserve"> </w:t>
      </w:r>
    </w:p>
    <w:p w:rsidR="00564887" w:rsidRDefault="001D7A2E" w:rsidP="001D7A2E">
      <w:r>
        <w:lastRenderedPageBreak/>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45A5FA72" wp14:editId="0B85B558">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564887" w:rsidRDefault="00564887" w:rsidP="001D7A2E">
      <w:pPr>
        <w:rPr>
          <w:b/>
          <w:sz w:val="20"/>
          <w:szCs w:val="20"/>
        </w:rPr>
      </w:pPr>
      <w:r>
        <w:rPr>
          <w:b/>
          <w:sz w:val="20"/>
          <w:szCs w:val="20"/>
        </w:rPr>
        <w:t>Fonte: Elaborada pelo Autor</w:t>
      </w:r>
    </w:p>
    <w:p w:rsidR="00310E7A" w:rsidRDefault="001D7A2E" w:rsidP="001D7A2E">
      <w:r>
        <w:t xml:space="preserve"> </w:t>
      </w:r>
    </w:p>
    <w:p w:rsidR="00C80F86" w:rsidRDefault="00C80F86" w:rsidP="00C80F86">
      <w:pPr>
        <w:pStyle w:val="Ttulo2"/>
      </w:pPr>
      <w:bookmarkStart w:id="132" w:name="_Toc33530809"/>
      <w:r>
        <w:t xml:space="preserve">4.6 Modelagem </w:t>
      </w:r>
      <w:r w:rsidR="006C4933">
        <w:t>dinâmica</w:t>
      </w:r>
      <w:bookmarkEnd w:id="132"/>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14 demonstra esta representação.</w:t>
      </w:r>
    </w:p>
    <w:p w:rsidR="00C727FB" w:rsidRDefault="00C727FB">
      <w:pPr>
        <w:spacing w:after="160" w:line="240" w:lineRule="auto"/>
        <w:jc w:val="left"/>
      </w:pPr>
    </w:p>
    <w:p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238AAC50" wp14:editId="1A014D82">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Default="00C727FB">
      <w:pPr>
        <w:spacing w:after="160" w:line="240" w:lineRule="auto"/>
        <w:jc w:val="left"/>
        <w:rPr>
          <w:b/>
          <w:sz w:val="20"/>
        </w:rPr>
      </w:pPr>
      <w:r>
        <w:rPr>
          <w:b/>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15 contém o diagrama com tal representação.</w:t>
      </w:r>
    </w:p>
    <w:p w:rsidR="0079742B" w:rsidRDefault="0079742B">
      <w:pPr>
        <w:spacing w:after="160" w:line="240" w:lineRule="auto"/>
        <w:jc w:val="left"/>
      </w:pPr>
      <w:r>
        <w:br w:type="page"/>
      </w:r>
    </w:p>
    <w:p w:rsidR="0079742B" w:rsidRDefault="0079742B" w:rsidP="0079742B">
      <w:pPr>
        <w:rPr>
          <w:b/>
          <w:sz w:val="20"/>
        </w:rPr>
      </w:pPr>
      <w:r>
        <w:rPr>
          <w:b/>
          <w:sz w:val="20"/>
        </w:rPr>
        <w:lastRenderedPageBreak/>
        <w:t xml:space="preserve">Figura 15 – Diagrama de sequencia da geração do Dashboard no </w:t>
      </w:r>
      <w:proofErr w:type="gramStart"/>
      <w:r>
        <w:rPr>
          <w:b/>
          <w:sz w:val="20"/>
        </w:rPr>
        <w:t>DashGen</w:t>
      </w:r>
      <w:proofErr w:type="gramEnd"/>
    </w:p>
    <w:p w:rsidR="00EC7111" w:rsidRDefault="00EC7111" w:rsidP="00EC7111">
      <w:pPr>
        <w:jc w:val="center"/>
        <w:rPr>
          <w:b/>
          <w:sz w:val="20"/>
        </w:rPr>
      </w:pPr>
      <w:r>
        <w:rPr>
          <w:b/>
          <w:noProof/>
          <w:sz w:val="20"/>
          <w:lang w:eastAsia="pt-BR"/>
        </w:rPr>
        <w:drawing>
          <wp:inline distT="0" distB="0" distL="0" distR="0" wp14:anchorId="3F0742E7" wp14:editId="149E671F">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79742B">
      <w:pP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133" w:name="_Toc33530810"/>
      <w:r>
        <w:t xml:space="preserve">4.7 Desenvolvimento da Aplicação </w:t>
      </w:r>
      <w:proofErr w:type="gramStart"/>
      <w:r>
        <w:t>DashGen</w:t>
      </w:r>
      <w:bookmarkEnd w:id="133"/>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4" w:name="_Toc33530811"/>
      <w:r>
        <w:t>4.7.1 A interface gráfica do usuário GUI</w:t>
      </w:r>
      <w:bookmarkEnd w:id="134"/>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rsidR="00DD7A10" w:rsidRDefault="00DD7A10" w:rsidP="00C725C0"/>
    <w:p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1BE6C384" wp14:editId="7EE75BB7">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811" cy="3664119"/>
                    </a:xfrm>
                    <a:prstGeom prst="rect">
                      <a:avLst/>
                    </a:prstGeom>
                  </pic:spPr>
                </pic:pic>
              </a:graphicData>
            </a:graphic>
          </wp:inline>
        </w:drawing>
      </w:r>
    </w:p>
    <w:p w:rsidR="00DD7A10" w:rsidRDefault="00DD7A10" w:rsidP="00C725C0">
      <w:pPr>
        <w:rPr>
          <w:b/>
          <w:sz w:val="20"/>
        </w:rPr>
      </w:pPr>
      <w:r>
        <w:rPr>
          <w:b/>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17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CC537E">
      <w:pPr>
        <w:rPr>
          <w:b/>
          <w:sz w:val="20"/>
        </w:rPr>
      </w:pPr>
      <w:r w:rsidRPr="00527285">
        <w:rPr>
          <w:b/>
          <w:sz w:val="20"/>
        </w:rPr>
        <w:lastRenderedPageBreak/>
        <w:t>Figura 17 – Reprodução da tela de seleção do arquivo CSV no Windows 10</w:t>
      </w:r>
    </w:p>
    <w:p w:rsidR="00CC537E" w:rsidRDefault="00CC537E" w:rsidP="00CC537E">
      <w:pPr>
        <w:jc w:val="center"/>
        <w:rPr>
          <w:b/>
        </w:rPr>
      </w:pPr>
      <w:r>
        <w:rPr>
          <w:noProof/>
          <w:lang w:eastAsia="pt-BR"/>
        </w:rPr>
        <w:drawing>
          <wp:inline distT="0" distB="0" distL="0" distR="0" wp14:anchorId="0CB6879A" wp14:editId="517CC5D5">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013" cy="2850877"/>
                    </a:xfrm>
                    <a:prstGeom prst="rect">
                      <a:avLst/>
                    </a:prstGeom>
                  </pic:spPr>
                </pic:pic>
              </a:graphicData>
            </a:graphic>
          </wp:inline>
        </w:drawing>
      </w:r>
    </w:p>
    <w:p w:rsidR="00CC537E" w:rsidRPr="00527285" w:rsidRDefault="00CC537E" w:rsidP="00CC537E">
      <w:pPr>
        <w:rPr>
          <w:b/>
          <w:sz w:val="20"/>
        </w:rPr>
      </w:pPr>
      <w:r w:rsidRPr="00527285">
        <w:rPr>
          <w:b/>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18 </w:t>
      </w:r>
      <w:r w:rsidR="00D752A8">
        <w:t>contém a representação desta janela de seleção.</w:t>
      </w:r>
    </w:p>
    <w:p w:rsidR="00D752A8" w:rsidRDefault="00D752A8" w:rsidP="00CC537E"/>
    <w:p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rsidR="00D752A8" w:rsidRPr="00D752A8" w:rsidRDefault="00D752A8" w:rsidP="00D752A8">
      <w:pPr>
        <w:jc w:val="center"/>
        <w:rPr>
          <w:b/>
          <w:sz w:val="20"/>
        </w:rPr>
      </w:pPr>
      <w:r>
        <w:rPr>
          <w:noProof/>
          <w:lang w:eastAsia="pt-BR"/>
        </w:rPr>
        <w:drawing>
          <wp:inline distT="0" distB="0" distL="0" distR="0" wp14:anchorId="3ABE60A2" wp14:editId="348E020A">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6961" cy="2804881"/>
                    </a:xfrm>
                    <a:prstGeom prst="rect">
                      <a:avLst/>
                    </a:prstGeom>
                  </pic:spPr>
                </pic:pic>
              </a:graphicData>
            </a:graphic>
          </wp:inline>
        </w:drawing>
      </w:r>
    </w:p>
    <w:p w:rsidR="00D752A8" w:rsidRDefault="00D752A8" w:rsidP="00CC537E">
      <w:pPr>
        <w:rPr>
          <w:b/>
          <w:sz w:val="20"/>
        </w:rPr>
      </w:pPr>
      <w:r w:rsidRPr="00D752A8">
        <w:rPr>
          <w:b/>
          <w:sz w:val="20"/>
        </w:rPr>
        <w:t>Fonte: Elaborada pelo Autor</w:t>
      </w:r>
    </w:p>
    <w:p w:rsidR="00E7455B" w:rsidRDefault="003644CC" w:rsidP="003644CC">
      <w:pPr>
        <w:pStyle w:val="Ttulo3"/>
      </w:pPr>
      <w:bookmarkStart w:id="135" w:name="_Toc33530812"/>
      <w:r>
        <w:lastRenderedPageBreak/>
        <w:t>4.7.</w:t>
      </w:r>
      <w:r w:rsidR="00E7455B">
        <w:t>2 Controlador</w:t>
      </w:r>
      <w:bookmarkEnd w:id="135"/>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rsidR="00102AB7" w:rsidRDefault="00102AB7" w:rsidP="00102AB7"/>
    <w:p w:rsidR="00102AB7" w:rsidRDefault="00102AB7" w:rsidP="00102AB7">
      <w:pP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Default="00102AB7" w:rsidP="00102AB7">
      <w:pP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20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9C5596">
      <w:pPr>
        <w:rPr>
          <w:b/>
          <w:sz w:val="20"/>
          <w:szCs w:val="20"/>
        </w:rPr>
      </w:pPr>
      <w:r>
        <w:rPr>
          <w:b/>
          <w:sz w:val="20"/>
          <w:szCs w:val="20"/>
        </w:rPr>
        <w:lastRenderedPageBreak/>
        <w:t>Figura 20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808080"/>
          <w:sz w:val="18"/>
          <w:szCs w:val="18"/>
          <w:lang w:eastAsia="pt-BR"/>
        </w:rPr>
        <w:t>//Método adiciona novo gráfico à listagem exibida na tela.</w:t>
      </w:r>
      <w:r w:rsidRPr="00D241E4">
        <w:rPr>
          <w:rFonts w:ascii="Consolas" w:eastAsia="Times New Roman" w:hAnsi="Consolas" w:cs="Courier New"/>
          <w:color w:val="808080"/>
          <w:sz w:val="18"/>
          <w:szCs w:val="18"/>
          <w:lang w:eastAsia="pt-BR"/>
        </w:rPr>
        <w:br/>
      </w:r>
      <w:proofErr w:type="spellStart"/>
      <w:r w:rsidRPr="00D241E4">
        <w:rPr>
          <w:rFonts w:ascii="Consolas" w:eastAsia="Times New Roman" w:hAnsi="Consolas" w:cs="Courier New"/>
          <w:color w:val="CC7832"/>
          <w:sz w:val="18"/>
          <w:szCs w:val="18"/>
          <w:lang w:eastAsia="pt-BR"/>
        </w:rPr>
        <w:t>public</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void</w:t>
      </w:r>
      <w:proofErr w:type="spellEnd"/>
      <w:r w:rsidRPr="00D241E4">
        <w:rPr>
          <w:rFonts w:ascii="Consolas" w:eastAsia="Times New Roman" w:hAnsi="Consolas" w:cs="Courier New"/>
          <w:color w:val="CC7832"/>
          <w:sz w:val="18"/>
          <w:szCs w:val="18"/>
          <w:lang w:eastAsia="pt-BR"/>
        </w:rPr>
        <w:t xml:space="preserve"> </w:t>
      </w:r>
      <w:proofErr w:type="spellStart"/>
      <w:proofErr w:type="gramStart"/>
      <w:r w:rsidRPr="00D241E4">
        <w:rPr>
          <w:rFonts w:ascii="Consolas" w:eastAsia="Times New Roman" w:hAnsi="Consolas" w:cs="Courier New"/>
          <w:color w:val="FFC66D"/>
          <w:sz w:val="18"/>
          <w:szCs w:val="18"/>
          <w:lang w:eastAsia="pt-BR"/>
        </w:rPr>
        <w:t>addGrafico</w:t>
      </w:r>
      <w:proofErr w:type="spellEnd"/>
      <w:proofErr w:type="gram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CC7832"/>
          <w:sz w:val="18"/>
          <w:szCs w:val="18"/>
          <w:lang w:eastAsia="pt-BR"/>
        </w:rPr>
        <w:t>try</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String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CC7832"/>
          <w:sz w:val="18"/>
          <w:szCs w:val="18"/>
          <w:lang w:eastAsia="pt-BR"/>
        </w:rPr>
        <w:t>if</w:t>
      </w:r>
      <w:proofErr w:type="spellEnd"/>
      <w:proofErr w:type="gram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9876AA"/>
          <w:sz w:val="18"/>
          <w:szCs w:val="18"/>
          <w:lang w:eastAsia="pt-BR"/>
        </w:rP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6897BB"/>
          <w:sz w:val="18"/>
          <w:szCs w:val="18"/>
          <w:lang w:eastAsia="pt-BR"/>
        </w:rPr>
        <w:t>1</w:t>
      </w:r>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else</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A9B7C6"/>
          <w:sz w:val="18"/>
          <w:szCs w:val="18"/>
          <w:lang w:eastAsia="pt-BR"/>
        </w:rPr>
        <w:br/>
        <w:t xml:space="preserve">        String </w:t>
      </w:r>
      <w:proofErr w:type="spellStart"/>
      <w:proofErr w:type="gramStart"/>
      <w:r w:rsidRPr="00D241E4">
        <w:rPr>
          <w:rFonts w:ascii="Consolas" w:eastAsia="Times New Roman" w:hAnsi="Consolas" w:cs="Courier New"/>
          <w:color w:val="A9B7C6"/>
          <w:sz w:val="18"/>
          <w:szCs w:val="18"/>
          <w:lang w:eastAsia="pt-BR"/>
        </w:rPr>
        <w:t>tipoGraf</w:t>
      </w:r>
      <w:proofErr w:type="spellEnd"/>
      <w:proofErr w:type="gram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cbTipoGrafico</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tfTituloGrafico</w:t>
      </w:r>
      <w:r w:rsidRPr="00D241E4">
        <w:rPr>
          <w:rFonts w:ascii="Consolas" w:eastAsia="Times New Roman" w:hAnsi="Consolas" w:cs="Courier New"/>
          <w:color w:val="A9B7C6"/>
          <w:sz w:val="18"/>
          <w:szCs w:val="18"/>
          <w:lang w:eastAsia="pt-BR"/>
        </w:rPr>
        <w:t>.getText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Tipo:"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Dimensão:"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w:t>
      </w:r>
      <w:proofErr w:type="spellStart"/>
      <w:r w:rsidRPr="00D241E4">
        <w:rPr>
          <w:rFonts w:ascii="Consolas" w:eastAsia="Times New Roman" w:hAnsi="Consolas" w:cs="Courier New"/>
          <w:color w:val="6A8759"/>
          <w:sz w:val="18"/>
          <w:szCs w:val="18"/>
          <w:lang w:eastAsia="pt-BR"/>
        </w:rPr>
        <w:t>Somatoria</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agrupamento:"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p>
    <w:p w:rsidR="0077738E" w:rsidRP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9876AA"/>
          <w:sz w:val="18"/>
          <w:szCs w:val="18"/>
          <w:lang w:eastAsia="pt-BR"/>
        </w:rPr>
        <w:t>graficos</w:t>
      </w:r>
      <w:proofErr w:type="gramEnd"/>
      <w:r w:rsidRPr="00D241E4">
        <w:rPr>
          <w:rFonts w:ascii="Consolas" w:eastAsia="Times New Roman" w:hAnsi="Consolas" w:cs="Courier New"/>
          <w:color w:val="A9B7C6"/>
          <w:sz w:val="18"/>
          <w:szCs w:val="18"/>
          <w:lang w:eastAsia="pt-BR"/>
        </w:rPr>
        <w:t>.add</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 xml:space="preserve">new </w:t>
      </w:r>
      <w:proofErr w:type="spellStart"/>
      <w:r w:rsidRPr="00D241E4">
        <w:rPr>
          <w:rFonts w:ascii="Consolas" w:eastAsia="Times New Roman" w:hAnsi="Consolas" w:cs="Courier New"/>
          <w:color w:val="A9B7C6"/>
          <w:sz w:val="18"/>
          <w:szCs w:val="18"/>
          <w:lang w:eastAsia="pt-BR"/>
        </w:rPr>
        <w:t>Grafico</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lvGraficos</w:t>
      </w:r>
      <w:r w:rsidRPr="00D241E4">
        <w:rPr>
          <w:rFonts w:ascii="Consolas" w:eastAsia="Times New Roman" w:hAnsi="Consolas" w:cs="Courier New"/>
          <w:color w:val="A9B7C6"/>
          <w:sz w:val="18"/>
          <w:szCs w:val="18"/>
          <w:lang w:eastAsia="pt-BR"/>
        </w:rPr>
        <w:t>.getItems</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setAll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9876AA"/>
          <w:sz w:val="18"/>
          <w:szCs w:val="18"/>
          <w:lang w:eastAsia="pt-BR"/>
        </w:rPr>
        <w:t>graficos</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btnEndDashboard</w:t>
      </w:r>
      <w:r w:rsidRPr="00D241E4">
        <w:rPr>
          <w:rFonts w:ascii="Consolas" w:eastAsia="Times New Roman" w:hAnsi="Consolas" w:cs="Courier New"/>
          <w:color w:val="A9B7C6"/>
          <w:sz w:val="18"/>
          <w:szCs w:val="18"/>
          <w:lang w:eastAsia="pt-BR"/>
        </w:rPr>
        <w:t>.setDisable</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false</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CC7832"/>
          <w:sz w:val="18"/>
          <w:szCs w:val="18"/>
          <w:lang w:eastAsia="pt-BR"/>
        </w:rPr>
        <w:t xml:space="preserve">catch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Exception</w:t>
      </w:r>
      <w:proofErr w:type="spellEnd"/>
      <w:r w:rsidRPr="00D241E4">
        <w:rPr>
          <w:rFonts w:ascii="Consolas" w:eastAsia="Times New Roman" w:hAnsi="Consolas" w:cs="Courier New"/>
          <w:color w:val="A9B7C6"/>
          <w:sz w:val="18"/>
          <w:szCs w:val="18"/>
          <w:lang w:eastAsia="pt-BR"/>
        </w:rPr>
        <w:t xml:space="preserve"> e)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AddGrafico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new </w:t>
      </w:r>
      <w:proofErr w:type="spellStart"/>
      <w:r w:rsidRPr="00D241E4">
        <w:rPr>
          <w:rFonts w:ascii="Consolas" w:eastAsia="Times New Roman" w:hAnsi="Consolas" w:cs="Courier New"/>
          <w:color w:val="A9B7C6"/>
          <w:sz w:val="18"/>
          <w:szCs w:val="18"/>
          <w:lang w:eastAsia="pt-BR"/>
        </w:rPr>
        <w:t>Alert</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Alert.AlertType.</w:t>
      </w:r>
      <w:r w:rsidRPr="00D241E4">
        <w:rPr>
          <w:rFonts w:ascii="Consolas" w:eastAsia="Times New Roman" w:hAnsi="Consolas" w:cs="Courier New"/>
          <w:i/>
          <w:iCs/>
          <w:color w:val="9876AA"/>
          <w:sz w:val="18"/>
          <w:szCs w:val="18"/>
          <w:lang w:eastAsia="pt-BR"/>
        </w:rPr>
        <w:t>INFORMATION</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6A8759"/>
          <w:sz w:val="18"/>
          <w:szCs w:val="18"/>
          <w:lang w:eastAsia="pt-BR"/>
        </w:rPr>
        <w:t>"Você não selecionou os dados para inserir o gráfico!</w:t>
      </w:r>
      <w:proofErr w:type="gramStart"/>
      <w:r w:rsidRPr="00D241E4">
        <w:rPr>
          <w:rFonts w:ascii="Consolas" w:eastAsia="Times New Roman" w:hAnsi="Consolas" w:cs="Courier New"/>
          <w:color w:val="6A8759"/>
          <w:sz w:val="18"/>
          <w:szCs w:val="18"/>
          <w:lang w:eastAsia="pt-BR"/>
        </w:rPr>
        <w:t xml:space="preserve">" </w:t>
      </w:r>
      <w:proofErr w:type="gram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showAndWait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w:t>
      </w:r>
    </w:p>
    <w:p w:rsidR="0071322E" w:rsidRPr="0071322E" w:rsidRDefault="0071322E" w:rsidP="009C5596">
      <w:pPr>
        <w:rPr>
          <w:b/>
          <w:sz w:val="20"/>
          <w:szCs w:val="20"/>
        </w:rPr>
      </w:pPr>
      <w:r>
        <w:rPr>
          <w:b/>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w:t>
      </w:r>
      <w:proofErr w:type="spellStart"/>
      <w:r w:rsidR="009D60F8">
        <w:t>botã</w:t>
      </w:r>
      <w:proofErr w:type="spellEnd"/>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21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77716E">
      <w:pPr>
        <w:rPr>
          <w:b/>
          <w:sz w:val="20"/>
          <w:szCs w:val="20"/>
        </w:rPr>
      </w:pPr>
      <w:r w:rsidRPr="00FB6197">
        <w:rPr>
          <w:b/>
          <w:sz w:val="20"/>
          <w:szCs w:val="20"/>
        </w:rPr>
        <w:lastRenderedPageBreak/>
        <w:t xml:space="preserve">Figura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Default="00FB6197" w:rsidP="0077716E">
      <w:pP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136" w:name="_Toc33530813"/>
      <w:r>
        <w:t xml:space="preserve">4.7.3 </w:t>
      </w:r>
      <w:r w:rsidR="004E0378">
        <w:t>O modelo Dataset</w:t>
      </w:r>
      <w:bookmarkEnd w:id="136"/>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 xml:space="preserve">A figura 22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4E0378">
      <w:pPr>
        <w:rPr>
          <w:b/>
          <w:sz w:val="20"/>
        </w:rPr>
      </w:pPr>
      <w:r>
        <w:rPr>
          <w:b/>
          <w:sz w:val="20"/>
        </w:rPr>
        <w:t xml:space="preserve">Figura 22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5D26C3" w:rsidRDefault="005D26C3" w:rsidP="004E0378">
      <w:pPr>
        <w:rPr>
          <w:b/>
          <w:sz w:val="20"/>
        </w:rPr>
      </w:pPr>
      <w:r>
        <w:rPr>
          <w:b/>
          <w:sz w:val="20"/>
        </w:rPr>
        <w:t>Fonte: Elaborada pelo Autor</w:t>
      </w:r>
    </w:p>
    <w:p w:rsidR="00CD1926" w:rsidRDefault="00CD1926" w:rsidP="004E0378"/>
    <w:p w:rsidR="006A7734" w:rsidRDefault="006A7734" w:rsidP="006A7734">
      <w:pPr>
        <w:pStyle w:val="Ttulo3"/>
      </w:pPr>
      <w:bookmarkStart w:id="137" w:name="_Toc33530814"/>
      <w:r>
        <w:t>4.7.4 A classe Gerador</w:t>
      </w:r>
      <w:r w:rsidR="00FA2442">
        <w:t xml:space="preserve"> e o Gabarito </w:t>
      </w:r>
      <w:proofErr w:type="spellStart"/>
      <w:proofErr w:type="gramStart"/>
      <w:r w:rsidR="00FA2442">
        <w:t>dashboard.</w:t>
      </w:r>
      <w:proofErr w:type="gramEnd"/>
      <w:r w:rsidR="00FA2442">
        <w:t>ftl</w:t>
      </w:r>
      <w:bookmarkEnd w:id="137"/>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23</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72024F">
      <w:pPr>
        <w:spacing w:after="160" w:line="240" w:lineRule="auto"/>
        <w:jc w:val="left"/>
        <w:rPr>
          <w:b/>
          <w:sz w:val="20"/>
        </w:rPr>
      </w:pPr>
      <w:r>
        <w:rPr>
          <w:b/>
          <w:sz w:val="20"/>
        </w:rPr>
        <w:t xml:space="preserve">Figura 23 – Código fonte da </w:t>
      </w:r>
      <w:proofErr w:type="gramStart"/>
      <w:r>
        <w:rPr>
          <w:b/>
          <w:sz w:val="20"/>
        </w:rPr>
        <w:t>classe Gerador</w:t>
      </w:r>
      <w:proofErr w:type="gramEnd"/>
    </w:p>
    <w:p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lastRenderedPageBreak/>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p w:rsidR="00440F0E" w:rsidRDefault="00440F0E" w:rsidP="007C6545">
      <w:pPr>
        <w:rPr>
          <w:b/>
          <w:sz w:val="20"/>
        </w:rPr>
      </w:pPr>
      <w:r>
        <w:rPr>
          <w:b/>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24 traz o conteúdo completo do gabarito.</w:t>
      </w:r>
    </w:p>
    <w:p w:rsidR="004A6508" w:rsidRDefault="004A6508" w:rsidP="00FA2442"/>
    <w:p w:rsidR="00CA4EDC" w:rsidRDefault="00CA4EDC" w:rsidP="00FA2442">
      <w:pPr>
        <w:rPr>
          <w:b/>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css</w:t>
      </w:r>
      <w:proofErr w:type="spellEnd"/>
      <w:r w:rsidRPr="00E037FC">
        <w:rPr>
          <w:rFonts w:ascii="Consolas" w:eastAsia="Times New Roman" w:hAnsi="Consolas" w:cs="Courier New"/>
          <w:color w:val="A5C261"/>
          <w:sz w:val="16"/>
          <w:szCs w:val="16"/>
          <w:lang w:eastAsia="pt-BR"/>
        </w:rPr>
        <w:t>/dashgen.css"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proofErr w:type="spellStart"/>
      <w:r w:rsidRPr="00E037FC">
        <w:rPr>
          <w:rFonts w:ascii="Consolas" w:eastAsia="Times New Roman" w:hAnsi="Consolas" w:cs="Courier New"/>
          <w:color w:val="A9B7C6"/>
          <w:sz w:val="16"/>
          <w:szCs w:val="16"/>
          <w:lang w:eastAsia="pt-BR"/>
        </w:rPr>
        <w:t>Selected</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reset</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lastRenderedPageBreak/>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js</w:t>
      </w:r>
      <w:proofErr w:type="spellEnd"/>
      <w:r w:rsidRPr="00E037FC">
        <w:rPr>
          <w:rFonts w:ascii="Consolas" w:eastAsia="Times New Roman" w:hAnsi="Consolas" w:cs="Courier New"/>
          <w:color w:val="A5C261"/>
          <w:sz w:val="16"/>
          <w:szCs w:val="16"/>
          <w:lang w:eastAsia="pt-BR"/>
        </w:rPr>
        <w:t>/jquery-3.4.1.min.js"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CA4EDC" w:rsidRDefault="00CA4EDC" w:rsidP="00FA2442">
      <w:pPr>
        <w:rPr>
          <w:b/>
          <w:sz w:val="20"/>
        </w:rPr>
      </w:pPr>
      <w:r>
        <w:rPr>
          <w:b/>
          <w:sz w:val="20"/>
        </w:rPr>
        <w:t>Fonte: Elaborada pelo Autor</w:t>
      </w:r>
    </w:p>
    <w:p w:rsidR="00FA2442" w:rsidRDefault="00FA2442" w:rsidP="00FA2442">
      <w:pPr>
        <w:pStyle w:val="Ttulo3"/>
      </w:pPr>
      <w:bookmarkStart w:id="138" w:name="_Toc33530815"/>
      <w:r>
        <w:lastRenderedPageBreak/>
        <w:t xml:space="preserve">4.7.5 A classe </w:t>
      </w:r>
      <w:proofErr w:type="spellStart"/>
      <w:proofErr w:type="gramStart"/>
      <w:r>
        <w:t>PackSaida</w:t>
      </w:r>
      <w:bookmarkEnd w:id="138"/>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25 mostra a estrutura deste diretório.</w:t>
      </w:r>
    </w:p>
    <w:p w:rsidR="00E5560D" w:rsidRDefault="00E5560D" w:rsidP="00FA2442"/>
    <w:p w:rsidR="00E5560D" w:rsidRDefault="00E5560D" w:rsidP="00FA2442">
      <w:pPr>
        <w:rPr>
          <w:b/>
          <w:sz w:val="20"/>
        </w:rPr>
      </w:pPr>
      <w:r>
        <w:rPr>
          <w:b/>
          <w:sz w:val="20"/>
        </w:rPr>
        <w:t xml:space="preserve">Figura 25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rsidR="00E5560D" w:rsidRDefault="00E5560D" w:rsidP="00FA2442">
      <w:pPr>
        <w:rPr>
          <w:b/>
          <w:sz w:val="20"/>
        </w:rPr>
      </w:pPr>
      <w:r>
        <w:rPr>
          <w:b/>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26 é uma reprodução do código fonte do método.</w:t>
      </w:r>
    </w:p>
    <w:p w:rsidR="00E02CBB" w:rsidRDefault="00E02CBB" w:rsidP="00B37E09"/>
    <w:p w:rsidR="00E02CBB" w:rsidRDefault="00E02CBB" w:rsidP="00B37E09">
      <w:pPr>
        <w:rPr>
          <w:b/>
          <w:sz w:val="20"/>
        </w:rPr>
      </w:pPr>
      <w:r>
        <w:rPr>
          <w:b/>
          <w:sz w:val="20"/>
        </w:rPr>
        <w:t xml:space="preserve">Figura 26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E02CBB" w:rsidRDefault="00E02CBB" w:rsidP="00E02CBB">
      <w:pPr>
        <w:rPr>
          <w:b/>
          <w:sz w:val="20"/>
        </w:rPr>
      </w:pPr>
      <w:r>
        <w:rPr>
          <w:b/>
          <w:sz w:val="20"/>
        </w:rPr>
        <w:lastRenderedPageBreak/>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27 exibe o código fonte do método.</w:t>
      </w:r>
    </w:p>
    <w:p w:rsidR="001E1E01" w:rsidRDefault="001E1E01" w:rsidP="001E1E01">
      <w:pPr>
        <w:rPr>
          <w:b/>
          <w:sz w:val="20"/>
        </w:rPr>
      </w:pPr>
    </w:p>
    <w:p w:rsidR="00E02CBB" w:rsidRDefault="00E02CBB" w:rsidP="00B37E09">
      <w:pPr>
        <w:rPr>
          <w:b/>
          <w:sz w:val="20"/>
        </w:rPr>
      </w:pPr>
      <w:r>
        <w:rPr>
          <w:b/>
          <w:sz w:val="20"/>
        </w:rPr>
        <w:t xml:space="preserve">Figura 27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Default="00E02CBB" w:rsidP="00B37E09">
      <w:pPr>
        <w:rPr>
          <w:b/>
          <w:sz w:val="20"/>
        </w:rPr>
      </w:pPr>
      <w:r>
        <w:rPr>
          <w:b/>
          <w:sz w:val="20"/>
        </w:rPr>
        <w:t>Fonte: Elaborada pelo Autor</w:t>
      </w:r>
    </w:p>
    <w:p w:rsidR="00AD40B2" w:rsidRDefault="00AD40B2" w:rsidP="00AD40B2">
      <w:pPr>
        <w:pStyle w:val="Ttulo3"/>
      </w:pPr>
      <w:r>
        <w:t>4.7.3 O Dashboard</w:t>
      </w:r>
    </w:p>
    <w:p w:rsidR="00AD40B2" w:rsidRDefault="00AD40B2" w:rsidP="00AD40B2">
      <w:r>
        <w:tab/>
        <w:t xml:space="preserve">Após todo o processamento das classes aqui demonstradas, no diretório de destino será gerado o arquivo </w:t>
      </w:r>
      <w:r w:rsidRPr="00587EA9">
        <w:rPr>
          <w:i/>
        </w:rPr>
        <w:t>dashboard.html</w:t>
      </w:r>
      <w:r>
        <w:t>. Este arquivo faz uso da</w:t>
      </w:r>
      <w:r w:rsidR="00FA5E28">
        <w:t xml:space="preserve">s dependências CSS e Javascript </w:t>
      </w:r>
      <w:r>
        <w:t xml:space="preserve">contidas nos subdiretórios </w:t>
      </w:r>
      <w:proofErr w:type="spellStart"/>
      <w:r w:rsidRPr="008F23AB">
        <w:rPr>
          <w:i/>
        </w:rPr>
        <w:t>css</w:t>
      </w:r>
      <w:proofErr w:type="spellEnd"/>
      <w:r>
        <w:t>,</w:t>
      </w:r>
      <w:proofErr w:type="gramStart"/>
      <w:r>
        <w:t xml:space="preserve"> </w:t>
      </w:r>
      <w:r w:rsidR="00FA5E28">
        <w:t xml:space="preserve"> </w:t>
      </w:r>
      <w:proofErr w:type="spellStart"/>
      <w:proofErr w:type="gramEnd"/>
      <w:r w:rsidRPr="008F23AB">
        <w:rPr>
          <w:i/>
        </w:rPr>
        <w:t>js</w:t>
      </w:r>
      <w:proofErr w:type="spellEnd"/>
      <w:r>
        <w:t xml:space="preserve"> e a DC.js se utiliza do arquivo CSV contido no subdiretório </w:t>
      </w:r>
      <w:r w:rsidRPr="008F23AB">
        <w:rPr>
          <w:i/>
        </w:rPr>
        <w:t>data</w:t>
      </w:r>
      <w:r>
        <w:t xml:space="preserve">. A figura 28 é uma reprodução de tela de um Dashboard gerado pelo aplicativo </w:t>
      </w:r>
      <w:proofErr w:type="gramStart"/>
      <w:r>
        <w:t>DashGen</w:t>
      </w:r>
      <w:proofErr w:type="gramEnd"/>
      <w:r>
        <w:t>.</w:t>
      </w:r>
    </w:p>
    <w:p w:rsidR="00FA5E28" w:rsidRDefault="00FA5E28" w:rsidP="00AD40B2"/>
    <w:p w:rsidR="00FA5E28" w:rsidRDefault="00FA5E28" w:rsidP="00AD40B2">
      <w:pPr>
        <w:rPr>
          <w:b/>
          <w:sz w:val="20"/>
        </w:rPr>
      </w:pPr>
      <w:r>
        <w:rPr>
          <w:b/>
          <w:sz w:val="20"/>
        </w:rPr>
        <w:t xml:space="preserve">Figura 28 – Reprodução de um Dashboard gerado pelo </w:t>
      </w:r>
      <w:proofErr w:type="gramStart"/>
      <w:r>
        <w:rPr>
          <w:b/>
          <w:sz w:val="20"/>
        </w:rPr>
        <w:t>DashGen</w:t>
      </w:r>
      <w:proofErr w:type="gramEnd"/>
    </w:p>
    <w:p w:rsidR="0071613C" w:rsidRDefault="0071613C" w:rsidP="00F64028">
      <w:pPr>
        <w:jc w:val="center"/>
        <w:rPr>
          <w:b/>
          <w:sz w:val="20"/>
        </w:rPr>
      </w:pPr>
      <w:r>
        <w:rPr>
          <w:b/>
          <w:noProof/>
          <w:sz w:val="20"/>
          <w:lang w:eastAsia="pt-BR"/>
        </w:rPr>
        <w:drawing>
          <wp:inline distT="0" distB="0" distL="0" distR="0">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rsidR="00FA5E28" w:rsidRDefault="00FA5E28" w:rsidP="00AD40B2">
      <w:pPr>
        <w:rPr>
          <w:b/>
          <w:sz w:val="20"/>
        </w:rPr>
      </w:pPr>
      <w:r>
        <w:rPr>
          <w:b/>
          <w:sz w:val="20"/>
        </w:rPr>
        <w:t>Fonte: Elaborada pelo Autor</w:t>
      </w:r>
    </w:p>
    <w:p w:rsidR="00F64028" w:rsidRDefault="00F64028" w:rsidP="00F64028">
      <w:r>
        <w:lastRenderedPageBreak/>
        <w:tab/>
        <w:t xml:space="preserve">A biblioteca </w:t>
      </w:r>
      <w:proofErr w:type="gramStart"/>
      <w:r>
        <w:t>DC.</w:t>
      </w:r>
      <w:proofErr w:type="gramEnd"/>
      <w:r>
        <w:t>js torna estes gráficos dinâmicos e faz filtros em função das seleções feitas pelo usuário ao clicar sobre um atributo de qualquer dos gráficos.</w:t>
      </w:r>
    </w:p>
    <w:p w:rsidR="00F64028" w:rsidRPr="00FA5E28" w:rsidRDefault="00F64028" w:rsidP="00F64028">
      <w:bookmarkStart w:id="139" w:name="_GoBack"/>
      <w:bookmarkEnd w:id="139"/>
    </w:p>
    <w:p w:rsidR="00C20B51" w:rsidRDefault="00C20B51" w:rsidP="00C20B51">
      <w:pPr>
        <w:pStyle w:val="Ttulo2"/>
      </w:pPr>
      <w:bookmarkStart w:id="140" w:name="_Toc33530816"/>
      <w:r>
        <w:t xml:space="preserve">4.8 Particularidades do ambiente para execução do </w:t>
      </w:r>
      <w:proofErr w:type="gramStart"/>
      <w:r>
        <w:t>DashGen</w:t>
      </w:r>
      <w:bookmarkEnd w:id="140"/>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1" w:name="_Toc33530817"/>
      <w:proofErr w:type="gramStart"/>
      <w:r>
        <w:t>5</w:t>
      </w:r>
      <w:proofErr w:type="gramEnd"/>
      <w:r>
        <w:t xml:space="preserve"> CONSIDERAÇÕES FINAIS</w:t>
      </w:r>
      <w:bookmarkEnd w:id="141"/>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futuros que demandem esse tipo de ferramentas. </w:t>
      </w:r>
    </w:p>
    <w:p w:rsidR="004200F4" w:rsidRDefault="004200F4" w:rsidP="007D4322">
      <w:r>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Pr="007D4322" w:rsidRDefault="00FF4D80" w:rsidP="007D4322">
      <w:r>
        <w:tab/>
        <w:t xml:space="preserve">O projeto se encontra disponível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A931EE" w:rsidP="00A931EE">
      <w:pPr>
        <w:pStyle w:val="Ttulo1"/>
      </w:pPr>
      <w:bookmarkStart w:id="142" w:name="_Toc33530818"/>
      <w:proofErr w:type="gramStart"/>
      <w:r>
        <w:t>5</w:t>
      </w:r>
      <w:proofErr w:type="gramEnd"/>
      <w:r>
        <w:t xml:space="preserve"> REFERÊNCIAS</w:t>
      </w:r>
      <w:bookmarkEnd w:id="142"/>
    </w:p>
    <w:p w:rsidR="00F57288" w:rsidRPr="00F57288" w:rsidRDefault="00F57288" w:rsidP="00F57288"/>
    <w:p w:rsidR="0081641E" w:rsidRPr="0081641E" w:rsidRDefault="00F57288" w:rsidP="0081641E">
      <w:pPr>
        <w:widowControl w:val="0"/>
        <w:autoSpaceDE w:val="0"/>
        <w:autoSpaceDN w:val="0"/>
        <w:adjustRightInd w:val="0"/>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CRUZ, Sérgio Aparecido Braga; MOURA, Maria Fernanda. </w:t>
      </w:r>
      <w:r w:rsidRPr="0081641E">
        <w:rPr>
          <w:rFonts w:cs="Arial"/>
          <w:b/>
          <w:bCs/>
          <w:noProof/>
          <w:szCs w:val="24"/>
        </w:rPr>
        <w:t>Formatação de Dados 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lastRenderedPageBreak/>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https://en.wikipedia.org/wiki/Apache_FreeMarker. Acesso em: 25 nov. 2018.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81641E">
      <w:pPr>
        <w:widowControl w:val="0"/>
        <w:autoSpaceDE w:val="0"/>
        <w:autoSpaceDN w:val="0"/>
        <w:adjustRightInd w:val="0"/>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81641E">
      <w:pPr>
        <w:widowControl w:val="0"/>
        <w:autoSpaceDE w:val="0"/>
        <w:autoSpaceDN w:val="0"/>
        <w:adjustRightInd w:val="0"/>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81641E">
      <w:pPr>
        <w:widowControl w:val="0"/>
        <w:autoSpaceDE w:val="0"/>
        <w:autoSpaceDN w:val="0"/>
        <w:adjustRightInd w:val="0"/>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866" w:rsidRDefault="00843866" w:rsidP="00A253DA">
      <w:pPr>
        <w:spacing w:line="240" w:lineRule="auto"/>
      </w:pPr>
      <w:r>
        <w:separator/>
      </w:r>
    </w:p>
  </w:endnote>
  <w:endnote w:type="continuationSeparator" w:id="0">
    <w:p w:rsidR="00843866" w:rsidRDefault="00843866"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866" w:rsidRDefault="00843866" w:rsidP="00A253DA">
      <w:pPr>
        <w:spacing w:line="240" w:lineRule="auto"/>
      </w:pPr>
      <w:r>
        <w:separator/>
      </w:r>
    </w:p>
  </w:footnote>
  <w:footnote w:type="continuationSeparator" w:id="0">
    <w:p w:rsidR="00843866" w:rsidRDefault="00843866" w:rsidP="00A25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8">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1">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5"/>
  </w:num>
  <w:num w:numId="4">
    <w:abstractNumId w:val="7"/>
  </w:num>
  <w:num w:numId="5">
    <w:abstractNumId w:val="10"/>
  </w:num>
  <w:num w:numId="6">
    <w:abstractNumId w:val="0"/>
  </w:num>
  <w:num w:numId="7">
    <w:abstractNumId w:val="17"/>
  </w:num>
  <w:num w:numId="8">
    <w:abstractNumId w:val="24"/>
  </w:num>
  <w:num w:numId="9">
    <w:abstractNumId w:val="15"/>
  </w:num>
  <w:num w:numId="10">
    <w:abstractNumId w:val="23"/>
  </w:num>
  <w:num w:numId="11">
    <w:abstractNumId w:val="2"/>
  </w:num>
  <w:num w:numId="12">
    <w:abstractNumId w:val="1"/>
  </w:num>
  <w:num w:numId="13">
    <w:abstractNumId w:val="14"/>
  </w:num>
  <w:num w:numId="14">
    <w:abstractNumId w:val="16"/>
  </w:num>
  <w:num w:numId="15">
    <w:abstractNumId w:val="9"/>
  </w:num>
  <w:num w:numId="16">
    <w:abstractNumId w:val="21"/>
  </w:num>
  <w:num w:numId="17">
    <w:abstractNumId w:val="6"/>
  </w:num>
  <w:num w:numId="18">
    <w:abstractNumId w:val="18"/>
  </w:num>
  <w:num w:numId="19">
    <w:abstractNumId w:val="25"/>
  </w:num>
  <w:num w:numId="20">
    <w:abstractNumId w:val="19"/>
  </w:num>
  <w:num w:numId="21">
    <w:abstractNumId w:val="12"/>
  </w:num>
  <w:num w:numId="22">
    <w:abstractNumId w:val="4"/>
  </w:num>
  <w:num w:numId="23">
    <w:abstractNumId w:val="13"/>
  </w:num>
  <w:num w:numId="24">
    <w:abstractNumId w:val="3"/>
  </w:num>
  <w:num w:numId="25">
    <w:abstractNumId w:val="22"/>
  </w:num>
  <w:num w:numId="26">
    <w:abstractNumId w:val="11"/>
  </w:num>
  <w:num w:numId="27">
    <w:abstractNumId w:val="2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4E"/>
    <w:rsid w:val="00017328"/>
    <w:rsid w:val="00025096"/>
    <w:rsid w:val="00030C7E"/>
    <w:rsid w:val="00033C28"/>
    <w:rsid w:val="00035B0C"/>
    <w:rsid w:val="00041DBB"/>
    <w:rsid w:val="00042B73"/>
    <w:rsid w:val="0004492C"/>
    <w:rsid w:val="0005095E"/>
    <w:rsid w:val="000514B6"/>
    <w:rsid w:val="000527FF"/>
    <w:rsid w:val="0005301A"/>
    <w:rsid w:val="000535FB"/>
    <w:rsid w:val="00061ADB"/>
    <w:rsid w:val="00067EDF"/>
    <w:rsid w:val="00073582"/>
    <w:rsid w:val="0007470D"/>
    <w:rsid w:val="00076846"/>
    <w:rsid w:val="00076BEE"/>
    <w:rsid w:val="00076DA4"/>
    <w:rsid w:val="00085A27"/>
    <w:rsid w:val="00090E95"/>
    <w:rsid w:val="000926E5"/>
    <w:rsid w:val="0009356F"/>
    <w:rsid w:val="000A639D"/>
    <w:rsid w:val="000B2804"/>
    <w:rsid w:val="000B2D2E"/>
    <w:rsid w:val="000B5B66"/>
    <w:rsid w:val="000C1CE4"/>
    <w:rsid w:val="000C5D1C"/>
    <w:rsid w:val="000C5D7F"/>
    <w:rsid w:val="000E034B"/>
    <w:rsid w:val="000E27DC"/>
    <w:rsid w:val="000F350E"/>
    <w:rsid w:val="000F38DB"/>
    <w:rsid w:val="001021AB"/>
    <w:rsid w:val="00102AB7"/>
    <w:rsid w:val="00103B4F"/>
    <w:rsid w:val="00105E2E"/>
    <w:rsid w:val="00107FEB"/>
    <w:rsid w:val="0011435F"/>
    <w:rsid w:val="00115784"/>
    <w:rsid w:val="00115C4E"/>
    <w:rsid w:val="00116872"/>
    <w:rsid w:val="00123CCD"/>
    <w:rsid w:val="00131502"/>
    <w:rsid w:val="00133D24"/>
    <w:rsid w:val="00141AF0"/>
    <w:rsid w:val="0014352A"/>
    <w:rsid w:val="00143CBD"/>
    <w:rsid w:val="00145C67"/>
    <w:rsid w:val="00145F3B"/>
    <w:rsid w:val="00150837"/>
    <w:rsid w:val="001522DA"/>
    <w:rsid w:val="001540EE"/>
    <w:rsid w:val="00156C9C"/>
    <w:rsid w:val="001573F5"/>
    <w:rsid w:val="00161256"/>
    <w:rsid w:val="00164AF7"/>
    <w:rsid w:val="0016674E"/>
    <w:rsid w:val="0017439B"/>
    <w:rsid w:val="00186B49"/>
    <w:rsid w:val="001879BF"/>
    <w:rsid w:val="00190FBF"/>
    <w:rsid w:val="00194846"/>
    <w:rsid w:val="00197402"/>
    <w:rsid w:val="00197B80"/>
    <w:rsid w:val="001A1AE7"/>
    <w:rsid w:val="001A5708"/>
    <w:rsid w:val="001B3BA6"/>
    <w:rsid w:val="001B5346"/>
    <w:rsid w:val="001B60D5"/>
    <w:rsid w:val="001B6C84"/>
    <w:rsid w:val="001C2268"/>
    <w:rsid w:val="001C22C0"/>
    <w:rsid w:val="001C22CE"/>
    <w:rsid w:val="001C28F6"/>
    <w:rsid w:val="001D19D8"/>
    <w:rsid w:val="001D5F3C"/>
    <w:rsid w:val="001D6FED"/>
    <w:rsid w:val="001D7A2E"/>
    <w:rsid w:val="001E1E01"/>
    <w:rsid w:val="001E2AB8"/>
    <w:rsid w:val="001F01BC"/>
    <w:rsid w:val="001F3560"/>
    <w:rsid w:val="001F445A"/>
    <w:rsid w:val="00206BC6"/>
    <w:rsid w:val="00210984"/>
    <w:rsid w:val="00215658"/>
    <w:rsid w:val="0023139A"/>
    <w:rsid w:val="00231E88"/>
    <w:rsid w:val="002417AC"/>
    <w:rsid w:val="0024355C"/>
    <w:rsid w:val="00246861"/>
    <w:rsid w:val="002478DD"/>
    <w:rsid w:val="00250E1D"/>
    <w:rsid w:val="0025109C"/>
    <w:rsid w:val="00251F4F"/>
    <w:rsid w:val="00253E56"/>
    <w:rsid w:val="002555FD"/>
    <w:rsid w:val="00255BEF"/>
    <w:rsid w:val="0025716D"/>
    <w:rsid w:val="00264804"/>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2BDF"/>
    <w:rsid w:val="002D2FE8"/>
    <w:rsid w:val="002D483C"/>
    <w:rsid w:val="002D4CD9"/>
    <w:rsid w:val="002E16A8"/>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538C3"/>
    <w:rsid w:val="00353F95"/>
    <w:rsid w:val="00355D8E"/>
    <w:rsid w:val="00355E5E"/>
    <w:rsid w:val="0036198F"/>
    <w:rsid w:val="003620C0"/>
    <w:rsid w:val="0036224B"/>
    <w:rsid w:val="0036345C"/>
    <w:rsid w:val="003644CC"/>
    <w:rsid w:val="0037182B"/>
    <w:rsid w:val="003742A7"/>
    <w:rsid w:val="0038020C"/>
    <w:rsid w:val="00384936"/>
    <w:rsid w:val="00384ECB"/>
    <w:rsid w:val="00391B78"/>
    <w:rsid w:val="003A2027"/>
    <w:rsid w:val="003A2814"/>
    <w:rsid w:val="003A4D56"/>
    <w:rsid w:val="003A5E58"/>
    <w:rsid w:val="003B2E61"/>
    <w:rsid w:val="003B34E2"/>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78DE"/>
    <w:rsid w:val="004D1C18"/>
    <w:rsid w:val="004D64D2"/>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441F"/>
    <w:rsid w:val="00585D7D"/>
    <w:rsid w:val="00587EA9"/>
    <w:rsid w:val="00592ECC"/>
    <w:rsid w:val="0059335C"/>
    <w:rsid w:val="0059346B"/>
    <w:rsid w:val="00593DF7"/>
    <w:rsid w:val="005A0E94"/>
    <w:rsid w:val="005A2118"/>
    <w:rsid w:val="005A61B8"/>
    <w:rsid w:val="005B27CD"/>
    <w:rsid w:val="005B5AD8"/>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109F9"/>
    <w:rsid w:val="00612020"/>
    <w:rsid w:val="00615B2E"/>
    <w:rsid w:val="00615BF6"/>
    <w:rsid w:val="00616E7B"/>
    <w:rsid w:val="00617750"/>
    <w:rsid w:val="00620C4D"/>
    <w:rsid w:val="00621532"/>
    <w:rsid w:val="00624E34"/>
    <w:rsid w:val="00627C9F"/>
    <w:rsid w:val="00630F53"/>
    <w:rsid w:val="00632046"/>
    <w:rsid w:val="00632066"/>
    <w:rsid w:val="00637456"/>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1613C"/>
    <w:rsid w:val="0072024F"/>
    <w:rsid w:val="00723EFD"/>
    <w:rsid w:val="00727986"/>
    <w:rsid w:val="00731DA9"/>
    <w:rsid w:val="00735E60"/>
    <w:rsid w:val="00741997"/>
    <w:rsid w:val="007468AB"/>
    <w:rsid w:val="00747C3C"/>
    <w:rsid w:val="00751F8D"/>
    <w:rsid w:val="0075256D"/>
    <w:rsid w:val="00752E62"/>
    <w:rsid w:val="007561CB"/>
    <w:rsid w:val="0076354C"/>
    <w:rsid w:val="0077605A"/>
    <w:rsid w:val="0077716E"/>
    <w:rsid w:val="0077738E"/>
    <w:rsid w:val="00786539"/>
    <w:rsid w:val="00787E46"/>
    <w:rsid w:val="00791DE4"/>
    <w:rsid w:val="00793A54"/>
    <w:rsid w:val="00795D60"/>
    <w:rsid w:val="0079727D"/>
    <w:rsid w:val="0079742B"/>
    <w:rsid w:val="007A1550"/>
    <w:rsid w:val="007A5A04"/>
    <w:rsid w:val="007B5358"/>
    <w:rsid w:val="007C2F47"/>
    <w:rsid w:val="007C38BC"/>
    <w:rsid w:val="007C4C5E"/>
    <w:rsid w:val="007C4F51"/>
    <w:rsid w:val="007C6528"/>
    <w:rsid w:val="007C6545"/>
    <w:rsid w:val="007D01B9"/>
    <w:rsid w:val="007D0E0F"/>
    <w:rsid w:val="007D0F7C"/>
    <w:rsid w:val="007D4322"/>
    <w:rsid w:val="007D5306"/>
    <w:rsid w:val="007E1041"/>
    <w:rsid w:val="007E4AAE"/>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3866"/>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555"/>
    <w:rsid w:val="00930D65"/>
    <w:rsid w:val="009337B0"/>
    <w:rsid w:val="00940821"/>
    <w:rsid w:val="00941CF4"/>
    <w:rsid w:val="009462E6"/>
    <w:rsid w:val="00946982"/>
    <w:rsid w:val="00953475"/>
    <w:rsid w:val="00954770"/>
    <w:rsid w:val="0095639C"/>
    <w:rsid w:val="00957D16"/>
    <w:rsid w:val="00965822"/>
    <w:rsid w:val="00965D4B"/>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BDC"/>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61C7"/>
    <w:rsid w:val="00A96D87"/>
    <w:rsid w:val="00AA78C2"/>
    <w:rsid w:val="00AB4845"/>
    <w:rsid w:val="00AB7A2D"/>
    <w:rsid w:val="00AC2A32"/>
    <w:rsid w:val="00AC3440"/>
    <w:rsid w:val="00AC41CB"/>
    <w:rsid w:val="00AC4370"/>
    <w:rsid w:val="00AD0249"/>
    <w:rsid w:val="00AD40B2"/>
    <w:rsid w:val="00AD5973"/>
    <w:rsid w:val="00AD5F93"/>
    <w:rsid w:val="00AE0ADF"/>
    <w:rsid w:val="00AE44ED"/>
    <w:rsid w:val="00AE7715"/>
    <w:rsid w:val="00AF1C13"/>
    <w:rsid w:val="00AF2565"/>
    <w:rsid w:val="00AF6828"/>
    <w:rsid w:val="00B009F9"/>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C05E8"/>
    <w:rsid w:val="00BE07B0"/>
    <w:rsid w:val="00BE0C2E"/>
    <w:rsid w:val="00BE16D3"/>
    <w:rsid w:val="00BE39AF"/>
    <w:rsid w:val="00BE59E8"/>
    <w:rsid w:val="00BF02C4"/>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80F86"/>
    <w:rsid w:val="00C83BBA"/>
    <w:rsid w:val="00C84D30"/>
    <w:rsid w:val="00C85C22"/>
    <w:rsid w:val="00C96C87"/>
    <w:rsid w:val="00CA4EDC"/>
    <w:rsid w:val="00CA58D3"/>
    <w:rsid w:val="00CB0B74"/>
    <w:rsid w:val="00CB4EDD"/>
    <w:rsid w:val="00CC537E"/>
    <w:rsid w:val="00CC76A5"/>
    <w:rsid w:val="00CD0B3A"/>
    <w:rsid w:val="00CD1926"/>
    <w:rsid w:val="00CD6053"/>
    <w:rsid w:val="00CD7BF6"/>
    <w:rsid w:val="00CE2402"/>
    <w:rsid w:val="00CE3589"/>
    <w:rsid w:val="00CE4420"/>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C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6F35"/>
    <w:rsid w:val="00E530FA"/>
    <w:rsid w:val="00E54112"/>
    <w:rsid w:val="00E5548F"/>
    <w:rsid w:val="00E5560D"/>
    <w:rsid w:val="00E56232"/>
    <w:rsid w:val="00E60712"/>
    <w:rsid w:val="00E7455B"/>
    <w:rsid w:val="00E75361"/>
    <w:rsid w:val="00E76F06"/>
    <w:rsid w:val="00E871C8"/>
    <w:rsid w:val="00E94B09"/>
    <w:rsid w:val="00E952DE"/>
    <w:rsid w:val="00E97668"/>
    <w:rsid w:val="00EA175B"/>
    <w:rsid w:val="00EA78D8"/>
    <w:rsid w:val="00EB1FA4"/>
    <w:rsid w:val="00EB3E8E"/>
    <w:rsid w:val="00EB5504"/>
    <w:rsid w:val="00EB6B31"/>
    <w:rsid w:val="00EB6B6C"/>
    <w:rsid w:val="00EC1BEF"/>
    <w:rsid w:val="00EC280C"/>
    <w:rsid w:val="00EC307C"/>
    <w:rsid w:val="00EC7111"/>
    <w:rsid w:val="00EC78A7"/>
    <w:rsid w:val="00EE276B"/>
    <w:rsid w:val="00EF0057"/>
    <w:rsid w:val="00EF0CDF"/>
    <w:rsid w:val="00EF1871"/>
    <w:rsid w:val="00EF3CAA"/>
    <w:rsid w:val="00F0164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64028"/>
    <w:rsid w:val="00F67539"/>
    <w:rsid w:val="00F72C15"/>
    <w:rsid w:val="00F730FD"/>
    <w:rsid w:val="00F740CE"/>
    <w:rsid w:val="00F760A8"/>
    <w:rsid w:val="00F82485"/>
    <w:rsid w:val="00F8264A"/>
    <w:rsid w:val="00F84552"/>
    <w:rsid w:val="00F867C2"/>
    <w:rsid w:val="00F867D3"/>
    <w:rsid w:val="00F922C8"/>
    <w:rsid w:val="00F92514"/>
    <w:rsid w:val="00F93C30"/>
    <w:rsid w:val="00F96DD7"/>
    <w:rsid w:val="00FA07C7"/>
    <w:rsid w:val="00FA2442"/>
    <w:rsid w:val="00FA5E28"/>
    <w:rsid w:val="00FB02B1"/>
    <w:rsid w:val="00FB3C79"/>
    <w:rsid w:val="00FB6197"/>
    <w:rsid w:val="00FB6BCB"/>
    <w:rsid w:val="00FC04D5"/>
    <w:rsid w:val="00FC2595"/>
    <w:rsid w:val="00FC2C8A"/>
    <w:rsid w:val="00FC378A"/>
    <w:rsid w:val="00FD12AD"/>
    <w:rsid w:val="00FD151D"/>
    <w:rsid w:val="00FD16A7"/>
    <w:rsid w:val="00FD4C17"/>
    <w:rsid w:val="00FE16F9"/>
    <w:rsid w:val="00FE5B1B"/>
    <w:rsid w:val="00FF0FCA"/>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 Id="R677dc6eb919c4e9d"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68368-8091-402A-893A-3EBF224FD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TotalTime>
  <Pages>54</Pages>
  <Words>30330</Words>
  <Characters>163783</Characters>
  <Application>Microsoft Office Word</Application>
  <DocSecurity>0</DocSecurity>
  <Lines>1364</Lines>
  <Paragraphs>387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626</cp:revision>
  <dcterms:created xsi:type="dcterms:W3CDTF">2017-11-17T15:19:00Z</dcterms:created>
  <dcterms:modified xsi:type="dcterms:W3CDTF">2020-02-25T17:00:00Z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