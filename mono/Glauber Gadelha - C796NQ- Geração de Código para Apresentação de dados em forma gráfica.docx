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A73" w:rsidRDefault="00A004B7">
      <w:pPr>
        <w:pStyle w:val="SemEspaamento"/>
        <w:jc w:val="center"/>
        <w:pPrChange w:id="0" w:author="glaubergad" w:date="2019-03-05T18:49:00Z">
          <w:pPr>
            <w:spacing w:line="240" w:lineRule="auto"/>
            <w:contextualSpacing/>
            <w:jc w:val="center"/>
          </w:pPr>
        </w:pPrChange>
      </w:pPr>
      <w:r w:rsidRPr="002B2829">
        <w:t>INSTITUTO FEDERAL DE EDUCAÇÃO, CIÊNCIA E TECNOLOGIA DO PARÁ</w:t>
      </w:r>
      <w:r w:rsidR="000D5BE3">
        <w:t xml:space="preserve"> CAMPUS </w:t>
      </w:r>
      <w:proofErr w:type="gramStart"/>
      <w:r w:rsidR="000D5BE3">
        <w:t>BELÉM</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00771DDE">
      <w:pPr>
        <w:pStyle w:val="Ttulo3"/>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Default="00A004B7" w:rsidP="0099743A">
      <w:pPr>
        <w:jc w:val="center"/>
        <w:rPr>
          <w:rFonts w:cs="Times New Roman"/>
          <w:szCs w:val="24"/>
        </w:rPr>
      </w:pPr>
    </w:p>
    <w:p w:rsidR="00FF1D52" w:rsidRPr="002B2829" w:rsidRDefault="00FF1D52" w:rsidP="0099743A">
      <w:pPr>
        <w:jc w:val="center"/>
        <w:rPr>
          <w:rFonts w:cs="Times New Roman"/>
          <w:szCs w:val="24"/>
        </w:rPr>
      </w:pPr>
    </w:p>
    <w:p w:rsidR="00CE3589" w:rsidRPr="002B2829" w:rsidRDefault="00CE3589" w:rsidP="00CE3589">
      <w:pPr>
        <w:spacing w:line="240" w:lineRule="auto"/>
        <w:jc w:val="center"/>
        <w:rPr>
          <w:rFonts w:cs="Times New Roman"/>
          <w:b/>
          <w:bCs/>
          <w:sz w:val="28"/>
          <w:szCs w:val="28"/>
        </w:rPr>
      </w:pPr>
      <w:r>
        <w:rPr>
          <w:rFonts w:cs="Times New Roman"/>
          <w:b/>
          <w:bCs/>
          <w:sz w:val="28"/>
          <w:szCs w:val="28"/>
        </w:rPr>
        <w:t>Gerador de quadros de apresentação de dados em formato de Dashboards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10E6EC3D" w:rsidRPr="002B2829" w:rsidRDefault="00141AF0" w:rsidP="10E6EC3D">
      <w:pPr>
        <w:spacing w:line="240" w:lineRule="auto"/>
        <w:jc w:val="center"/>
        <w:rPr>
          <w:rFonts w:cs="Times New Roman"/>
          <w:b/>
          <w:bCs/>
          <w:sz w:val="28"/>
          <w:szCs w:val="28"/>
        </w:rPr>
      </w:pPr>
      <w:r>
        <w:rPr>
          <w:rFonts w:cs="Times New Roman"/>
          <w:b/>
          <w:bCs/>
          <w:sz w:val="28"/>
          <w:szCs w:val="28"/>
        </w:rPr>
        <w:t>Gerador de quadros de apresentação de dados em formato de Dashboards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Trabalho de Conclusão de Curso apresentado à coordenação do curso de Tecnologia em Análise e Desenvolvimento de Sistemas do Instituto Federal de Educação, Ciência e Tecnolog</w:t>
      </w:r>
      <w:r w:rsidR="009760D3">
        <w:rPr>
          <w:rFonts w:cs="Times New Roman"/>
        </w:rPr>
        <w:t>ia do Pará para obtenção de Grau</w:t>
      </w:r>
      <w:r w:rsidRPr="002B2829">
        <w:rPr>
          <w:rFonts w:cs="Times New Roman"/>
        </w:rPr>
        <w:t xml:space="preserve"> 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Del="00206BC6" w:rsidRDefault="00727986" w:rsidP="0099743A">
      <w:pPr>
        <w:jc w:val="center"/>
        <w:rPr>
          <w:del w:id="1" w:author="glaubergad" w:date="2019-03-04T20:20:00Z"/>
          <w:rFonts w:cs="Times New Roman"/>
          <w:szCs w:val="24"/>
        </w:rPr>
      </w:pPr>
    </w:p>
    <w:p w:rsidR="00727986" w:rsidRPr="002B2829" w:rsidRDefault="00727986" w:rsidP="0099743A">
      <w:pPr>
        <w:jc w:val="center"/>
        <w:rPr>
          <w:rFonts w:cs="Times New Roman"/>
          <w:szCs w:val="24"/>
        </w:rPr>
      </w:pPr>
    </w:p>
    <w:p w:rsidR="00A004B7" w:rsidRPr="002B2829" w:rsidRDefault="00A004B7" w:rsidP="0099743A">
      <w:pPr>
        <w:jc w:val="center"/>
        <w:rPr>
          <w:rFonts w:cs="Times New Roman"/>
          <w:szCs w:val="24"/>
        </w:rPr>
      </w:pPr>
    </w:p>
    <w:p w:rsidR="004D64D2" w:rsidRPr="002B2829" w:rsidRDefault="004D64D2" w:rsidP="0099743A">
      <w:pPr>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5B1B18"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p>
    <w:p w:rsidR="005B1B18" w:rsidRDefault="005B1B18" w:rsidP="00BF02C4">
      <w:pPr>
        <w:spacing w:line="240" w:lineRule="auto"/>
        <w:jc w:val="center"/>
        <w:rPr>
          <w:rFonts w:cs="Times New Roman"/>
          <w:szCs w:val="24"/>
        </w:rPr>
        <w:sectPr w:rsidR="005B1B18" w:rsidSect="003232F1">
          <w:headerReference w:type="default" r:id="rId9"/>
          <w:pgSz w:w="11906" w:h="16838" w:code="9"/>
          <w:pgMar w:top="1701" w:right="1134" w:bottom="1134" w:left="1701" w:header="709" w:footer="709" w:gutter="0"/>
          <w:cols w:space="708"/>
          <w:docGrid w:linePitch="360"/>
        </w:sectPr>
      </w:pPr>
    </w:p>
    <w:p w:rsidR="00A41A6D" w:rsidRPr="002B2829" w:rsidRDefault="00A41A6D" w:rsidP="00BF02C4">
      <w:pPr>
        <w:spacing w:line="240" w:lineRule="auto"/>
        <w:jc w:val="center"/>
        <w:rPr>
          <w:rFonts w:cs="Times New Roman"/>
          <w:szCs w:val="24"/>
        </w:rPr>
      </w:pPr>
      <w:r w:rsidRPr="002B2829">
        <w:rPr>
          <w:rFonts w:cs="Times New Roman"/>
          <w:szCs w:val="24"/>
        </w:rPr>
        <w:lastRenderedPageBreak/>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99743A">
      <w:pPr>
        <w:jc w:val="center"/>
        <w:rPr>
          <w:rFonts w:cs="Times New Roman"/>
          <w:szCs w:val="24"/>
        </w:rPr>
      </w:pPr>
    </w:p>
    <w:p w:rsidR="003232F1" w:rsidRDefault="003232F1" w:rsidP="0099743A">
      <w:pPr>
        <w:jc w:val="center"/>
        <w:rPr>
          <w:rFonts w:cs="Times New Roman"/>
          <w:szCs w:val="24"/>
        </w:rPr>
      </w:pPr>
    </w:p>
    <w:p w:rsidR="003232F1" w:rsidRPr="002B2829" w:rsidRDefault="003232F1" w:rsidP="0099743A">
      <w:pPr>
        <w:jc w:val="center"/>
        <w:rPr>
          <w:rFonts w:cs="Times New Roman"/>
          <w:szCs w:val="24"/>
        </w:rPr>
      </w:pPr>
    </w:p>
    <w:p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é um estudo d</w:t>
      </w:r>
      <w:r w:rsidR="00067EDF">
        <w:t>e</w:t>
      </w:r>
      <w:del w:id="2" w:author="glaubergad" w:date="2019-03-04T20:21:00Z">
        <w:r w:rsidRPr="002B2829" w:rsidDel="00206BC6">
          <w:delText>os padrões de projeto para</w:delText>
        </w:r>
      </w:del>
      <w:ins w:id="3" w:author="glaubergad" w:date="2019-03-04T20:21:00Z">
        <w:r w:rsidR="00206BC6">
          <w:t xml:space="preserve"> reuso de software e</w:t>
        </w:r>
      </w:ins>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Pr="002B2829">
        <w:t xml:space="preserve"> </w:t>
      </w:r>
      <w:r w:rsidR="00DD4CC8">
        <w:t xml:space="preserve">que gera um quadro de </w:t>
      </w:r>
      <w:r w:rsidRPr="002B2829">
        <w:t xml:space="preserve">apresentação de dados </w:t>
      </w:r>
      <w:del w:id="4" w:author="glaubergad" w:date="2019-03-04T20:21:00Z">
        <w:r w:rsidRPr="002B2829" w:rsidDel="00206BC6">
          <w:delText xml:space="preserve">tabulados </w:delText>
        </w:r>
      </w:del>
      <w:r w:rsidR="00E034AB" w:rsidRPr="002B2829">
        <w:t xml:space="preserve">em formato gráfico, </w:t>
      </w:r>
      <w:r w:rsidR="002555FD">
        <w:t>o</w:t>
      </w:r>
      <w:r w:rsidR="00E034AB" w:rsidRPr="002B2829">
        <w:t xml:space="preserve"> que chamamos comumente de Dashboards.</w:t>
      </w:r>
      <w:r w:rsidRPr="002B2829">
        <w:t xml:space="preserve"> </w:t>
      </w:r>
    </w:p>
    <w:p w:rsidR="00145C67" w:rsidRPr="002B2829" w:rsidRDefault="00145C67" w:rsidP="005B70D0">
      <w:pPr>
        <w:spacing w:line="240" w:lineRule="auto"/>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dashboards,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2B2829" w:rsidRDefault="00A41A6D" w:rsidP="0099743A">
      <w:pPr>
        <w:jc w:val="center"/>
        <w:rPr>
          <w:rFonts w:cs="Times New Roman"/>
          <w:b/>
          <w:szCs w:val="24"/>
        </w:rPr>
      </w:pPr>
      <w:r w:rsidRPr="002B2829">
        <w:rPr>
          <w:rFonts w:cs="Times New Roman"/>
          <w:b/>
          <w:szCs w:val="24"/>
        </w:rPr>
        <w:lastRenderedPageBreak/>
        <w:t>ABSTRACT</w:t>
      </w:r>
    </w:p>
    <w:p w:rsidR="00145C67" w:rsidRDefault="00145C67" w:rsidP="0099743A">
      <w:pPr>
        <w:jc w:val="center"/>
        <w:rPr>
          <w:rFonts w:cs="Times New Roman"/>
          <w:b/>
          <w:szCs w:val="24"/>
        </w:rPr>
      </w:pPr>
    </w:p>
    <w:p w:rsidR="003232F1" w:rsidRDefault="003232F1" w:rsidP="0099743A">
      <w:pPr>
        <w:jc w:val="center"/>
        <w:rPr>
          <w:rFonts w:cs="Times New Roman"/>
          <w:b/>
          <w:szCs w:val="24"/>
        </w:rPr>
      </w:pPr>
    </w:p>
    <w:p w:rsidR="003232F1" w:rsidRPr="002B2829" w:rsidRDefault="003232F1" w:rsidP="0099743A">
      <w:pPr>
        <w:jc w:val="center"/>
        <w:rPr>
          <w:rFonts w:cs="Times New Roman"/>
          <w:b/>
          <w:szCs w:val="24"/>
        </w:rPr>
      </w:pPr>
    </w:p>
    <w:p w:rsidR="00E034AB" w:rsidRDefault="00F92514" w:rsidP="00CD0B3A">
      <w:r w:rsidRPr="00F92514">
        <w:t xml:space="preserve">In </w:t>
      </w:r>
      <w:proofErr w:type="spellStart"/>
      <w:r w:rsidRPr="00F92514">
        <w:t>the</w:t>
      </w:r>
      <w:proofErr w:type="spellEnd"/>
      <w:r w:rsidRPr="00F92514">
        <w:t xml:space="preserve"> world </w:t>
      </w:r>
      <w:proofErr w:type="spellStart"/>
      <w:r w:rsidRPr="00F92514">
        <w:t>scenario</w:t>
      </w:r>
      <w:proofErr w:type="spellEnd"/>
      <w:r w:rsidRPr="00F92514">
        <w:t xml:space="preserve">, </w:t>
      </w:r>
      <w:proofErr w:type="spellStart"/>
      <w:r w:rsidRPr="00F92514">
        <w:t>the</w:t>
      </w:r>
      <w:proofErr w:type="spellEnd"/>
      <w:r w:rsidRPr="00F92514">
        <w:t xml:space="preserve"> </w:t>
      </w:r>
      <w:proofErr w:type="spellStart"/>
      <w:r w:rsidRPr="00F92514">
        <w:t>demand</w:t>
      </w:r>
      <w:proofErr w:type="spellEnd"/>
      <w:r w:rsidRPr="00F92514">
        <w:t xml:space="preserve"> for digital systems </w:t>
      </w:r>
      <w:proofErr w:type="spellStart"/>
      <w:r w:rsidRPr="00F92514">
        <w:t>is</w:t>
      </w:r>
      <w:proofErr w:type="spellEnd"/>
      <w:r w:rsidRPr="00F92514">
        <w:t xml:space="preserve"> </w:t>
      </w:r>
      <w:proofErr w:type="spellStart"/>
      <w:r w:rsidRPr="00F92514">
        <w:t>constantly</w:t>
      </w:r>
      <w:proofErr w:type="spellEnd"/>
      <w:r w:rsidRPr="00F92514">
        <w:t xml:space="preserve"> </w:t>
      </w:r>
      <w:proofErr w:type="spellStart"/>
      <w:r w:rsidRPr="00F92514">
        <w:t>growing</w:t>
      </w:r>
      <w:proofErr w:type="spellEnd"/>
      <w:r w:rsidRPr="00F92514">
        <w:t xml:space="preserve">, </w:t>
      </w:r>
      <w:proofErr w:type="spellStart"/>
      <w:r w:rsidRPr="00F92514">
        <w:t>requiring</w:t>
      </w:r>
      <w:proofErr w:type="spellEnd"/>
      <w:r w:rsidRPr="00F92514">
        <w:t xml:space="preserve"> </w:t>
      </w:r>
      <w:proofErr w:type="spellStart"/>
      <w:r w:rsidRPr="00F92514">
        <w:t>alignment</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most</w:t>
      </w:r>
      <w:proofErr w:type="spellEnd"/>
      <w:r w:rsidRPr="00F92514">
        <w:t xml:space="preserve"> </w:t>
      </w:r>
      <w:proofErr w:type="spellStart"/>
      <w:r w:rsidRPr="00F92514">
        <w:t>current</w:t>
      </w:r>
      <w:proofErr w:type="spellEnd"/>
      <w:r w:rsidRPr="00F92514">
        <w:t xml:space="preserve"> </w:t>
      </w:r>
      <w:proofErr w:type="spellStart"/>
      <w:proofErr w:type="gramStart"/>
      <w:r w:rsidRPr="00F92514">
        <w:t>technologies</w:t>
      </w:r>
      <w:proofErr w:type="spellEnd"/>
      <w:proofErr w:type="gramEnd"/>
      <w:r w:rsidRPr="00F92514">
        <w:t xml:space="preserve"> </w:t>
      </w:r>
      <w:proofErr w:type="spellStart"/>
      <w:r w:rsidRPr="00F92514">
        <w:t>and</w:t>
      </w:r>
      <w:proofErr w:type="spellEnd"/>
      <w:r w:rsidRPr="00F92514">
        <w:t xml:space="preserve"> </w:t>
      </w:r>
      <w:proofErr w:type="spellStart"/>
      <w:r w:rsidRPr="00F92514">
        <w:t>the</w:t>
      </w:r>
      <w:proofErr w:type="spellEnd"/>
      <w:r w:rsidRPr="00F92514">
        <w:t xml:space="preserve"> use </w:t>
      </w:r>
      <w:proofErr w:type="spellStart"/>
      <w:r w:rsidRPr="00F92514">
        <w:t>of</w:t>
      </w:r>
      <w:proofErr w:type="spellEnd"/>
      <w:r w:rsidRPr="00F92514">
        <w:t xml:space="preserve"> tools </w:t>
      </w:r>
      <w:proofErr w:type="spellStart"/>
      <w:r w:rsidRPr="00F92514">
        <w:t>that</w:t>
      </w:r>
      <w:proofErr w:type="spellEnd"/>
      <w:r w:rsidRPr="00F92514">
        <w:t xml:space="preserve"> </w:t>
      </w:r>
      <w:proofErr w:type="spellStart"/>
      <w:r w:rsidRPr="00F92514">
        <w:t>accelerate</w:t>
      </w:r>
      <w:proofErr w:type="spellEnd"/>
      <w:r w:rsidRPr="00F92514">
        <w:t xml:space="preserve"> </w:t>
      </w:r>
      <w:proofErr w:type="spellStart"/>
      <w:r w:rsidRPr="00F92514">
        <w:t>the</w:t>
      </w:r>
      <w:proofErr w:type="spellEnd"/>
      <w:r w:rsidRPr="00F92514">
        <w:t xml:space="preserve"> delivery </w:t>
      </w:r>
      <w:proofErr w:type="spellStart"/>
      <w:r w:rsidRPr="00F92514">
        <w:t>of</w:t>
      </w:r>
      <w:proofErr w:type="spellEnd"/>
      <w:r w:rsidRPr="00F92514">
        <w:t xml:space="preserve"> </w:t>
      </w:r>
      <w:proofErr w:type="spellStart"/>
      <w:r w:rsidRPr="00F92514">
        <w:t>applications</w:t>
      </w:r>
      <w:proofErr w:type="spellEnd"/>
      <w:r w:rsidRPr="00F92514">
        <w:t xml:space="preserve"> in </w:t>
      </w:r>
      <w:proofErr w:type="spellStart"/>
      <w:r w:rsidRPr="00F92514">
        <w:t>the</w:t>
      </w:r>
      <w:proofErr w:type="spellEnd"/>
      <w:r w:rsidRPr="00F92514">
        <w:t xml:space="preserve"> </w:t>
      </w:r>
      <w:proofErr w:type="spellStart"/>
      <w:r w:rsidRPr="00F92514">
        <w:t>shortest</w:t>
      </w:r>
      <w:proofErr w:type="spellEnd"/>
      <w:r w:rsidRPr="00F92514">
        <w:t xml:space="preserve"> </w:t>
      </w:r>
      <w:proofErr w:type="spellStart"/>
      <w:r w:rsidRPr="00F92514">
        <w:t>possible</w:t>
      </w:r>
      <w:proofErr w:type="spellEnd"/>
      <w:r w:rsidRPr="00F92514">
        <w:t xml:space="preserve"> time. In software </w:t>
      </w:r>
      <w:proofErr w:type="spellStart"/>
      <w:r w:rsidRPr="00F92514">
        <w:t>development</w:t>
      </w:r>
      <w:proofErr w:type="spellEnd"/>
      <w:r w:rsidRPr="00F92514">
        <w:t xml:space="preserve">, </w:t>
      </w:r>
      <w:proofErr w:type="spellStart"/>
      <w:r w:rsidRPr="00F92514">
        <w:t>regardless</w:t>
      </w:r>
      <w:proofErr w:type="spellEnd"/>
      <w:r w:rsidRPr="00F92514">
        <w:t xml:space="preserve"> </w:t>
      </w:r>
      <w:proofErr w:type="spellStart"/>
      <w:r w:rsidRPr="00F92514">
        <w:t>of</w:t>
      </w:r>
      <w:proofErr w:type="spellEnd"/>
      <w:r w:rsidRPr="00F92514">
        <w:t xml:space="preserve"> </w:t>
      </w:r>
      <w:proofErr w:type="spellStart"/>
      <w:r w:rsidRPr="00F92514">
        <w:t>the</w:t>
      </w:r>
      <w:proofErr w:type="spellEnd"/>
      <w:r w:rsidRPr="00F92514">
        <w:t xml:space="preserve"> </w:t>
      </w:r>
      <w:proofErr w:type="spellStart"/>
      <w:r w:rsidRPr="00F92514">
        <w:t>programming</w:t>
      </w:r>
      <w:proofErr w:type="spellEnd"/>
      <w:r w:rsidRPr="00F92514">
        <w:t xml:space="preserve"> </w:t>
      </w:r>
      <w:proofErr w:type="spellStart"/>
      <w:r w:rsidRPr="00F92514">
        <w:t>language</w:t>
      </w:r>
      <w:proofErr w:type="spellEnd"/>
      <w:r w:rsidRPr="00F92514">
        <w:t xml:space="preserve"> </w:t>
      </w:r>
      <w:proofErr w:type="spellStart"/>
      <w:r w:rsidRPr="00F92514">
        <w:t>used</w:t>
      </w:r>
      <w:proofErr w:type="spellEnd"/>
      <w:r w:rsidRPr="00F92514">
        <w:t xml:space="preserve">, </w:t>
      </w:r>
      <w:proofErr w:type="spellStart"/>
      <w:r w:rsidRPr="00F92514">
        <w:t>the</w:t>
      </w:r>
      <w:proofErr w:type="spellEnd"/>
      <w:r w:rsidRPr="00F92514">
        <w:t xml:space="preserve"> </w:t>
      </w:r>
      <w:proofErr w:type="spellStart"/>
      <w:r w:rsidRPr="00F92514">
        <w:t>need</w:t>
      </w:r>
      <w:proofErr w:type="spellEnd"/>
      <w:r w:rsidRPr="00F92514">
        <w:t xml:space="preserve"> </w:t>
      </w:r>
      <w:proofErr w:type="spellStart"/>
      <w:r w:rsidRPr="00F92514">
        <w:t>to</w:t>
      </w:r>
      <w:proofErr w:type="spellEnd"/>
      <w:r w:rsidRPr="00F92514">
        <w:t xml:space="preserve"> </w:t>
      </w:r>
      <w:proofErr w:type="spellStart"/>
      <w:r w:rsidRPr="00F92514">
        <w:t>implement</w:t>
      </w:r>
      <w:proofErr w:type="spellEnd"/>
      <w:r w:rsidRPr="00F92514">
        <w:t xml:space="preserve"> </w:t>
      </w:r>
      <w:proofErr w:type="spellStart"/>
      <w:r w:rsidRPr="00F92514">
        <w:t>large</w:t>
      </w:r>
      <w:proofErr w:type="spellEnd"/>
      <w:r w:rsidRPr="00F92514">
        <w:t xml:space="preserve"> </w:t>
      </w:r>
      <w:proofErr w:type="spellStart"/>
      <w:r w:rsidRPr="00F92514">
        <w:t>and</w:t>
      </w:r>
      <w:proofErr w:type="spellEnd"/>
      <w:r w:rsidRPr="00F92514">
        <w:t xml:space="preserve"> </w:t>
      </w:r>
      <w:proofErr w:type="spellStart"/>
      <w:r w:rsidRPr="00F92514">
        <w:t>complex</w:t>
      </w:r>
      <w:proofErr w:type="spellEnd"/>
      <w:r w:rsidRPr="00F92514">
        <w:t xml:space="preserve"> </w:t>
      </w:r>
      <w:proofErr w:type="spellStart"/>
      <w:r w:rsidRPr="00F92514">
        <w:t>code</w:t>
      </w:r>
      <w:proofErr w:type="spellEnd"/>
      <w:r w:rsidRPr="00F92514">
        <w:t xml:space="preserve"> </w:t>
      </w:r>
      <w:proofErr w:type="spellStart"/>
      <w:r w:rsidRPr="00F92514">
        <w:t>blocks</w:t>
      </w:r>
      <w:proofErr w:type="spellEnd"/>
      <w:r w:rsidRPr="00F92514">
        <w:t xml:space="preserve"> </w:t>
      </w:r>
      <w:proofErr w:type="spellStart"/>
      <w:r w:rsidRPr="00F92514">
        <w:t>on</w:t>
      </w:r>
      <w:proofErr w:type="spellEnd"/>
      <w:r w:rsidRPr="00F92514">
        <w:t xml:space="preserve"> a </w:t>
      </w:r>
      <w:proofErr w:type="spellStart"/>
      <w:r w:rsidRPr="00F92514">
        <w:t>recurring</w:t>
      </w:r>
      <w:proofErr w:type="spellEnd"/>
      <w:r w:rsidRPr="00F92514">
        <w:t xml:space="preserve"> </w:t>
      </w:r>
      <w:proofErr w:type="spellStart"/>
      <w:r w:rsidRPr="00F92514">
        <w:t>basis</w:t>
      </w:r>
      <w:proofErr w:type="spellEnd"/>
      <w:r w:rsidRPr="00F92514">
        <w:t xml:space="preserve"> </w:t>
      </w:r>
      <w:proofErr w:type="spellStart"/>
      <w:r w:rsidRPr="00F92514">
        <w:t>is</w:t>
      </w:r>
      <w:proofErr w:type="spellEnd"/>
      <w:r w:rsidRPr="00F92514">
        <w:t xml:space="preserve"> </w:t>
      </w:r>
      <w:proofErr w:type="spellStart"/>
      <w:r w:rsidRPr="00F92514">
        <w:t>present</w:t>
      </w:r>
      <w:proofErr w:type="spellEnd"/>
      <w:r w:rsidRPr="00F92514">
        <w:t xml:space="preserve"> </w:t>
      </w:r>
      <w:proofErr w:type="spellStart"/>
      <w:r w:rsidRPr="00F92514">
        <w:t>daily</w:t>
      </w:r>
      <w:proofErr w:type="spellEnd"/>
      <w:r w:rsidRPr="00F92514">
        <w:t xml:space="preserve"> </w:t>
      </w:r>
      <w:r w:rsidR="00A80778">
        <w:t xml:space="preserve">in </w:t>
      </w:r>
      <w:proofErr w:type="spellStart"/>
      <w:r w:rsidRPr="00F92514">
        <w:t>professionals</w:t>
      </w:r>
      <w:proofErr w:type="spellEnd"/>
      <w:r w:rsidR="00A80778" w:rsidRPr="00A80778">
        <w:t xml:space="preserve"> </w:t>
      </w:r>
      <w:proofErr w:type="spellStart"/>
      <w:r w:rsidR="00A80778" w:rsidRPr="00F92514">
        <w:t>lives</w:t>
      </w:r>
      <w:proofErr w:type="spellEnd"/>
      <w:r w:rsidRPr="00F92514">
        <w:t xml:space="preserve">, </w:t>
      </w:r>
      <w:proofErr w:type="spellStart"/>
      <w:r w:rsidRPr="00F92514">
        <w:t>therefore</w:t>
      </w:r>
      <w:proofErr w:type="spellEnd"/>
      <w:r w:rsidRPr="00F92514">
        <w:t xml:space="preserve">, </w:t>
      </w:r>
      <w:proofErr w:type="spellStart"/>
      <w:r w:rsidRPr="00F92514">
        <w:t>any</w:t>
      </w:r>
      <w:proofErr w:type="spellEnd"/>
      <w:r w:rsidRPr="00F92514">
        <w:t xml:space="preserve"> tool </w:t>
      </w:r>
      <w:proofErr w:type="spellStart"/>
      <w:r w:rsidRPr="00F92514">
        <w:t>that</w:t>
      </w:r>
      <w:proofErr w:type="spellEnd"/>
      <w:r w:rsidRPr="00F92514">
        <w:t xml:space="preserve"> </w:t>
      </w:r>
      <w:proofErr w:type="spellStart"/>
      <w:r w:rsidRPr="00F92514">
        <w:t>facilitates</w:t>
      </w:r>
      <w:proofErr w:type="spellEnd"/>
      <w:r w:rsidRPr="00F92514">
        <w:t xml:space="preserve"> </w:t>
      </w:r>
      <w:proofErr w:type="spellStart"/>
      <w:r w:rsidRPr="00F92514">
        <w:t>the</w:t>
      </w:r>
      <w:proofErr w:type="spellEnd"/>
      <w:r w:rsidRPr="00F92514">
        <w:t xml:space="preserve"> </w:t>
      </w:r>
      <w:proofErr w:type="spellStart"/>
      <w:r w:rsidRPr="00F92514">
        <w:t>application</w:t>
      </w:r>
      <w:proofErr w:type="spellEnd"/>
      <w:r w:rsidRPr="00F92514">
        <w:t xml:space="preserve"> </w:t>
      </w:r>
      <w:proofErr w:type="spellStart"/>
      <w:r w:rsidRPr="00F92514">
        <w:t>of</w:t>
      </w:r>
      <w:proofErr w:type="spellEnd"/>
      <w:r w:rsidRPr="00F92514">
        <w:t xml:space="preserve"> </w:t>
      </w:r>
      <w:proofErr w:type="spellStart"/>
      <w:r w:rsidRPr="00F92514">
        <w:t>these</w:t>
      </w:r>
      <w:proofErr w:type="spellEnd"/>
      <w:r w:rsidRPr="00F92514">
        <w:t xml:space="preserve"> </w:t>
      </w:r>
      <w:proofErr w:type="spellStart"/>
      <w:r w:rsidRPr="00F92514">
        <w:t>standardized</w:t>
      </w:r>
      <w:proofErr w:type="spellEnd"/>
      <w:r w:rsidRPr="00F92514">
        <w:t xml:space="preserve"> </w:t>
      </w:r>
      <w:proofErr w:type="spellStart"/>
      <w:r w:rsidRPr="00F92514">
        <w:t>blocks</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modifications</w:t>
      </w:r>
      <w:proofErr w:type="spellEnd"/>
      <w:r w:rsidRPr="00F92514">
        <w:t xml:space="preserve"> </w:t>
      </w:r>
      <w:proofErr w:type="spellStart"/>
      <w:r w:rsidRPr="00F92514">
        <w:t>necessary</w:t>
      </w:r>
      <w:proofErr w:type="spellEnd"/>
      <w:r w:rsidRPr="00F92514">
        <w:t xml:space="preserve"> </w:t>
      </w:r>
      <w:proofErr w:type="spellStart"/>
      <w:r w:rsidR="00A80778">
        <w:t>inside</w:t>
      </w:r>
      <w:proofErr w:type="spellEnd"/>
      <w:r w:rsidR="00A80778">
        <w:t xml:space="preserve"> </w:t>
      </w:r>
      <w:proofErr w:type="spellStart"/>
      <w:r w:rsidR="00A80778">
        <w:t>the</w:t>
      </w:r>
      <w:proofErr w:type="spellEnd"/>
      <w:r w:rsidR="00A80778">
        <w:t xml:space="preserve"> </w:t>
      </w:r>
      <w:proofErr w:type="spellStart"/>
      <w:r w:rsidR="00A80778">
        <w:t>domain</w:t>
      </w:r>
      <w:proofErr w:type="spellEnd"/>
      <w:r w:rsidR="00A80778">
        <w:t xml:space="preserve"> </w:t>
      </w:r>
      <w:proofErr w:type="spellStart"/>
      <w:r w:rsidR="00A80778">
        <w:t>of</w:t>
      </w:r>
      <w:proofErr w:type="spellEnd"/>
      <w:r w:rsidRPr="00F92514">
        <w:t xml:space="preserve"> a </w:t>
      </w:r>
      <w:proofErr w:type="spellStart"/>
      <w:r w:rsidRPr="00F92514">
        <w:t>specific</w:t>
      </w:r>
      <w:proofErr w:type="spellEnd"/>
      <w:r w:rsidRPr="00F92514">
        <w:t xml:space="preserve"> </w:t>
      </w:r>
      <w:proofErr w:type="spellStart"/>
      <w:r w:rsidRPr="00F92514">
        <w:t>problem</w:t>
      </w:r>
      <w:proofErr w:type="spellEnd"/>
      <w:r w:rsidRPr="00F92514">
        <w:t xml:space="preserve">, </w:t>
      </w:r>
      <w:proofErr w:type="spellStart"/>
      <w:r w:rsidRPr="00F92514">
        <w:t>can</w:t>
      </w:r>
      <w:proofErr w:type="spellEnd"/>
      <w:r w:rsidRPr="00F92514">
        <w:t xml:space="preserve"> </w:t>
      </w:r>
      <w:proofErr w:type="spellStart"/>
      <w:r w:rsidRPr="00F92514">
        <w:t>avoid</w:t>
      </w:r>
      <w:proofErr w:type="spellEnd"/>
      <w:r w:rsidRPr="00F92514">
        <w:t xml:space="preserve"> </w:t>
      </w:r>
      <w:proofErr w:type="spellStart"/>
      <w:r w:rsidRPr="00F92514">
        <w:t>wasting</w:t>
      </w:r>
      <w:proofErr w:type="spellEnd"/>
      <w:r w:rsidRPr="00F92514">
        <w:t xml:space="preserve"> hours </w:t>
      </w:r>
      <w:proofErr w:type="spellStart"/>
      <w:r w:rsidRPr="00F92514">
        <w:t>of</w:t>
      </w:r>
      <w:proofErr w:type="spellEnd"/>
      <w:r w:rsidRPr="00F92514">
        <w:t xml:space="preserve"> </w:t>
      </w:r>
      <w:proofErr w:type="spellStart"/>
      <w:r w:rsidRPr="00F92514">
        <w:t>programming</w:t>
      </w:r>
      <w:proofErr w:type="spellEnd"/>
      <w:r w:rsidRPr="00F92514">
        <w:t xml:space="preserve">. In </w:t>
      </w:r>
      <w:proofErr w:type="spellStart"/>
      <w:r w:rsidRPr="00F92514">
        <w:t>view</w:t>
      </w:r>
      <w:proofErr w:type="spellEnd"/>
      <w:r w:rsidRPr="00F92514">
        <w:t xml:space="preserve"> </w:t>
      </w:r>
      <w:proofErr w:type="spellStart"/>
      <w:r w:rsidRPr="00F92514">
        <w:t>of</w:t>
      </w:r>
      <w:proofErr w:type="spellEnd"/>
      <w:r w:rsidRPr="00F92514">
        <w:t xml:space="preserve"> </w:t>
      </w:r>
      <w:proofErr w:type="spellStart"/>
      <w:r w:rsidRPr="00F92514">
        <w:t>these</w:t>
      </w:r>
      <w:proofErr w:type="spellEnd"/>
      <w:r w:rsidRPr="00F92514">
        <w:t xml:space="preserve"> </w:t>
      </w:r>
      <w:proofErr w:type="spellStart"/>
      <w:r w:rsidRPr="00F92514">
        <w:t>premises</w:t>
      </w:r>
      <w:proofErr w:type="spellEnd"/>
      <w:r w:rsidRPr="00F92514">
        <w:t xml:space="preserve">, </w:t>
      </w:r>
      <w:proofErr w:type="spellStart"/>
      <w:r w:rsidRPr="00F92514">
        <w:t>this</w:t>
      </w:r>
      <w:proofErr w:type="spellEnd"/>
      <w:r w:rsidRPr="00F92514">
        <w:t xml:space="preserve"> </w:t>
      </w:r>
      <w:proofErr w:type="spellStart"/>
      <w:r w:rsidRPr="00F92514">
        <w:t>work</w:t>
      </w:r>
      <w:proofErr w:type="spellEnd"/>
      <w:r w:rsidRPr="00F92514">
        <w:t xml:space="preserve"> </w:t>
      </w:r>
      <w:proofErr w:type="spellStart"/>
      <w:r w:rsidRPr="00F92514">
        <w:t>is</w:t>
      </w:r>
      <w:proofErr w:type="spellEnd"/>
      <w:r w:rsidRPr="00F92514">
        <w:t xml:space="preserve"> a </w:t>
      </w:r>
      <w:proofErr w:type="spellStart"/>
      <w:r w:rsidRPr="00F92514">
        <w:t>study</w:t>
      </w:r>
      <w:proofErr w:type="spellEnd"/>
      <w:r w:rsidRPr="00F92514">
        <w:t xml:space="preserve"> </w:t>
      </w:r>
      <w:proofErr w:type="spellStart"/>
      <w:r w:rsidRPr="00F92514">
        <w:t>of</w:t>
      </w:r>
      <w:proofErr w:type="spellEnd"/>
      <w:r w:rsidRPr="00F92514">
        <w:t xml:space="preserve"> software reuse </w:t>
      </w:r>
      <w:proofErr w:type="spellStart"/>
      <w:r w:rsidRPr="00F92514">
        <w:t>and</w:t>
      </w:r>
      <w:proofErr w:type="spellEnd"/>
      <w:r w:rsidRPr="00F92514">
        <w:t xml:space="preserve"> </w:t>
      </w:r>
      <w:proofErr w:type="spellStart"/>
      <w:r>
        <w:t>template-based</w:t>
      </w:r>
      <w:proofErr w:type="spellEnd"/>
      <w:r>
        <w:t xml:space="preserve"> </w:t>
      </w:r>
      <w:proofErr w:type="spellStart"/>
      <w:r>
        <w:t>source</w:t>
      </w:r>
      <w:proofErr w:type="spellEnd"/>
      <w:r>
        <w:t xml:space="preserve"> </w:t>
      </w:r>
      <w:proofErr w:type="spellStart"/>
      <w:r>
        <w:t>code</w:t>
      </w:r>
      <w:proofErr w:type="spellEnd"/>
      <w:r>
        <w:t xml:space="preserve"> </w:t>
      </w:r>
      <w:proofErr w:type="spellStart"/>
      <w:r w:rsidRPr="00F92514">
        <w:t>generation</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development</w:t>
      </w:r>
      <w:proofErr w:type="spellEnd"/>
      <w:r w:rsidRPr="00F92514">
        <w:t xml:space="preserve"> </w:t>
      </w:r>
      <w:proofErr w:type="spellStart"/>
      <w:r w:rsidRPr="00F92514">
        <w:t>of</w:t>
      </w:r>
      <w:proofErr w:type="spellEnd"/>
      <w:r w:rsidRPr="00F92514">
        <w:t xml:space="preserve"> </w:t>
      </w:r>
      <w:proofErr w:type="spellStart"/>
      <w:r w:rsidRPr="00F92514">
        <w:t>an</w:t>
      </w:r>
      <w:proofErr w:type="spellEnd"/>
      <w:r w:rsidRPr="00F92514">
        <w:t xml:space="preserve"> </w:t>
      </w:r>
      <w:proofErr w:type="spellStart"/>
      <w:r w:rsidRPr="00F92514">
        <w:t>application</w:t>
      </w:r>
      <w:proofErr w:type="spellEnd"/>
      <w:r w:rsidRPr="00F92514">
        <w:t xml:space="preserve"> </w:t>
      </w:r>
      <w:proofErr w:type="spellStart"/>
      <w:r w:rsidRPr="00F92514">
        <w:t>that</w:t>
      </w:r>
      <w:proofErr w:type="spellEnd"/>
      <w:r w:rsidRPr="00F92514">
        <w:t xml:space="preserve"> </w:t>
      </w:r>
      <w:proofErr w:type="spellStart"/>
      <w:r w:rsidRPr="00F92514">
        <w:t>generates</w:t>
      </w:r>
      <w:proofErr w:type="spellEnd"/>
      <w:r w:rsidRPr="00F92514">
        <w:t xml:space="preserve"> a data </w:t>
      </w:r>
      <w:proofErr w:type="spellStart"/>
      <w:r w:rsidRPr="00F92514">
        <w:t>presentation</w:t>
      </w:r>
      <w:proofErr w:type="spellEnd"/>
      <w:r w:rsidRPr="00F92514">
        <w:t xml:space="preserve"> </w:t>
      </w:r>
      <w:proofErr w:type="spellStart"/>
      <w:r w:rsidRPr="00F92514">
        <w:t>chart</w:t>
      </w:r>
      <w:proofErr w:type="spellEnd"/>
      <w:r w:rsidRPr="00F92514">
        <w:t xml:space="preserve"> in </w:t>
      </w:r>
      <w:proofErr w:type="spellStart"/>
      <w:r w:rsidRPr="00F92514">
        <w:t>graphic</w:t>
      </w:r>
      <w:proofErr w:type="spellEnd"/>
      <w:r w:rsidRPr="00F92514">
        <w:t xml:space="preserve"> </w:t>
      </w:r>
      <w:proofErr w:type="spellStart"/>
      <w:r w:rsidRPr="00F92514">
        <w:t>format</w:t>
      </w:r>
      <w:proofErr w:type="spellEnd"/>
      <w:r w:rsidRPr="00F92514">
        <w:t xml:space="preserve">, </w:t>
      </w:r>
      <w:proofErr w:type="spellStart"/>
      <w:r w:rsidRPr="00F92514">
        <w:t>which</w:t>
      </w:r>
      <w:proofErr w:type="spellEnd"/>
      <w:r w:rsidRPr="00F92514">
        <w:t xml:space="preserve"> </w:t>
      </w:r>
      <w:proofErr w:type="spellStart"/>
      <w:r w:rsidRPr="00F92514">
        <w:t>we</w:t>
      </w:r>
      <w:proofErr w:type="spellEnd"/>
      <w:r w:rsidRPr="00F92514">
        <w:t xml:space="preserve"> </w:t>
      </w:r>
      <w:proofErr w:type="spellStart"/>
      <w:r w:rsidRPr="00F92514">
        <w:t>commonly</w:t>
      </w:r>
      <w:proofErr w:type="spellEnd"/>
      <w:r w:rsidRPr="00F92514">
        <w:t xml:space="preserve"> </w:t>
      </w:r>
      <w:proofErr w:type="spellStart"/>
      <w:r w:rsidRPr="00F92514">
        <w:t>call</w:t>
      </w:r>
      <w:proofErr w:type="spellEnd"/>
      <w:r w:rsidRPr="00F92514">
        <w:t xml:space="preserve"> Dashboards.</w:t>
      </w:r>
    </w:p>
    <w:p w:rsidR="00F92514" w:rsidRPr="002B2829" w:rsidRDefault="00F92514" w:rsidP="00145C67">
      <w:pPr>
        <w:spacing w:line="240" w:lineRule="auto"/>
        <w:rPr>
          <w:rFonts w:cs="Times New Roman"/>
          <w:szCs w:val="24"/>
        </w:rPr>
      </w:pPr>
    </w:p>
    <w:p w:rsidR="00911472" w:rsidRPr="002B2829" w:rsidRDefault="009E32CC" w:rsidP="00145C67">
      <w:pPr>
        <w:spacing w:line="240" w:lineRule="auto"/>
        <w:rPr>
          <w:rFonts w:cs="Times New Roman"/>
          <w:szCs w:val="24"/>
        </w:rPr>
      </w:pPr>
      <w:proofErr w:type="spellStart"/>
      <w:r>
        <w:rPr>
          <w:rFonts w:cs="Times New Roman"/>
          <w:szCs w:val="24"/>
        </w:rPr>
        <w:t>Key</w:t>
      </w:r>
      <w:r w:rsidR="00145C67" w:rsidRPr="002B2829">
        <w:rPr>
          <w:rFonts w:cs="Times New Roman"/>
          <w:szCs w:val="24"/>
        </w:rPr>
        <w:t>words</w:t>
      </w:r>
      <w:proofErr w:type="spellEnd"/>
      <w:r>
        <w:rPr>
          <w:rFonts w:cs="Times New Roman"/>
          <w:szCs w:val="24"/>
        </w:rPr>
        <w:t xml:space="preserve">: </w:t>
      </w:r>
      <w:r w:rsidR="00E034AB" w:rsidRPr="002B2829">
        <w:rPr>
          <w:rFonts w:cs="Times New Roman"/>
          <w:szCs w:val="24"/>
        </w:rPr>
        <w:t xml:space="preserve">Software </w:t>
      </w:r>
      <w:proofErr w:type="spellStart"/>
      <w:r w:rsidR="00E034AB" w:rsidRPr="002B2829">
        <w:rPr>
          <w:rFonts w:cs="Times New Roman"/>
          <w:szCs w:val="24"/>
        </w:rPr>
        <w:t>development</w:t>
      </w:r>
      <w:proofErr w:type="spellEnd"/>
      <w:r w:rsidR="00E034AB" w:rsidRPr="002B2829">
        <w:rPr>
          <w:rFonts w:cs="Times New Roman"/>
          <w:szCs w:val="24"/>
        </w:rPr>
        <w:t xml:space="preserve">, data </w:t>
      </w:r>
      <w:proofErr w:type="spellStart"/>
      <w:r w:rsidR="00E034AB" w:rsidRPr="002B2829">
        <w:rPr>
          <w:rFonts w:cs="Times New Roman"/>
          <w:szCs w:val="24"/>
        </w:rPr>
        <w:t>presentation</w:t>
      </w:r>
      <w:proofErr w:type="spellEnd"/>
      <w:r w:rsidR="00E034AB" w:rsidRPr="002B2829">
        <w:rPr>
          <w:rFonts w:cs="Times New Roman"/>
          <w:szCs w:val="24"/>
        </w:rPr>
        <w:t xml:space="preserve">, dashboards, </w:t>
      </w:r>
      <w:proofErr w:type="spellStart"/>
      <w:r w:rsidR="00F92514">
        <w:rPr>
          <w:rFonts w:cs="Times New Roman"/>
          <w:szCs w:val="24"/>
        </w:rPr>
        <w:t>template-based</w:t>
      </w:r>
      <w:proofErr w:type="spellEnd"/>
      <w:r w:rsidR="00F92514">
        <w:rPr>
          <w:rFonts w:cs="Times New Roman"/>
          <w:szCs w:val="24"/>
        </w:rPr>
        <w:t xml:space="preserve"> </w:t>
      </w:r>
      <w:proofErr w:type="spellStart"/>
      <w:r w:rsidR="00E034AB" w:rsidRPr="002B2829">
        <w:rPr>
          <w:rFonts w:cs="Times New Roman"/>
          <w:szCs w:val="24"/>
        </w:rPr>
        <w:t>code</w:t>
      </w:r>
      <w:proofErr w:type="spellEnd"/>
      <w:r w:rsidR="00E034AB" w:rsidRPr="002B2829">
        <w:rPr>
          <w:rFonts w:cs="Times New Roman"/>
          <w:szCs w:val="24"/>
        </w:rPr>
        <w:t xml:space="preserve"> </w:t>
      </w:r>
      <w:proofErr w:type="spellStart"/>
      <w:r w:rsidR="00E034AB" w:rsidRPr="002B2829">
        <w:rPr>
          <w:rFonts w:cs="Times New Roman"/>
          <w:szCs w:val="24"/>
        </w:rPr>
        <w:t>gerenation</w:t>
      </w:r>
      <w:proofErr w:type="spellEnd"/>
      <w:r w:rsidR="00E034AB" w:rsidRPr="002B2829">
        <w:rPr>
          <w:rFonts w:cs="Times New Roman"/>
          <w:szCs w:val="24"/>
        </w:rPr>
        <w:t>.</w:t>
      </w:r>
    </w:p>
    <w:p w:rsidR="00314F49" w:rsidRDefault="00911472" w:rsidP="00314F49">
      <w:pPr>
        <w:spacing w:after="160" w:line="240" w:lineRule="auto"/>
        <w:jc w:val="center"/>
        <w:rPr>
          <w:rFonts w:cs="Times New Roman"/>
          <w:b/>
          <w:szCs w:val="24"/>
        </w:rPr>
      </w:pPr>
      <w:r w:rsidRPr="002B2829">
        <w:rPr>
          <w:rFonts w:cs="Times New Roman"/>
          <w:b/>
          <w:sz w:val="28"/>
          <w:szCs w:val="24"/>
        </w:rPr>
        <w:br w:type="page"/>
      </w:r>
      <w:r w:rsidR="00314F49" w:rsidRPr="00F81DE7">
        <w:rPr>
          <w:rFonts w:cs="Times New Roman"/>
          <w:b/>
          <w:szCs w:val="24"/>
        </w:rPr>
        <w:lastRenderedPageBreak/>
        <w:t>LISTA DE TABELAS</w:t>
      </w:r>
    </w:p>
    <w:p w:rsidR="00E5231F" w:rsidRDefault="00E5231F" w:rsidP="00314F49">
      <w:pPr>
        <w:spacing w:after="160" w:line="240" w:lineRule="auto"/>
        <w:jc w:val="center"/>
        <w:rPr>
          <w:rFonts w:cs="Times New Roman"/>
          <w:b/>
          <w:szCs w:val="24"/>
        </w:rPr>
      </w:pPr>
    </w:p>
    <w:p w:rsidR="00E5231F" w:rsidRDefault="00E5231F" w:rsidP="00314F49">
      <w:pPr>
        <w:spacing w:after="160" w:line="240" w:lineRule="auto"/>
        <w:jc w:val="center"/>
        <w:rPr>
          <w:rFonts w:cs="Times New Roman"/>
          <w:b/>
          <w:szCs w:val="24"/>
        </w:rPr>
      </w:pPr>
    </w:p>
    <w:p w:rsidR="00E5231F" w:rsidRDefault="00E5231F" w:rsidP="00314F49">
      <w:pPr>
        <w:spacing w:after="160" w:line="240" w:lineRule="auto"/>
        <w:jc w:val="center"/>
        <w:rPr>
          <w:rFonts w:cs="Times New Roman"/>
          <w:b/>
          <w:sz w:val="28"/>
          <w:szCs w:val="24"/>
        </w:rPr>
      </w:pPr>
    </w:p>
    <w:tbl>
      <w:tblPr>
        <w:tblStyle w:val="Tabelacomgrade"/>
        <w:tblW w:w="93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804"/>
        <w:gridCol w:w="1023"/>
      </w:tblGrid>
      <w:tr w:rsidR="00053D15" w:rsidTr="00D16876">
        <w:tc>
          <w:tcPr>
            <w:tcW w:w="1526" w:type="dxa"/>
            <w:vAlign w:val="bottom"/>
          </w:tcPr>
          <w:p w:rsidR="00053D15" w:rsidRPr="00053D15" w:rsidRDefault="009540D6" w:rsidP="009540D6">
            <w:pPr>
              <w:spacing w:after="160" w:line="240" w:lineRule="auto"/>
              <w:jc w:val="left"/>
              <w:rPr>
                <w:rFonts w:cs="Times New Roman"/>
                <w:szCs w:val="24"/>
              </w:rPr>
            </w:pPr>
            <w:r>
              <w:rPr>
                <w:rFonts w:cs="Times New Roman"/>
                <w:szCs w:val="24"/>
              </w:rPr>
              <w:t>Tabela 1</w:t>
            </w:r>
          </w:p>
        </w:tc>
        <w:tc>
          <w:tcPr>
            <w:tcW w:w="6804" w:type="dxa"/>
            <w:vAlign w:val="bottom"/>
          </w:tcPr>
          <w:p w:rsidR="00053D15" w:rsidRPr="00AC0907" w:rsidRDefault="00D16876" w:rsidP="00D16876">
            <w:pPr>
              <w:spacing w:after="160" w:line="240" w:lineRule="auto"/>
              <w:jc w:val="left"/>
              <w:rPr>
                <w:rFonts w:cs="Times New Roman"/>
                <w:szCs w:val="24"/>
              </w:rPr>
            </w:pPr>
            <w:r w:rsidRPr="00D16876">
              <w:rPr>
                <w:rFonts w:cs="Times New Roman"/>
                <w:szCs w:val="24"/>
              </w:rPr>
              <w:t>Descrição de Abordagens de Reúso de Software</w:t>
            </w:r>
          </w:p>
        </w:tc>
        <w:tc>
          <w:tcPr>
            <w:tcW w:w="1023" w:type="dxa"/>
            <w:vAlign w:val="bottom"/>
          </w:tcPr>
          <w:p w:rsidR="00053D15" w:rsidRPr="00053D15" w:rsidRDefault="009540D6" w:rsidP="002B0D9E">
            <w:pPr>
              <w:spacing w:after="160" w:line="240" w:lineRule="auto"/>
              <w:jc w:val="right"/>
              <w:rPr>
                <w:rFonts w:cs="Times New Roman"/>
                <w:szCs w:val="24"/>
              </w:rPr>
            </w:pPr>
            <w:r>
              <w:rPr>
                <w:rFonts w:cs="Times New Roman"/>
                <w:szCs w:val="24"/>
              </w:rPr>
              <w:t>1</w:t>
            </w:r>
            <w:r w:rsidR="002B0D9E">
              <w:rPr>
                <w:rFonts w:cs="Times New Roman"/>
                <w:szCs w:val="24"/>
              </w:rPr>
              <w:t>4</w:t>
            </w:r>
          </w:p>
        </w:tc>
      </w:tr>
      <w:tr w:rsidR="00053D15" w:rsidTr="00D16876">
        <w:tc>
          <w:tcPr>
            <w:tcW w:w="1526" w:type="dxa"/>
            <w:vAlign w:val="bottom"/>
          </w:tcPr>
          <w:p w:rsidR="00053D15" w:rsidRPr="00053D15" w:rsidRDefault="009540D6" w:rsidP="009540D6">
            <w:pPr>
              <w:spacing w:after="160" w:line="240" w:lineRule="auto"/>
              <w:jc w:val="left"/>
              <w:rPr>
                <w:rFonts w:cs="Times New Roman"/>
                <w:szCs w:val="24"/>
              </w:rPr>
            </w:pPr>
            <w:r>
              <w:rPr>
                <w:rFonts w:cs="Times New Roman"/>
                <w:szCs w:val="24"/>
              </w:rPr>
              <w:t>Tabela 2</w:t>
            </w:r>
          </w:p>
        </w:tc>
        <w:tc>
          <w:tcPr>
            <w:tcW w:w="6804" w:type="dxa"/>
            <w:vAlign w:val="bottom"/>
          </w:tcPr>
          <w:p w:rsidR="00053D15" w:rsidRPr="00053D15" w:rsidRDefault="004D7FBC" w:rsidP="004D7FBC">
            <w:pPr>
              <w:spacing w:after="160" w:line="240" w:lineRule="auto"/>
              <w:jc w:val="left"/>
              <w:rPr>
                <w:rFonts w:cs="Times New Roman"/>
                <w:szCs w:val="24"/>
              </w:rPr>
            </w:pPr>
            <w:r w:rsidRPr="004D7FBC">
              <w:rPr>
                <w:rFonts w:cs="Times New Roman"/>
                <w:szCs w:val="24"/>
              </w:rPr>
              <w:t>Resumo de diretivas Apache Velocity VTL</w:t>
            </w:r>
          </w:p>
        </w:tc>
        <w:tc>
          <w:tcPr>
            <w:tcW w:w="1023" w:type="dxa"/>
            <w:vAlign w:val="bottom"/>
          </w:tcPr>
          <w:p w:rsidR="00053D15" w:rsidRPr="00053D15" w:rsidRDefault="004D7FBC" w:rsidP="009540D6">
            <w:pPr>
              <w:spacing w:after="160" w:line="240" w:lineRule="auto"/>
              <w:jc w:val="right"/>
              <w:rPr>
                <w:rFonts w:cs="Times New Roman"/>
                <w:szCs w:val="24"/>
              </w:rPr>
            </w:pPr>
            <w:r>
              <w:rPr>
                <w:rFonts w:cs="Times New Roman"/>
                <w:szCs w:val="24"/>
              </w:rPr>
              <w:t>20</w:t>
            </w:r>
          </w:p>
        </w:tc>
      </w:tr>
      <w:tr w:rsidR="00053D15" w:rsidTr="00D16876">
        <w:tc>
          <w:tcPr>
            <w:tcW w:w="1526" w:type="dxa"/>
            <w:vAlign w:val="bottom"/>
          </w:tcPr>
          <w:p w:rsidR="00053D15" w:rsidRPr="00053D15" w:rsidRDefault="009540D6" w:rsidP="009540D6">
            <w:pPr>
              <w:spacing w:after="160" w:line="240" w:lineRule="auto"/>
              <w:jc w:val="left"/>
              <w:rPr>
                <w:rFonts w:cs="Times New Roman"/>
                <w:szCs w:val="24"/>
              </w:rPr>
            </w:pPr>
            <w:r>
              <w:rPr>
                <w:rFonts w:cs="Times New Roman"/>
                <w:szCs w:val="24"/>
              </w:rPr>
              <w:t>Tabela 3</w:t>
            </w:r>
          </w:p>
        </w:tc>
        <w:tc>
          <w:tcPr>
            <w:tcW w:w="6804" w:type="dxa"/>
            <w:vAlign w:val="bottom"/>
          </w:tcPr>
          <w:p w:rsidR="00053D15" w:rsidRPr="00053D15" w:rsidRDefault="003D298D" w:rsidP="003D298D">
            <w:pPr>
              <w:spacing w:after="160" w:line="240" w:lineRule="auto"/>
              <w:jc w:val="left"/>
              <w:rPr>
                <w:rFonts w:cs="Times New Roman"/>
                <w:szCs w:val="24"/>
              </w:rPr>
            </w:pPr>
            <w:r w:rsidRPr="003D298D">
              <w:rPr>
                <w:rFonts w:cs="Times New Roman"/>
                <w:szCs w:val="24"/>
              </w:rPr>
              <w:t>Comparativo Apache Velocity X Apache Freemarker</w:t>
            </w:r>
          </w:p>
        </w:tc>
        <w:tc>
          <w:tcPr>
            <w:tcW w:w="1023" w:type="dxa"/>
            <w:vAlign w:val="bottom"/>
          </w:tcPr>
          <w:p w:rsidR="00053D15" w:rsidRPr="00053D15" w:rsidRDefault="003D298D" w:rsidP="009540D6">
            <w:pPr>
              <w:spacing w:after="160" w:line="240" w:lineRule="auto"/>
              <w:jc w:val="right"/>
              <w:rPr>
                <w:rFonts w:cs="Times New Roman"/>
                <w:szCs w:val="24"/>
              </w:rPr>
            </w:pPr>
            <w:r>
              <w:rPr>
                <w:rFonts w:cs="Times New Roman"/>
                <w:szCs w:val="24"/>
              </w:rPr>
              <w:t>22</w:t>
            </w:r>
          </w:p>
        </w:tc>
      </w:tr>
      <w:tr w:rsidR="00053D15" w:rsidTr="00D16876">
        <w:tc>
          <w:tcPr>
            <w:tcW w:w="1526" w:type="dxa"/>
            <w:vAlign w:val="bottom"/>
          </w:tcPr>
          <w:p w:rsidR="00053D15" w:rsidRPr="00053D15" w:rsidRDefault="009540D6" w:rsidP="009540D6">
            <w:pPr>
              <w:spacing w:after="160" w:line="240" w:lineRule="auto"/>
              <w:jc w:val="left"/>
              <w:rPr>
                <w:rFonts w:cs="Times New Roman"/>
                <w:szCs w:val="24"/>
              </w:rPr>
            </w:pPr>
            <w:r>
              <w:rPr>
                <w:rFonts w:cs="Times New Roman"/>
                <w:szCs w:val="24"/>
              </w:rPr>
              <w:t>Tabela 4</w:t>
            </w:r>
          </w:p>
        </w:tc>
        <w:tc>
          <w:tcPr>
            <w:tcW w:w="6804" w:type="dxa"/>
            <w:vAlign w:val="bottom"/>
          </w:tcPr>
          <w:p w:rsidR="00053D15" w:rsidRPr="00053D15" w:rsidRDefault="003D298D" w:rsidP="003D298D">
            <w:pPr>
              <w:spacing w:after="160" w:line="240" w:lineRule="auto"/>
              <w:jc w:val="left"/>
              <w:rPr>
                <w:rFonts w:cs="Times New Roman"/>
                <w:szCs w:val="24"/>
              </w:rPr>
            </w:pPr>
            <w:r w:rsidRPr="003D298D">
              <w:rPr>
                <w:rFonts w:cs="Times New Roman"/>
                <w:szCs w:val="24"/>
              </w:rPr>
              <w:t xml:space="preserve">Estrutura de </w:t>
            </w:r>
            <w:proofErr w:type="gramStart"/>
            <w:r w:rsidRPr="003D298D">
              <w:rPr>
                <w:rFonts w:cs="Times New Roman"/>
                <w:szCs w:val="24"/>
              </w:rPr>
              <w:t>diretórios padrão</w:t>
            </w:r>
            <w:proofErr w:type="gramEnd"/>
            <w:r w:rsidRPr="003D298D">
              <w:rPr>
                <w:rFonts w:cs="Times New Roman"/>
                <w:szCs w:val="24"/>
              </w:rPr>
              <w:t xml:space="preserve"> do Maven</w:t>
            </w:r>
          </w:p>
        </w:tc>
        <w:tc>
          <w:tcPr>
            <w:tcW w:w="1023" w:type="dxa"/>
            <w:vAlign w:val="bottom"/>
          </w:tcPr>
          <w:p w:rsidR="00053D15" w:rsidRPr="00053D15" w:rsidRDefault="003D298D" w:rsidP="009540D6">
            <w:pPr>
              <w:spacing w:after="160" w:line="240" w:lineRule="auto"/>
              <w:jc w:val="right"/>
              <w:rPr>
                <w:rFonts w:cs="Times New Roman"/>
                <w:szCs w:val="24"/>
              </w:rPr>
            </w:pPr>
            <w:r>
              <w:rPr>
                <w:rFonts w:cs="Times New Roman"/>
                <w:szCs w:val="24"/>
              </w:rPr>
              <w:t>24</w:t>
            </w:r>
          </w:p>
        </w:tc>
      </w:tr>
      <w:tr w:rsidR="00053D15" w:rsidTr="00D16876">
        <w:tc>
          <w:tcPr>
            <w:tcW w:w="1526" w:type="dxa"/>
            <w:vAlign w:val="bottom"/>
          </w:tcPr>
          <w:p w:rsidR="00053D15" w:rsidRPr="00053D15" w:rsidRDefault="009540D6" w:rsidP="009540D6">
            <w:pPr>
              <w:spacing w:after="160" w:line="240" w:lineRule="auto"/>
              <w:jc w:val="left"/>
              <w:rPr>
                <w:rFonts w:cs="Times New Roman"/>
                <w:szCs w:val="24"/>
              </w:rPr>
            </w:pPr>
            <w:r>
              <w:rPr>
                <w:rFonts w:cs="Times New Roman"/>
                <w:szCs w:val="24"/>
              </w:rPr>
              <w:t>Tabela 5</w:t>
            </w:r>
          </w:p>
        </w:tc>
        <w:tc>
          <w:tcPr>
            <w:tcW w:w="6804" w:type="dxa"/>
            <w:vAlign w:val="bottom"/>
          </w:tcPr>
          <w:p w:rsidR="00053D15" w:rsidRPr="00053D15" w:rsidRDefault="00B92F18" w:rsidP="003D298D">
            <w:pPr>
              <w:spacing w:after="160" w:line="240" w:lineRule="auto"/>
              <w:jc w:val="left"/>
              <w:rPr>
                <w:rFonts w:cs="Times New Roman"/>
                <w:szCs w:val="24"/>
              </w:rPr>
            </w:pPr>
            <w:r w:rsidRPr="00AE5F28">
              <w:rPr>
                <w:rFonts w:cs="Times New Roman"/>
                <w:szCs w:val="24"/>
              </w:rPr>
              <w:t>Requisitos Funcionais da aplicação</w:t>
            </w:r>
          </w:p>
        </w:tc>
        <w:tc>
          <w:tcPr>
            <w:tcW w:w="1023" w:type="dxa"/>
            <w:vAlign w:val="bottom"/>
          </w:tcPr>
          <w:p w:rsidR="00053D15" w:rsidRPr="00053D15" w:rsidRDefault="00B92F18" w:rsidP="009540D6">
            <w:pPr>
              <w:spacing w:after="160" w:line="240" w:lineRule="auto"/>
              <w:jc w:val="right"/>
              <w:rPr>
                <w:rFonts w:cs="Times New Roman"/>
                <w:szCs w:val="24"/>
              </w:rPr>
            </w:pPr>
            <w:r>
              <w:rPr>
                <w:rFonts w:cs="Times New Roman"/>
                <w:szCs w:val="24"/>
              </w:rPr>
              <w:t>34</w:t>
            </w:r>
          </w:p>
        </w:tc>
      </w:tr>
      <w:tr w:rsidR="00B92F18" w:rsidTr="00D16876">
        <w:tc>
          <w:tcPr>
            <w:tcW w:w="1526" w:type="dxa"/>
            <w:vAlign w:val="bottom"/>
          </w:tcPr>
          <w:p w:rsidR="00B92F18" w:rsidRDefault="00B92F18" w:rsidP="009540D6">
            <w:pPr>
              <w:spacing w:after="160" w:line="240" w:lineRule="auto"/>
              <w:jc w:val="left"/>
              <w:rPr>
                <w:rFonts w:cs="Times New Roman"/>
                <w:szCs w:val="24"/>
              </w:rPr>
            </w:pPr>
            <w:r>
              <w:rPr>
                <w:rFonts w:cs="Times New Roman"/>
                <w:szCs w:val="24"/>
              </w:rPr>
              <w:t>Tabela 6</w:t>
            </w:r>
          </w:p>
        </w:tc>
        <w:tc>
          <w:tcPr>
            <w:tcW w:w="6804" w:type="dxa"/>
            <w:vAlign w:val="bottom"/>
          </w:tcPr>
          <w:p w:rsidR="00B92F18" w:rsidRPr="00AE5F28" w:rsidRDefault="00B92F18" w:rsidP="003D298D">
            <w:pPr>
              <w:spacing w:after="160" w:line="240" w:lineRule="auto"/>
              <w:jc w:val="left"/>
              <w:rPr>
                <w:rFonts w:cs="Times New Roman"/>
                <w:szCs w:val="24"/>
              </w:rPr>
            </w:pPr>
            <w:r w:rsidRPr="00AE5F28">
              <w:rPr>
                <w:rFonts w:cs="Times New Roman"/>
                <w:szCs w:val="24"/>
              </w:rPr>
              <w:t>Requisitos Não Funcionais da Aplicação</w:t>
            </w:r>
          </w:p>
        </w:tc>
        <w:tc>
          <w:tcPr>
            <w:tcW w:w="1023" w:type="dxa"/>
            <w:vAlign w:val="bottom"/>
          </w:tcPr>
          <w:p w:rsidR="00B92F18" w:rsidRDefault="00B92F18" w:rsidP="009540D6">
            <w:pPr>
              <w:spacing w:after="160" w:line="240" w:lineRule="auto"/>
              <w:jc w:val="right"/>
              <w:rPr>
                <w:rFonts w:cs="Times New Roman"/>
                <w:szCs w:val="24"/>
              </w:rPr>
            </w:pPr>
            <w:r>
              <w:rPr>
                <w:rFonts w:cs="Times New Roman"/>
                <w:szCs w:val="24"/>
              </w:rPr>
              <w:t>34</w:t>
            </w:r>
          </w:p>
        </w:tc>
      </w:tr>
      <w:tr w:rsidR="00B92F18" w:rsidTr="00D16876">
        <w:tc>
          <w:tcPr>
            <w:tcW w:w="1526" w:type="dxa"/>
            <w:vAlign w:val="bottom"/>
          </w:tcPr>
          <w:p w:rsidR="00B92F18" w:rsidRDefault="00AE5F28" w:rsidP="009540D6">
            <w:pPr>
              <w:spacing w:after="160" w:line="240" w:lineRule="auto"/>
              <w:jc w:val="left"/>
              <w:rPr>
                <w:rFonts w:cs="Times New Roman"/>
                <w:szCs w:val="24"/>
              </w:rPr>
            </w:pPr>
            <w:r>
              <w:rPr>
                <w:rFonts w:cs="Times New Roman"/>
                <w:szCs w:val="24"/>
              </w:rPr>
              <w:t>Tabela 7</w:t>
            </w:r>
          </w:p>
        </w:tc>
        <w:tc>
          <w:tcPr>
            <w:tcW w:w="6804" w:type="dxa"/>
            <w:vAlign w:val="bottom"/>
          </w:tcPr>
          <w:p w:rsidR="00B92F18" w:rsidRPr="00AE5F28" w:rsidRDefault="00AE5F28" w:rsidP="003D298D">
            <w:pPr>
              <w:spacing w:after="160" w:line="240" w:lineRule="auto"/>
              <w:jc w:val="left"/>
              <w:rPr>
                <w:rFonts w:cs="Times New Roman"/>
                <w:szCs w:val="24"/>
              </w:rPr>
            </w:pPr>
            <w:r w:rsidRPr="00AE5F28">
              <w:rPr>
                <w:rFonts w:cs="Times New Roman"/>
                <w:szCs w:val="24"/>
              </w:rPr>
              <w:t>Descrição do caso de uso UC01</w:t>
            </w:r>
          </w:p>
        </w:tc>
        <w:tc>
          <w:tcPr>
            <w:tcW w:w="1023" w:type="dxa"/>
            <w:vAlign w:val="bottom"/>
          </w:tcPr>
          <w:p w:rsidR="00B92F18" w:rsidRDefault="005C07B4" w:rsidP="009540D6">
            <w:pPr>
              <w:spacing w:after="160" w:line="240" w:lineRule="auto"/>
              <w:jc w:val="right"/>
              <w:rPr>
                <w:rFonts w:cs="Times New Roman"/>
                <w:szCs w:val="24"/>
              </w:rPr>
            </w:pPr>
            <w:r>
              <w:rPr>
                <w:rFonts w:cs="Times New Roman"/>
                <w:szCs w:val="24"/>
              </w:rPr>
              <w:t>36</w:t>
            </w:r>
          </w:p>
        </w:tc>
      </w:tr>
      <w:tr w:rsidR="005C07B4" w:rsidTr="00D16876">
        <w:tc>
          <w:tcPr>
            <w:tcW w:w="1526" w:type="dxa"/>
            <w:vAlign w:val="bottom"/>
          </w:tcPr>
          <w:p w:rsidR="005C07B4" w:rsidRDefault="005C07B4" w:rsidP="009540D6">
            <w:pPr>
              <w:spacing w:after="160" w:line="240" w:lineRule="auto"/>
              <w:jc w:val="left"/>
              <w:rPr>
                <w:rFonts w:cs="Times New Roman"/>
                <w:szCs w:val="24"/>
              </w:rPr>
            </w:pPr>
          </w:p>
        </w:tc>
        <w:tc>
          <w:tcPr>
            <w:tcW w:w="6804" w:type="dxa"/>
            <w:vAlign w:val="bottom"/>
          </w:tcPr>
          <w:p w:rsidR="005C07B4" w:rsidRPr="00AE5F28" w:rsidRDefault="005C07B4" w:rsidP="003D298D">
            <w:pPr>
              <w:spacing w:after="160" w:line="240" w:lineRule="auto"/>
              <w:jc w:val="left"/>
              <w:rPr>
                <w:rFonts w:cs="Times New Roman"/>
                <w:szCs w:val="24"/>
              </w:rPr>
            </w:pPr>
          </w:p>
        </w:tc>
        <w:tc>
          <w:tcPr>
            <w:tcW w:w="1023" w:type="dxa"/>
            <w:vAlign w:val="bottom"/>
          </w:tcPr>
          <w:p w:rsidR="005C07B4" w:rsidRDefault="005C07B4" w:rsidP="009540D6">
            <w:pPr>
              <w:spacing w:after="160" w:line="240" w:lineRule="auto"/>
              <w:jc w:val="right"/>
              <w:rPr>
                <w:rFonts w:cs="Times New Roman"/>
                <w:szCs w:val="24"/>
              </w:rPr>
            </w:pPr>
          </w:p>
        </w:tc>
      </w:tr>
      <w:tr w:rsidR="00B92F18" w:rsidTr="00D16876">
        <w:tc>
          <w:tcPr>
            <w:tcW w:w="1526" w:type="dxa"/>
            <w:vAlign w:val="bottom"/>
          </w:tcPr>
          <w:p w:rsidR="00B92F18" w:rsidRDefault="00B92F18" w:rsidP="009540D6">
            <w:pPr>
              <w:spacing w:after="160" w:line="240" w:lineRule="auto"/>
              <w:jc w:val="left"/>
              <w:rPr>
                <w:rFonts w:cs="Times New Roman"/>
                <w:szCs w:val="24"/>
              </w:rPr>
            </w:pPr>
          </w:p>
        </w:tc>
        <w:tc>
          <w:tcPr>
            <w:tcW w:w="6804" w:type="dxa"/>
            <w:vAlign w:val="bottom"/>
          </w:tcPr>
          <w:p w:rsidR="00B92F18" w:rsidRDefault="00B92F18" w:rsidP="003D298D">
            <w:pPr>
              <w:spacing w:after="160" w:line="240" w:lineRule="auto"/>
              <w:jc w:val="left"/>
              <w:rPr>
                <w:b/>
                <w:sz w:val="20"/>
              </w:rPr>
            </w:pPr>
          </w:p>
        </w:tc>
        <w:tc>
          <w:tcPr>
            <w:tcW w:w="1023" w:type="dxa"/>
            <w:vAlign w:val="bottom"/>
          </w:tcPr>
          <w:p w:rsidR="00B92F18" w:rsidRDefault="00B92F18" w:rsidP="009540D6">
            <w:pPr>
              <w:spacing w:after="160" w:line="240" w:lineRule="auto"/>
              <w:jc w:val="right"/>
              <w:rPr>
                <w:rFonts w:cs="Times New Roman"/>
                <w:szCs w:val="24"/>
              </w:rPr>
            </w:pPr>
          </w:p>
        </w:tc>
      </w:tr>
      <w:tr w:rsidR="00B92F18" w:rsidTr="00D16876">
        <w:tc>
          <w:tcPr>
            <w:tcW w:w="1526" w:type="dxa"/>
            <w:vAlign w:val="bottom"/>
          </w:tcPr>
          <w:p w:rsidR="00B92F18" w:rsidRDefault="00B92F18" w:rsidP="009540D6">
            <w:pPr>
              <w:spacing w:after="160" w:line="240" w:lineRule="auto"/>
              <w:jc w:val="left"/>
              <w:rPr>
                <w:rFonts w:cs="Times New Roman"/>
                <w:szCs w:val="24"/>
              </w:rPr>
            </w:pPr>
          </w:p>
        </w:tc>
        <w:tc>
          <w:tcPr>
            <w:tcW w:w="6804" w:type="dxa"/>
            <w:vAlign w:val="bottom"/>
          </w:tcPr>
          <w:p w:rsidR="00B92F18" w:rsidRDefault="00B92F18" w:rsidP="003D298D">
            <w:pPr>
              <w:spacing w:after="160" w:line="240" w:lineRule="auto"/>
              <w:jc w:val="left"/>
              <w:rPr>
                <w:b/>
                <w:sz w:val="20"/>
              </w:rPr>
            </w:pPr>
          </w:p>
        </w:tc>
        <w:tc>
          <w:tcPr>
            <w:tcW w:w="1023" w:type="dxa"/>
            <w:vAlign w:val="bottom"/>
          </w:tcPr>
          <w:p w:rsidR="00B92F18" w:rsidRDefault="00B92F18" w:rsidP="009540D6">
            <w:pPr>
              <w:spacing w:after="160" w:line="240" w:lineRule="auto"/>
              <w:jc w:val="right"/>
              <w:rPr>
                <w:rFonts w:cs="Times New Roman"/>
                <w:szCs w:val="24"/>
              </w:rPr>
            </w:pPr>
          </w:p>
        </w:tc>
      </w:tr>
    </w:tbl>
    <w:p w:rsidR="00053D15" w:rsidRDefault="00053D15" w:rsidP="00314F49">
      <w:pPr>
        <w:spacing w:after="160" w:line="240" w:lineRule="auto"/>
        <w:jc w:val="center"/>
        <w:rPr>
          <w:rFonts w:cs="Times New Roman"/>
          <w:b/>
          <w:sz w:val="28"/>
          <w:szCs w:val="24"/>
        </w:rPr>
      </w:pPr>
    </w:p>
    <w:p w:rsidR="005C645F" w:rsidRDefault="005C645F" w:rsidP="00314F49">
      <w:pPr>
        <w:spacing w:after="160" w:line="240" w:lineRule="auto"/>
        <w:jc w:val="center"/>
        <w:rPr>
          <w:rFonts w:cs="Times New Roman"/>
          <w:b/>
          <w:sz w:val="28"/>
          <w:szCs w:val="24"/>
        </w:rPr>
      </w:pPr>
    </w:p>
    <w:p w:rsidR="00F81DE7" w:rsidRDefault="00314F49" w:rsidP="00F81DE7">
      <w:pPr>
        <w:spacing w:after="160" w:line="240" w:lineRule="auto"/>
        <w:jc w:val="center"/>
        <w:rPr>
          <w:rFonts w:cs="Times New Roman"/>
          <w:b/>
          <w:szCs w:val="24"/>
        </w:rPr>
      </w:pPr>
      <w:r>
        <w:br w:type="page"/>
      </w:r>
      <w:r w:rsidR="00F81DE7" w:rsidRPr="00F81DE7">
        <w:rPr>
          <w:rFonts w:cs="Times New Roman"/>
          <w:b/>
          <w:szCs w:val="24"/>
        </w:rPr>
        <w:lastRenderedPageBreak/>
        <w:t xml:space="preserve">LISTA DE </w:t>
      </w:r>
      <w:r w:rsidR="00F81DE7">
        <w:rPr>
          <w:rFonts w:cs="Times New Roman"/>
          <w:b/>
          <w:szCs w:val="24"/>
        </w:rPr>
        <w:t>ILUSTRAÇÕES</w:t>
      </w:r>
    </w:p>
    <w:p w:rsidR="00E5231F" w:rsidRDefault="00E5231F" w:rsidP="00F81DE7">
      <w:pPr>
        <w:spacing w:after="160" w:line="240" w:lineRule="auto"/>
        <w:jc w:val="center"/>
        <w:rPr>
          <w:rFonts w:cs="Times New Roman"/>
          <w:b/>
          <w:sz w:val="28"/>
          <w:szCs w:val="24"/>
        </w:rPr>
      </w:pPr>
    </w:p>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46"/>
        <w:gridCol w:w="850"/>
      </w:tblGrid>
      <w:tr w:rsidR="00F81DE7" w:rsidTr="009B5DA6">
        <w:tc>
          <w:tcPr>
            <w:tcW w:w="1384" w:type="dxa"/>
          </w:tcPr>
          <w:p w:rsidR="00F81DE7" w:rsidRPr="00053D15" w:rsidRDefault="00381CA2" w:rsidP="009B5DA6">
            <w:pPr>
              <w:spacing w:after="160" w:line="240" w:lineRule="auto"/>
              <w:jc w:val="left"/>
              <w:rPr>
                <w:rFonts w:cs="Times New Roman"/>
                <w:szCs w:val="24"/>
              </w:rPr>
            </w:pPr>
            <w:r>
              <w:rPr>
                <w:rFonts w:cs="Times New Roman"/>
                <w:szCs w:val="24"/>
              </w:rPr>
              <w:t>Figura 1</w:t>
            </w:r>
          </w:p>
        </w:tc>
        <w:tc>
          <w:tcPr>
            <w:tcW w:w="6946" w:type="dxa"/>
          </w:tcPr>
          <w:p w:rsidR="00F81DE7" w:rsidRPr="00AC0907" w:rsidRDefault="002B0D9E" w:rsidP="009B5DA6">
            <w:pPr>
              <w:spacing w:after="160" w:line="240" w:lineRule="auto"/>
              <w:rPr>
                <w:rFonts w:cs="Times New Roman"/>
                <w:szCs w:val="24"/>
              </w:rPr>
            </w:pPr>
            <w:r w:rsidRPr="002B0D9E">
              <w:rPr>
                <w:rFonts w:cs="Times New Roman"/>
                <w:szCs w:val="24"/>
              </w:rPr>
              <w:t xml:space="preserve">Técnicas para </w:t>
            </w:r>
            <w:proofErr w:type="gramStart"/>
            <w:r w:rsidRPr="002B0D9E">
              <w:rPr>
                <w:rFonts w:cs="Times New Roman"/>
                <w:szCs w:val="24"/>
              </w:rPr>
              <w:t>implementação</w:t>
            </w:r>
            <w:proofErr w:type="gramEnd"/>
            <w:r w:rsidRPr="002B0D9E">
              <w:rPr>
                <w:rFonts w:cs="Times New Roman"/>
                <w:szCs w:val="24"/>
              </w:rPr>
              <w:t xml:space="preserve"> de Reuso de Software</w:t>
            </w:r>
          </w:p>
        </w:tc>
        <w:tc>
          <w:tcPr>
            <w:tcW w:w="850" w:type="dxa"/>
            <w:vAlign w:val="bottom"/>
          </w:tcPr>
          <w:p w:rsidR="00F81DE7" w:rsidRPr="00053D15" w:rsidRDefault="00F81DE7" w:rsidP="002B0D9E">
            <w:pPr>
              <w:spacing w:after="160" w:line="240" w:lineRule="auto"/>
              <w:jc w:val="right"/>
              <w:rPr>
                <w:rFonts w:cs="Times New Roman"/>
                <w:szCs w:val="24"/>
              </w:rPr>
            </w:pPr>
            <w:r>
              <w:rPr>
                <w:rFonts w:cs="Times New Roman"/>
                <w:szCs w:val="24"/>
              </w:rPr>
              <w:t>1</w:t>
            </w:r>
            <w:r w:rsidR="002B0D9E">
              <w:rPr>
                <w:rFonts w:cs="Times New Roman"/>
                <w:szCs w:val="24"/>
              </w:rPr>
              <w:t>4</w:t>
            </w:r>
          </w:p>
        </w:tc>
      </w:tr>
      <w:tr w:rsidR="00F81DE7" w:rsidTr="009B5DA6">
        <w:tc>
          <w:tcPr>
            <w:tcW w:w="1384" w:type="dxa"/>
          </w:tcPr>
          <w:p w:rsidR="00F81DE7" w:rsidRPr="00053D15" w:rsidRDefault="00381CA2" w:rsidP="009B5DA6">
            <w:pPr>
              <w:spacing w:after="160" w:line="240" w:lineRule="auto"/>
              <w:jc w:val="left"/>
              <w:rPr>
                <w:rFonts w:cs="Times New Roman"/>
                <w:szCs w:val="24"/>
              </w:rPr>
            </w:pPr>
            <w:r>
              <w:rPr>
                <w:rFonts w:cs="Times New Roman"/>
                <w:szCs w:val="24"/>
              </w:rPr>
              <w:t>Figura 2</w:t>
            </w:r>
          </w:p>
        </w:tc>
        <w:tc>
          <w:tcPr>
            <w:tcW w:w="6946" w:type="dxa"/>
          </w:tcPr>
          <w:p w:rsidR="00F81DE7" w:rsidRPr="00053D15" w:rsidRDefault="00BB3544" w:rsidP="009B5DA6">
            <w:pPr>
              <w:spacing w:after="160" w:line="240" w:lineRule="auto"/>
              <w:rPr>
                <w:rFonts w:cs="Times New Roman"/>
                <w:szCs w:val="24"/>
              </w:rPr>
            </w:pPr>
            <w:r w:rsidRPr="00BB3544">
              <w:rPr>
                <w:rFonts w:cs="Times New Roman"/>
                <w:szCs w:val="24"/>
              </w:rPr>
              <w:t>Representação de um motor ou processador de gabaritos</w:t>
            </w:r>
          </w:p>
        </w:tc>
        <w:tc>
          <w:tcPr>
            <w:tcW w:w="850" w:type="dxa"/>
            <w:vAlign w:val="bottom"/>
          </w:tcPr>
          <w:p w:rsidR="00F81DE7" w:rsidRPr="00053D15" w:rsidRDefault="00BB3544" w:rsidP="00FA5DBA">
            <w:pPr>
              <w:spacing w:after="160" w:line="240" w:lineRule="auto"/>
              <w:jc w:val="right"/>
              <w:rPr>
                <w:rFonts w:cs="Times New Roman"/>
                <w:szCs w:val="24"/>
              </w:rPr>
            </w:pPr>
            <w:r>
              <w:rPr>
                <w:rFonts w:cs="Times New Roman"/>
                <w:szCs w:val="24"/>
              </w:rPr>
              <w:t>17</w:t>
            </w:r>
          </w:p>
        </w:tc>
      </w:tr>
      <w:tr w:rsidR="00F81DE7" w:rsidTr="009B5DA6">
        <w:trPr>
          <w:trHeight w:val="483"/>
        </w:trPr>
        <w:tc>
          <w:tcPr>
            <w:tcW w:w="1384" w:type="dxa"/>
          </w:tcPr>
          <w:p w:rsidR="00F81DE7" w:rsidRPr="00053D15" w:rsidRDefault="00381CA2" w:rsidP="009B5DA6">
            <w:pPr>
              <w:spacing w:after="160" w:line="240" w:lineRule="auto"/>
              <w:jc w:val="left"/>
              <w:rPr>
                <w:rFonts w:cs="Times New Roman"/>
                <w:szCs w:val="24"/>
              </w:rPr>
            </w:pPr>
            <w:r>
              <w:rPr>
                <w:rFonts w:cs="Times New Roman"/>
                <w:szCs w:val="24"/>
              </w:rPr>
              <w:t>Figura 3</w:t>
            </w:r>
          </w:p>
        </w:tc>
        <w:tc>
          <w:tcPr>
            <w:tcW w:w="6946" w:type="dxa"/>
          </w:tcPr>
          <w:p w:rsidR="00F81DE7" w:rsidRPr="00053D15" w:rsidRDefault="00DA56C2" w:rsidP="009B5DA6">
            <w:pPr>
              <w:spacing w:after="160" w:line="240" w:lineRule="auto"/>
              <w:rPr>
                <w:rFonts w:cs="Times New Roman"/>
                <w:szCs w:val="24"/>
              </w:rPr>
            </w:pPr>
            <w:r w:rsidRPr="00DA56C2">
              <w:rPr>
                <w:rFonts w:cs="Times New Roman"/>
                <w:szCs w:val="24"/>
              </w:rPr>
              <w:t xml:space="preserve">Exemplo de configuração do arquivo </w:t>
            </w:r>
            <w:proofErr w:type="gramStart"/>
            <w:r w:rsidRPr="00DA56C2">
              <w:rPr>
                <w:rFonts w:cs="Times New Roman"/>
                <w:szCs w:val="24"/>
              </w:rPr>
              <w:t>pom.</w:t>
            </w:r>
            <w:proofErr w:type="gramEnd"/>
            <w:r w:rsidRPr="00DA56C2">
              <w:rPr>
                <w:rFonts w:cs="Times New Roman"/>
                <w:szCs w:val="24"/>
              </w:rPr>
              <w:t>xml</w:t>
            </w:r>
          </w:p>
        </w:tc>
        <w:tc>
          <w:tcPr>
            <w:tcW w:w="850" w:type="dxa"/>
            <w:vAlign w:val="bottom"/>
          </w:tcPr>
          <w:p w:rsidR="00F81DE7" w:rsidRPr="00053D15" w:rsidRDefault="00F81DE7" w:rsidP="00DA56C2">
            <w:pPr>
              <w:spacing w:after="160" w:line="240" w:lineRule="auto"/>
              <w:jc w:val="right"/>
              <w:rPr>
                <w:rFonts w:cs="Times New Roman"/>
                <w:szCs w:val="24"/>
              </w:rPr>
            </w:pPr>
            <w:r>
              <w:rPr>
                <w:rFonts w:cs="Times New Roman"/>
                <w:szCs w:val="24"/>
              </w:rPr>
              <w:t>2</w:t>
            </w:r>
            <w:r w:rsidR="00DA56C2">
              <w:rPr>
                <w:rFonts w:cs="Times New Roman"/>
                <w:szCs w:val="24"/>
              </w:rPr>
              <w:t>4</w:t>
            </w:r>
          </w:p>
        </w:tc>
      </w:tr>
      <w:tr w:rsidR="00F81DE7" w:rsidTr="009B5DA6">
        <w:tc>
          <w:tcPr>
            <w:tcW w:w="1384" w:type="dxa"/>
          </w:tcPr>
          <w:p w:rsidR="00F81DE7" w:rsidRPr="00053D15" w:rsidRDefault="00381CA2" w:rsidP="009B5DA6">
            <w:pPr>
              <w:spacing w:after="160" w:line="240" w:lineRule="auto"/>
              <w:jc w:val="left"/>
              <w:rPr>
                <w:rFonts w:cs="Times New Roman"/>
                <w:szCs w:val="24"/>
              </w:rPr>
            </w:pPr>
            <w:r>
              <w:rPr>
                <w:rFonts w:cs="Times New Roman"/>
                <w:szCs w:val="24"/>
              </w:rPr>
              <w:t>Figura 4</w:t>
            </w:r>
          </w:p>
        </w:tc>
        <w:tc>
          <w:tcPr>
            <w:tcW w:w="6946" w:type="dxa"/>
          </w:tcPr>
          <w:p w:rsidR="00F81DE7" w:rsidRPr="00053D15" w:rsidRDefault="00190DCF" w:rsidP="009B5DA6">
            <w:pPr>
              <w:spacing w:after="160" w:line="240" w:lineRule="auto"/>
              <w:rPr>
                <w:rFonts w:cs="Times New Roman"/>
                <w:szCs w:val="24"/>
              </w:rPr>
            </w:pPr>
            <w:r w:rsidRPr="00190DCF">
              <w:rPr>
                <w:rFonts w:cs="Times New Roman"/>
                <w:szCs w:val="24"/>
              </w:rPr>
              <w:t xml:space="preserve">Exemplo de uma declaração de dependência no </w:t>
            </w:r>
            <w:proofErr w:type="gramStart"/>
            <w:r w:rsidRPr="00190DCF">
              <w:rPr>
                <w:rFonts w:cs="Times New Roman"/>
                <w:szCs w:val="24"/>
              </w:rPr>
              <w:t>pom.</w:t>
            </w:r>
            <w:proofErr w:type="gramEnd"/>
            <w:r w:rsidRPr="00190DCF">
              <w:rPr>
                <w:rFonts w:cs="Times New Roman"/>
                <w:szCs w:val="24"/>
              </w:rPr>
              <w:t>xml</w:t>
            </w:r>
          </w:p>
        </w:tc>
        <w:tc>
          <w:tcPr>
            <w:tcW w:w="850" w:type="dxa"/>
            <w:vAlign w:val="bottom"/>
          </w:tcPr>
          <w:p w:rsidR="00F81DE7" w:rsidRPr="00053D15" w:rsidRDefault="00F81DE7" w:rsidP="00190DCF">
            <w:pPr>
              <w:spacing w:after="160" w:line="240" w:lineRule="auto"/>
              <w:jc w:val="right"/>
              <w:rPr>
                <w:rFonts w:cs="Times New Roman"/>
                <w:szCs w:val="24"/>
              </w:rPr>
            </w:pPr>
            <w:r>
              <w:rPr>
                <w:rFonts w:cs="Times New Roman"/>
                <w:szCs w:val="24"/>
              </w:rPr>
              <w:t>2</w:t>
            </w:r>
            <w:r w:rsidR="00190DCF">
              <w:rPr>
                <w:rFonts w:cs="Times New Roman"/>
                <w:szCs w:val="24"/>
              </w:rPr>
              <w:t>5</w:t>
            </w:r>
          </w:p>
        </w:tc>
      </w:tr>
      <w:tr w:rsidR="00F81DE7" w:rsidTr="009B5DA6">
        <w:tc>
          <w:tcPr>
            <w:tcW w:w="1384" w:type="dxa"/>
          </w:tcPr>
          <w:p w:rsidR="00F81DE7" w:rsidRPr="00053D15" w:rsidRDefault="00381CA2" w:rsidP="009B5DA6">
            <w:pPr>
              <w:spacing w:after="160" w:line="240" w:lineRule="auto"/>
              <w:jc w:val="left"/>
              <w:rPr>
                <w:rFonts w:cs="Times New Roman"/>
                <w:szCs w:val="24"/>
              </w:rPr>
            </w:pPr>
            <w:r>
              <w:rPr>
                <w:rFonts w:cs="Times New Roman"/>
                <w:szCs w:val="24"/>
              </w:rPr>
              <w:t>Figura 5</w:t>
            </w:r>
          </w:p>
        </w:tc>
        <w:tc>
          <w:tcPr>
            <w:tcW w:w="6946" w:type="dxa"/>
          </w:tcPr>
          <w:p w:rsidR="00F81DE7" w:rsidRPr="00053D15" w:rsidRDefault="0060323D" w:rsidP="009B5DA6">
            <w:pPr>
              <w:spacing w:after="160" w:line="240" w:lineRule="auto"/>
              <w:rPr>
                <w:rFonts w:cs="Times New Roman"/>
                <w:szCs w:val="24"/>
              </w:rPr>
            </w:pPr>
            <w:r w:rsidRPr="0060323D">
              <w:rPr>
                <w:rFonts w:cs="Times New Roman"/>
                <w:szCs w:val="24"/>
              </w:rPr>
              <w:t xml:space="preserve">Reprodução de tela do </w:t>
            </w:r>
            <w:proofErr w:type="gramStart"/>
            <w:r w:rsidRPr="0060323D">
              <w:rPr>
                <w:rFonts w:cs="Times New Roman"/>
                <w:szCs w:val="24"/>
              </w:rPr>
              <w:t>IntelliJ</w:t>
            </w:r>
            <w:proofErr w:type="gramEnd"/>
            <w:r w:rsidRPr="0060323D">
              <w:rPr>
                <w:rFonts w:cs="Times New Roman"/>
                <w:szCs w:val="24"/>
              </w:rPr>
              <w:t xml:space="preserve"> Idea com o Scene  Builder</w:t>
            </w:r>
          </w:p>
        </w:tc>
        <w:tc>
          <w:tcPr>
            <w:tcW w:w="850" w:type="dxa"/>
            <w:vAlign w:val="bottom"/>
          </w:tcPr>
          <w:p w:rsidR="00F81DE7" w:rsidRPr="00053D15" w:rsidRDefault="0060323D" w:rsidP="00FA5DBA">
            <w:pPr>
              <w:spacing w:after="160" w:line="240" w:lineRule="auto"/>
              <w:jc w:val="right"/>
              <w:rPr>
                <w:rFonts w:cs="Times New Roman"/>
                <w:szCs w:val="24"/>
              </w:rPr>
            </w:pPr>
            <w:r>
              <w:rPr>
                <w:rFonts w:cs="Times New Roman"/>
                <w:szCs w:val="24"/>
              </w:rPr>
              <w:t>29</w:t>
            </w:r>
          </w:p>
        </w:tc>
      </w:tr>
      <w:tr w:rsidR="00F81DE7" w:rsidTr="009B5DA6">
        <w:tc>
          <w:tcPr>
            <w:tcW w:w="1384" w:type="dxa"/>
          </w:tcPr>
          <w:p w:rsidR="00F81DE7" w:rsidRDefault="00381CA2" w:rsidP="009B5DA6">
            <w:pPr>
              <w:spacing w:after="160" w:line="240" w:lineRule="auto"/>
              <w:jc w:val="left"/>
              <w:rPr>
                <w:rFonts w:cs="Times New Roman"/>
                <w:szCs w:val="24"/>
              </w:rPr>
            </w:pPr>
            <w:r>
              <w:rPr>
                <w:rFonts w:cs="Times New Roman"/>
                <w:szCs w:val="24"/>
              </w:rPr>
              <w:t>Figura 6</w:t>
            </w:r>
          </w:p>
        </w:tc>
        <w:tc>
          <w:tcPr>
            <w:tcW w:w="6946" w:type="dxa"/>
          </w:tcPr>
          <w:p w:rsidR="00F81DE7" w:rsidRPr="00AE5F28" w:rsidRDefault="00AA5CAD" w:rsidP="009B5DA6">
            <w:pPr>
              <w:spacing w:after="160" w:line="240" w:lineRule="auto"/>
              <w:rPr>
                <w:rFonts w:cs="Times New Roman"/>
                <w:szCs w:val="24"/>
              </w:rPr>
            </w:pPr>
            <w:r w:rsidRPr="00AA5CAD">
              <w:rPr>
                <w:rFonts w:cs="Times New Roman"/>
                <w:szCs w:val="24"/>
              </w:rPr>
              <w:t>Telas do Qlik Sense</w:t>
            </w:r>
          </w:p>
        </w:tc>
        <w:tc>
          <w:tcPr>
            <w:tcW w:w="850" w:type="dxa"/>
            <w:vAlign w:val="bottom"/>
          </w:tcPr>
          <w:p w:rsidR="00F81DE7" w:rsidRDefault="00AA5CAD" w:rsidP="00FA5DBA">
            <w:pPr>
              <w:spacing w:after="160" w:line="240" w:lineRule="auto"/>
              <w:jc w:val="right"/>
              <w:rPr>
                <w:rFonts w:cs="Times New Roman"/>
                <w:szCs w:val="24"/>
              </w:rPr>
            </w:pPr>
            <w:r>
              <w:rPr>
                <w:rFonts w:cs="Times New Roman"/>
                <w:szCs w:val="24"/>
              </w:rPr>
              <w:t>30</w:t>
            </w:r>
          </w:p>
        </w:tc>
      </w:tr>
      <w:tr w:rsidR="00F81DE7" w:rsidTr="009B5DA6">
        <w:tc>
          <w:tcPr>
            <w:tcW w:w="1384" w:type="dxa"/>
          </w:tcPr>
          <w:p w:rsidR="00F81DE7" w:rsidRDefault="0005390B" w:rsidP="009B5DA6">
            <w:pPr>
              <w:spacing w:after="160" w:line="240" w:lineRule="auto"/>
              <w:jc w:val="left"/>
              <w:rPr>
                <w:rFonts w:cs="Times New Roman"/>
                <w:szCs w:val="24"/>
              </w:rPr>
            </w:pPr>
            <w:r>
              <w:rPr>
                <w:rFonts w:cs="Times New Roman"/>
                <w:szCs w:val="24"/>
              </w:rPr>
              <w:t xml:space="preserve">Figura </w:t>
            </w:r>
            <w:r w:rsidR="00F81DE7">
              <w:rPr>
                <w:rFonts w:cs="Times New Roman"/>
                <w:szCs w:val="24"/>
              </w:rPr>
              <w:t>7</w:t>
            </w:r>
          </w:p>
        </w:tc>
        <w:tc>
          <w:tcPr>
            <w:tcW w:w="6946" w:type="dxa"/>
          </w:tcPr>
          <w:p w:rsidR="00F81DE7" w:rsidRPr="00AE5F28" w:rsidRDefault="007D1098" w:rsidP="009B5DA6">
            <w:pPr>
              <w:spacing w:after="160" w:line="240" w:lineRule="auto"/>
              <w:rPr>
                <w:rFonts w:cs="Times New Roman"/>
                <w:szCs w:val="24"/>
              </w:rPr>
            </w:pPr>
            <w:proofErr w:type="gramStart"/>
            <w:r w:rsidRPr="007D1098">
              <w:rPr>
                <w:rFonts w:cs="Times New Roman"/>
                <w:szCs w:val="24"/>
              </w:rPr>
              <w:t>reprodução</w:t>
            </w:r>
            <w:proofErr w:type="gramEnd"/>
            <w:r w:rsidRPr="007D1098">
              <w:rPr>
                <w:rFonts w:cs="Times New Roman"/>
                <w:szCs w:val="24"/>
              </w:rPr>
              <w:t xml:space="preserve"> de tela do Tableau Desktop</w:t>
            </w:r>
          </w:p>
        </w:tc>
        <w:tc>
          <w:tcPr>
            <w:tcW w:w="850" w:type="dxa"/>
            <w:vAlign w:val="bottom"/>
          </w:tcPr>
          <w:p w:rsidR="00F81DE7" w:rsidRDefault="00F81DE7" w:rsidP="007432BE">
            <w:pPr>
              <w:spacing w:after="160" w:line="240" w:lineRule="auto"/>
              <w:jc w:val="right"/>
              <w:rPr>
                <w:rFonts w:cs="Times New Roman"/>
                <w:szCs w:val="24"/>
              </w:rPr>
            </w:pPr>
            <w:r>
              <w:rPr>
                <w:rFonts w:cs="Times New Roman"/>
                <w:szCs w:val="24"/>
              </w:rPr>
              <w:t>3</w:t>
            </w:r>
            <w:r w:rsidR="007432BE">
              <w:rPr>
                <w:rFonts w:cs="Times New Roman"/>
                <w:szCs w:val="24"/>
              </w:rPr>
              <w:t>1</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 xml:space="preserve">Figura </w:t>
            </w:r>
            <w:r>
              <w:rPr>
                <w:rFonts w:cs="Times New Roman"/>
                <w:szCs w:val="24"/>
              </w:rPr>
              <w:t>8</w:t>
            </w:r>
          </w:p>
        </w:tc>
        <w:tc>
          <w:tcPr>
            <w:tcW w:w="6946" w:type="dxa"/>
          </w:tcPr>
          <w:p w:rsidR="004D39E2" w:rsidRPr="00AE5F28" w:rsidRDefault="007432BE" w:rsidP="009B5DA6">
            <w:pPr>
              <w:spacing w:after="160" w:line="240" w:lineRule="auto"/>
              <w:rPr>
                <w:rFonts w:cs="Times New Roman"/>
                <w:szCs w:val="24"/>
              </w:rPr>
            </w:pPr>
            <w:r w:rsidRPr="007432BE">
              <w:rPr>
                <w:rFonts w:cs="Times New Roman"/>
                <w:szCs w:val="24"/>
              </w:rPr>
              <w:t>Reprodução de tela do Microsoft Power BI Desktop</w:t>
            </w:r>
          </w:p>
        </w:tc>
        <w:tc>
          <w:tcPr>
            <w:tcW w:w="850" w:type="dxa"/>
            <w:vAlign w:val="bottom"/>
          </w:tcPr>
          <w:p w:rsidR="004D39E2" w:rsidRDefault="007432BE" w:rsidP="00FA5DBA">
            <w:pPr>
              <w:spacing w:after="160" w:line="240" w:lineRule="auto"/>
              <w:jc w:val="right"/>
              <w:rPr>
                <w:rFonts w:cs="Times New Roman"/>
                <w:szCs w:val="24"/>
              </w:rPr>
            </w:pPr>
            <w:r>
              <w:rPr>
                <w:rFonts w:cs="Times New Roman"/>
                <w:szCs w:val="24"/>
              </w:rPr>
              <w:t>32</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 xml:space="preserve">Figura </w:t>
            </w:r>
            <w:r>
              <w:rPr>
                <w:rFonts w:cs="Times New Roman"/>
                <w:szCs w:val="24"/>
              </w:rPr>
              <w:t>9</w:t>
            </w:r>
          </w:p>
        </w:tc>
        <w:tc>
          <w:tcPr>
            <w:tcW w:w="6946" w:type="dxa"/>
          </w:tcPr>
          <w:p w:rsidR="004D39E2" w:rsidRPr="00AE5F28" w:rsidRDefault="002844D6" w:rsidP="009B5DA6">
            <w:pPr>
              <w:spacing w:after="160" w:line="240" w:lineRule="auto"/>
              <w:rPr>
                <w:rFonts w:cs="Times New Roman"/>
                <w:szCs w:val="24"/>
              </w:rPr>
            </w:pPr>
            <w:r w:rsidRPr="002844D6">
              <w:rPr>
                <w:rFonts w:cs="Times New Roman"/>
                <w:szCs w:val="24"/>
              </w:rPr>
              <w:t xml:space="preserve">Passos do </w:t>
            </w:r>
            <w:proofErr w:type="spellStart"/>
            <w:r w:rsidRPr="002844D6">
              <w:rPr>
                <w:rFonts w:cs="Times New Roman"/>
                <w:szCs w:val="24"/>
              </w:rPr>
              <w:t>Dashgen</w:t>
            </w:r>
            <w:proofErr w:type="spellEnd"/>
          </w:p>
        </w:tc>
        <w:tc>
          <w:tcPr>
            <w:tcW w:w="850" w:type="dxa"/>
            <w:vAlign w:val="bottom"/>
          </w:tcPr>
          <w:p w:rsidR="004D39E2" w:rsidRDefault="002844D6" w:rsidP="0000016B">
            <w:pPr>
              <w:spacing w:after="160" w:line="240" w:lineRule="auto"/>
              <w:jc w:val="right"/>
              <w:rPr>
                <w:rFonts w:cs="Times New Roman"/>
                <w:szCs w:val="24"/>
              </w:rPr>
            </w:pPr>
            <w:r>
              <w:rPr>
                <w:rFonts w:cs="Times New Roman"/>
                <w:szCs w:val="24"/>
              </w:rPr>
              <w:t>3</w:t>
            </w:r>
            <w:r w:rsidR="0000016B">
              <w:rPr>
                <w:rFonts w:cs="Times New Roman"/>
                <w:szCs w:val="24"/>
              </w:rPr>
              <w:t>4</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 xml:space="preserve">Figura </w:t>
            </w:r>
            <w:r>
              <w:rPr>
                <w:rFonts w:cs="Times New Roman"/>
                <w:szCs w:val="24"/>
              </w:rPr>
              <w:t>10</w:t>
            </w:r>
          </w:p>
        </w:tc>
        <w:tc>
          <w:tcPr>
            <w:tcW w:w="6946" w:type="dxa"/>
          </w:tcPr>
          <w:p w:rsidR="004D39E2" w:rsidRPr="00AE5F28" w:rsidRDefault="0000016B" w:rsidP="009B5DA6">
            <w:pPr>
              <w:spacing w:after="160" w:line="240" w:lineRule="auto"/>
              <w:rPr>
                <w:rFonts w:cs="Times New Roman"/>
                <w:szCs w:val="24"/>
              </w:rPr>
            </w:pPr>
            <w:r w:rsidRPr="0000016B">
              <w:rPr>
                <w:rFonts w:cs="Times New Roman"/>
                <w:szCs w:val="24"/>
              </w:rPr>
              <w:t>Diagrama de caso de uso UC01</w:t>
            </w:r>
          </w:p>
        </w:tc>
        <w:tc>
          <w:tcPr>
            <w:tcW w:w="850" w:type="dxa"/>
            <w:vAlign w:val="bottom"/>
          </w:tcPr>
          <w:p w:rsidR="004D39E2" w:rsidRDefault="0000016B" w:rsidP="00FA5DBA">
            <w:pPr>
              <w:spacing w:after="160" w:line="240" w:lineRule="auto"/>
              <w:jc w:val="right"/>
              <w:rPr>
                <w:rFonts w:cs="Times New Roman"/>
                <w:szCs w:val="24"/>
              </w:rPr>
            </w:pPr>
            <w:r>
              <w:rPr>
                <w:rFonts w:cs="Times New Roman"/>
                <w:szCs w:val="24"/>
              </w:rPr>
              <w:t>36</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 xml:space="preserve">Figura </w:t>
            </w:r>
            <w:r>
              <w:rPr>
                <w:rFonts w:cs="Times New Roman"/>
                <w:szCs w:val="24"/>
              </w:rPr>
              <w:t>11</w:t>
            </w:r>
          </w:p>
        </w:tc>
        <w:tc>
          <w:tcPr>
            <w:tcW w:w="6946" w:type="dxa"/>
          </w:tcPr>
          <w:p w:rsidR="004D39E2" w:rsidRPr="00AE5F28" w:rsidRDefault="00AD56E0" w:rsidP="009B5DA6">
            <w:pPr>
              <w:spacing w:after="160" w:line="240" w:lineRule="auto"/>
              <w:rPr>
                <w:rFonts w:cs="Times New Roman"/>
                <w:szCs w:val="24"/>
              </w:rPr>
            </w:pPr>
            <w:r w:rsidRPr="00AD56E0">
              <w:rPr>
                <w:rFonts w:cs="Times New Roman"/>
                <w:szCs w:val="24"/>
              </w:rPr>
              <w:t xml:space="preserve">Diagrama de classes de análise do </w:t>
            </w:r>
            <w:proofErr w:type="gramStart"/>
            <w:r w:rsidRPr="00AD56E0">
              <w:rPr>
                <w:rFonts w:cs="Times New Roman"/>
                <w:szCs w:val="24"/>
              </w:rPr>
              <w:t>DashGen</w:t>
            </w:r>
            <w:proofErr w:type="gramEnd"/>
          </w:p>
        </w:tc>
        <w:tc>
          <w:tcPr>
            <w:tcW w:w="850" w:type="dxa"/>
            <w:vAlign w:val="bottom"/>
          </w:tcPr>
          <w:p w:rsidR="004D39E2" w:rsidRDefault="00AD56E0" w:rsidP="00FA5DBA">
            <w:pPr>
              <w:spacing w:after="160" w:line="240" w:lineRule="auto"/>
              <w:jc w:val="right"/>
              <w:rPr>
                <w:rFonts w:cs="Times New Roman"/>
                <w:szCs w:val="24"/>
              </w:rPr>
            </w:pPr>
            <w:r>
              <w:rPr>
                <w:rFonts w:cs="Times New Roman"/>
                <w:szCs w:val="24"/>
              </w:rPr>
              <w:t>38</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 xml:space="preserve">Figura </w:t>
            </w:r>
            <w:r>
              <w:rPr>
                <w:rFonts w:cs="Times New Roman"/>
                <w:szCs w:val="24"/>
              </w:rPr>
              <w:t>12</w:t>
            </w:r>
          </w:p>
        </w:tc>
        <w:tc>
          <w:tcPr>
            <w:tcW w:w="6946" w:type="dxa"/>
          </w:tcPr>
          <w:p w:rsidR="004D39E2" w:rsidRPr="00AE5F28" w:rsidRDefault="008E67C5" w:rsidP="009B5DA6">
            <w:pPr>
              <w:spacing w:after="160" w:line="240" w:lineRule="auto"/>
              <w:rPr>
                <w:rFonts w:cs="Times New Roman"/>
                <w:szCs w:val="24"/>
              </w:rPr>
            </w:pPr>
            <w:r w:rsidRPr="008E67C5">
              <w:rPr>
                <w:rFonts w:cs="Times New Roman"/>
                <w:szCs w:val="24"/>
              </w:rPr>
              <w:t xml:space="preserve">Diagrama de Classes de Implementação </w:t>
            </w:r>
            <w:proofErr w:type="gramStart"/>
            <w:r w:rsidRPr="008E67C5">
              <w:rPr>
                <w:rFonts w:cs="Times New Roman"/>
                <w:szCs w:val="24"/>
              </w:rPr>
              <w:t>DashGen</w:t>
            </w:r>
            <w:proofErr w:type="gramEnd"/>
          </w:p>
        </w:tc>
        <w:tc>
          <w:tcPr>
            <w:tcW w:w="850" w:type="dxa"/>
            <w:vAlign w:val="bottom"/>
          </w:tcPr>
          <w:p w:rsidR="004D39E2" w:rsidRDefault="008E67C5" w:rsidP="00FA5DBA">
            <w:pPr>
              <w:spacing w:after="160" w:line="240" w:lineRule="auto"/>
              <w:jc w:val="right"/>
              <w:rPr>
                <w:rFonts w:cs="Times New Roman"/>
                <w:szCs w:val="24"/>
              </w:rPr>
            </w:pPr>
            <w:r>
              <w:rPr>
                <w:rFonts w:cs="Times New Roman"/>
                <w:szCs w:val="24"/>
              </w:rPr>
              <w:t>39</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 xml:space="preserve">Figura </w:t>
            </w:r>
            <w:r>
              <w:rPr>
                <w:rFonts w:cs="Times New Roman"/>
                <w:szCs w:val="24"/>
              </w:rPr>
              <w:t>13</w:t>
            </w:r>
          </w:p>
        </w:tc>
        <w:tc>
          <w:tcPr>
            <w:tcW w:w="6946" w:type="dxa"/>
          </w:tcPr>
          <w:p w:rsidR="004D39E2" w:rsidRPr="00AE5F28" w:rsidRDefault="00F52079" w:rsidP="009B5DA6">
            <w:pPr>
              <w:spacing w:after="160" w:line="240" w:lineRule="auto"/>
              <w:rPr>
                <w:rFonts w:cs="Times New Roman"/>
                <w:szCs w:val="24"/>
              </w:rPr>
            </w:pPr>
            <w:r w:rsidRPr="00F52079">
              <w:rPr>
                <w:rFonts w:cs="Times New Roman"/>
                <w:szCs w:val="24"/>
              </w:rPr>
              <w:t xml:space="preserve">Diagrama de Sequência Global do </w:t>
            </w:r>
            <w:proofErr w:type="gramStart"/>
            <w:r w:rsidRPr="00F52079">
              <w:rPr>
                <w:rFonts w:cs="Times New Roman"/>
                <w:szCs w:val="24"/>
              </w:rPr>
              <w:t>DashGen</w:t>
            </w:r>
            <w:proofErr w:type="gramEnd"/>
          </w:p>
        </w:tc>
        <w:tc>
          <w:tcPr>
            <w:tcW w:w="850" w:type="dxa"/>
            <w:vAlign w:val="bottom"/>
          </w:tcPr>
          <w:p w:rsidR="004D39E2" w:rsidRDefault="00F52079" w:rsidP="00FA5DBA">
            <w:pPr>
              <w:spacing w:after="160" w:line="240" w:lineRule="auto"/>
              <w:jc w:val="right"/>
              <w:rPr>
                <w:rFonts w:cs="Times New Roman"/>
                <w:szCs w:val="24"/>
              </w:rPr>
            </w:pPr>
            <w:r>
              <w:rPr>
                <w:rFonts w:cs="Times New Roman"/>
                <w:szCs w:val="24"/>
              </w:rPr>
              <w:t>40</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 xml:space="preserve">Figura </w:t>
            </w:r>
            <w:r>
              <w:rPr>
                <w:rFonts w:cs="Times New Roman"/>
                <w:szCs w:val="24"/>
              </w:rPr>
              <w:t>14</w:t>
            </w:r>
          </w:p>
        </w:tc>
        <w:tc>
          <w:tcPr>
            <w:tcW w:w="6946" w:type="dxa"/>
          </w:tcPr>
          <w:p w:rsidR="004D39E2" w:rsidRPr="00AE5F28" w:rsidRDefault="00B41144" w:rsidP="009B5DA6">
            <w:pPr>
              <w:spacing w:after="160" w:line="240" w:lineRule="auto"/>
              <w:rPr>
                <w:rFonts w:cs="Times New Roman"/>
                <w:szCs w:val="24"/>
              </w:rPr>
            </w:pPr>
            <w:r w:rsidRPr="00B41144">
              <w:rPr>
                <w:rFonts w:cs="Times New Roman"/>
                <w:szCs w:val="24"/>
              </w:rPr>
              <w:t xml:space="preserve">Diagrama de sequencia da geração do Dashboard </w:t>
            </w:r>
          </w:p>
        </w:tc>
        <w:tc>
          <w:tcPr>
            <w:tcW w:w="850" w:type="dxa"/>
            <w:vAlign w:val="bottom"/>
          </w:tcPr>
          <w:p w:rsidR="004D39E2" w:rsidRDefault="00B41144" w:rsidP="00FA5DBA">
            <w:pPr>
              <w:spacing w:after="160" w:line="240" w:lineRule="auto"/>
              <w:jc w:val="right"/>
              <w:rPr>
                <w:rFonts w:cs="Times New Roman"/>
                <w:szCs w:val="24"/>
              </w:rPr>
            </w:pPr>
            <w:r>
              <w:rPr>
                <w:rFonts w:cs="Times New Roman"/>
                <w:szCs w:val="24"/>
              </w:rPr>
              <w:t>41</w:t>
            </w:r>
          </w:p>
        </w:tc>
      </w:tr>
      <w:tr w:rsidR="004D39E2" w:rsidTr="009B5DA6">
        <w:trPr>
          <w:trHeight w:val="342"/>
        </w:trPr>
        <w:tc>
          <w:tcPr>
            <w:tcW w:w="1384" w:type="dxa"/>
          </w:tcPr>
          <w:p w:rsidR="004D39E2" w:rsidRDefault="005C30B0" w:rsidP="009B5DA6">
            <w:pPr>
              <w:spacing w:after="160" w:line="240" w:lineRule="auto"/>
              <w:jc w:val="left"/>
              <w:rPr>
                <w:rFonts w:cs="Times New Roman"/>
                <w:szCs w:val="24"/>
              </w:rPr>
            </w:pPr>
            <w:r>
              <w:rPr>
                <w:rFonts w:cs="Times New Roman"/>
                <w:szCs w:val="24"/>
              </w:rPr>
              <w:t xml:space="preserve">Figura </w:t>
            </w:r>
            <w:r>
              <w:rPr>
                <w:rFonts w:cs="Times New Roman"/>
                <w:szCs w:val="24"/>
              </w:rPr>
              <w:t>15</w:t>
            </w:r>
          </w:p>
        </w:tc>
        <w:tc>
          <w:tcPr>
            <w:tcW w:w="6946" w:type="dxa"/>
          </w:tcPr>
          <w:p w:rsidR="004D39E2" w:rsidRPr="00AE5F28" w:rsidRDefault="00617D83" w:rsidP="009B5DA6">
            <w:pPr>
              <w:spacing w:after="160" w:line="240" w:lineRule="auto"/>
              <w:rPr>
                <w:rFonts w:cs="Times New Roman"/>
                <w:szCs w:val="24"/>
              </w:rPr>
            </w:pPr>
            <w:r w:rsidRPr="00617D83">
              <w:rPr>
                <w:rFonts w:cs="Times New Roman"/>
                <w:szCs w:val="24"/>
              </w:rPr>
              <w:t xml:space="preserve">Tela do </w:t>
            </w:r>
            <w:proofErr w:type="gramStart"/>
            <w:r w:rsidRPr="00617D83">
              <w:rPr>
                <w:rFonts w:cs="Times New Roman"/>
                <w:szCs w:val="24"/>
              </w:rPr>
              <w:t>DashGen</w:t>
            </w:r>
            <w:proofErr w:type="gramEnd"/>
            <w:r w:rsidRPr="00617D83">
              <w:rPr>
                <w:rFonts w:cs="Times New Roman"/>
                <w:szCs w:val="24"/>
              </w:rPr>
              <w:t xml:space="preserve"> em sua versão definitiva</w:t>
            </w:r>
          </w:p>
        </w:tc>
        <w:tc>
          <w:tcPr>
            <w:tcW w:w="850" w:type="dxa"/>
            <w:vAlign w:val="bottom"/>
          </w:tcPr>
          <w:p w:rsidR="004D39E2" w:rsidRDefault="00617D83" w:rsidP="00FA5DBA">
            <w:pPr>
              <w:spacing w:after="160" w:line="240" w:lineRule="auto"/>
              <w:jc w:val="right"/>
              <w:rPr>
                <w:rFonts w:cs="Times New Roman"/>
                <w:szCs w:val="24"/>
              </w:rPr>
            </w:pPr>
            <w:r>
              <w:rPr>
                <w:rFonts w:cs="Times New Roman"/>
                <w:szCs w:val="24"/>
              </w:rPr>
              <w:t>42</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 xml:space="preserve">Figura </w:t>
            </w:r>
            <w:r>
              <w:rPr>
                <w:rFonts w:cs="Times New Roman"/>
                <w:szCs w:val="24"/>
              </w:rPr>
              <w:t>16</w:t>
            </w:r>
          </w:p>
        </w:tc>
        <w:tc>
          <w:tcPr>
            <w:tcW w:w="6946" w:type="dxa"/>
          </w:tcPr>
          <w:p w:rsidR="004D39E2" w:rsidRPr="00AE5F28" w:rsidRDefault="000B4220" w:rsidP="009B5DA6">
            <w:pPr>
              <w:spacing w:after="160" w:line="240" w:lineRule="auto"/>
              <w:rPr>
                <w:rFonts w:cs="Times New Roman"/>
                <w:szCs w:val="24"/>
              </w:rPr>
            </w:pPr>
            <w:r w:rsidRPr="000B4220">
              <w:rPr>
                <w:rFonts w:cs="Times New Roman"/>
                <w:szCs w:val="24"/>
              </w:rPr>
              <w:t>Reprodução da tela de seleção do arquivo CSV</w:t>
            </w:r>
          </w:p>
        </w:tc>
        <w:tc>
          <w:tcPr>
            <w:tcW w:w="850" w:type="dxa"/>
            <w:vAlign w:val="bottom"/>
          </w:tcPr>
          <w:p w:rsidR="004D39E2" w:rsidRDefault="001A5AFB" w:rsidP="00FA5DBA">
            <w:pPr>
              <w:spacing w:after="160" w:line="240" w:lineRule="auto"/>
              <w:jc w:val="right"/>
              <w:rPr>
                <w:rFonts w:cs="Times New Roman"/>
                <w:szCs w:val="24"/>
              </w:rPr>
            </w:pPr>
            <w:r>
              <w:rPr>
                <w:rFonts w:cs="Times New Roman"/>
                <w:szCs w:val="24"/>
              </w:rPr>
              <w:t>43</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 xml:space="preserve">Figura </w:t>
            </w:r>
            <w:r>
              <w:rPr>
                <w:rFonts w:cs="Times New Roman"/>
                <w:szCs w:val="24"/>
              </w:rPr>
              <w:t>1</w:t>
            </w:r>
            <w:r>
              <w:rPr>
                <w:rFonts w:cs="Times New Roman"/>
                <w:szCs w:val="24"/>
              </w:rPr>
              <w:t>7</w:t>
            </w:r>
          </w:p>
        </w:tc>
        <w:tc>
          <w:tcPr>
            <w:tcW w:w="6946" w:type="dxa"/>
          </w:tcPr>
          <w:p w:rsidR="004D39E2" w:rsidRPr="00AE5F28" w:rsidRDefault="00A968C9" w:rsidP="009B5DA6">
            <w:pPr>
              <w:spacing w:after="160" w:line="240" w:lineRule="auto"/>
              <w:rPr>
                <w:rFonts w:cs="Times New Roman"/>
                <w:szCs w:val="24"/>
              </w:rPr>
            </w:pPr>
            <w:r w:rsidRPr="00A968C9">
              <w:rPr>
                <w:rFonts w:cs="Times New Roman"/>
                <w:szCs w:val="24"/>
              </w:rPr>
              <w:t>Reprodução da janela de seleç</w:t>
            </w:r>
            <w:r w:rsidR="000B4220">
              <w:rPr>
                <w:rFonts w:cs="Times New Roman"/>
                <w:szCs w:val="24"/>
              </w:rPr>
              <w:t>ão de diretório de destino</w:t>
            </w:r>
          </w:p>
        </w:tc>
        <w:tc>
          <w:tcPr>
            <w:tcW w:w="850" w:type="dxa"/>
            <w:vAlign w:val="bottom"/>
          </w:tcPr>
          <w:p w:rsidR="004D39E2" w:rsidRDefault="00A968C9" w:rsidP="00FA5DBA">
            <w:pPr>
              <w:spacing w:after="160" w:line="240" w:lineRule="auto"/>
              <w:jc w:val="right"/>
              <w:rPr>
                <w:rFonts w:cs="Times New Roman"/>
                <w:szCs w:val="24"/>
              </w:rPr>
            </w:pPr>
            <w:r>
              <w:rPr>
                <w:rFonts w:cs="Times New Roman"/>
                <w:szCs w:val="24"/>
              </w:rPr>
              <w:t>43</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 xml:space="preserve">Figura </w:t>
            </w:r>
            <w:r>
              <w:rPr>
                <w:rFonts w:cs="Times New Roman"/>
                <w:szCs w:val="24"/>
              </w:rPr>
              <w:t>18</w:t>
            </w:r>
          </w:p>
        </w:tc>
        <w:tc>
          <w:tcPr>
            <w:tcW w:w="6946" w:type="dxa"/>
          </w:tcPr>
          <w:p w:rsidR="004D39E2" w:rsidRPr="00AE5F28" w:rsidRDefault="00635B8B" w:rsidP="009B5DA6">
            <w:pPr>
              <w:spacing w:after="160" w:line="240" w:lineRule="auto"/>
              <w:rPr>
                <w:rFonts w:cs="Times New Roman"/>
                <w:szCs w:val="24"/>
              </w:rPr>
            </w:pPr>
            <w:r w:rsidRPr="00635B8B">
              <w:rPr>
                <w:rFonts w:cs="Times New Roman"/>
                <w:szCs w:val="24"/>
              </w:rPr>
              <w:t xml:space="preserve">Código fonte do método </w:t>
            </w:r>
            <w:proofErr w:type="spellStart"/>
            <w:proofErr w:type="gramStart"/>
            <w:r w:rsidRPr="00635B8B">
              <w:rPr>
                <w:rFonts w:cs="Times New Roman"/>
                <w:szCs w:val="24"/>
              </w:rPr>
              <w:t>setDataset</w:t>
            </w:r>
            <w:proofErr w:type="spellEnd"/>
            <w:proofErr w:type="gramEnd"/>
            <w:r w:rsidRPr="00635B8B">
              <w:rPr>
                <w:rFonts w:cs="Times New Roman"/>
                <w:szCs w:val="24"/>
              </w:rPr>
              <w:t>()</w:t>
            </w:r>
          </w:p>
        </w:tc>
        <w:tc>
          <w:tcPr>
            <w:tcW w:w="850" w:type="dxa"/>
            <w:vAlign w:val="bottom"/>
          </w:tcPr>
          <w:p w:rsidR="004D39E2" w:rsidRDefault="00635B8B" w:rsidP="00FA5DBA">
            <w:pPr>
              <w:spacing w:after="160" w:line="240" w:lineRule="auto"/>
              <w:jc w:val="right"/>
              <w:rPr>
                <w:rFonts w:cs="Times New Roman"/>
                <w:szCs w:val="24"/>
              </w:rPr>
            </w:pPr>
            <w:r>
              <w:rPr>
                <w:rFonts w:cs="Times New Roman"/>
                <w:szCs w:val="24"/>
              </w:rPr>
              <w:t>44</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 xml:space="preserve">Figura </w:t>
            </w:r>
            <w:r>
              <w:rPr>
                <w:rFonts w:cs="Times New Roman"/>
                <w:szCs w:val="24"/>
              </w:rPr>
              <w:t>19</w:t>
            </w:r>
          </w:p>
        </w:tc>
        <w:tc>
          <w:tcPr>
            <w:tcW w:w="6946" w:type="dxa"/>
          </w:tcPr>
          <w:p w:rsidR="004D39E2" w:rsidRPr="00AE5F28" w:rsidRDefault="00687B02" w:rsidP="009B5DA6">
            <w:pPr>
              <w:spacing w:after="160" w:line="240" w:lineRule="auto"/>
              <w:rPr>
                <w:rFonts w:cs="Times New Roman"/>
                <w:szCs w:val="24"/>
              </w:rPr>
            </w:pPr>
            <w:proofErr w:type="gramStart"/>
            <w:r w:rsidRPr="00687B02">
              <w:rPr>
                <w:rFonts w:cs="Times New Roman"/>
                <w:szCs w:val="24"/>
              </w:rPr>
              <w:t>código</w:t>
            </w:r>
            <w:proofErr w:type="gramEnd"/>
            <w:r w:rsidRPr="00687B02">
              <w:rPr>
                <w:rFonts w:cs="Times New Roman"/>
                <w:szCs w:val="24"/>
              </w:rPr>
              <w:t xml:space="preserve">  fonte do método </w:t>
            </w:r>
            <w:proofErr w:type="spellStart"/>
            <w:r w:rsidRPr="00687B02">
              <w:rPr>
                <w:rFonts w:cs="Times New Roman"/>
                <w:szCs w:val="24"/>
              </w:rPr>
              <w:t>addGrafico</w:t>
            </w:r>
            <w:proofErr w:type="spellEnd"/>
            <w:r w:rsidRPr="00687B02">
              <w:rPr>
                <w:rFonts w:cs="Times New Roman"/>
                <w:szCs w:val="24"/>
              </w:rPr>
              <w:t>()</w:t>
            </w:r>
          </w:p>
        </w:tc>
        <w:tc>
          <w:tcPr>
            <w:tcW w:w="850" w:type="dxa"/>
            <w:vAlign w:val="bottom"/>
          </w:tcPr>
          <w:p w:rsidR="004D39E2" w:rsidRDefault="00687B02" w:rsidP="00FA5DBA">
            <w:pPr>
              <w:spacing w:after="160" w:line="240" w:lineRule="auto"/>
              <w:jc w:val="right"/>
              <w:rPr>
                <w:rFonts w:cs="Times New Roman"/>
                <w:szCs w:val="24"/>
              </w:rPr>
            </w:pPr>
            <w:r>
              <w:rPr>
                <w:rFonts w:cs="Times New Roman"/>
                <w:szCs w:val="24"/>
              </w:rPr>
              <w:t>45</w:t>
            </w:r>
          </w:p>
        </w:tc>
      </w:tr>
      <w:tr w:rsidR="004D39E2" w:rsidTr="009B5DA6">
        <w:trPr>
          <w:trHeight w:val="212"/>
        </w:trPr>
        <w:tc>
          <w:tcPr>
            <w:tcW w:w="1384" w:type="dxa"/>
          </w:tcPr>
          <w:p w:rsidR="004D39E2" w:rsidRDefault="005C30B0" w:rsidP="009B5DA6">
            <w:pPr>
              <w:spacing w:after="160" w:line="240" w:lineRule="auto"/>
              <w:jc w:val="left"/>
              <w:rPr>
                <w:rFonts w:cs="Times New Roman"/>
                <w:szCs w:val="24"/>
              </w:rPr>
            </w:pPr>
            <w:r>
              <w:rPr>
                <w:rFonts w:cs="Times New Roman"/>
                <w:szCs w:val="24"/>
              </w:rPr>
              <w:t xml:space="preserve">Figura </w:t>
            </w:r>
            <w:r>
              <w:rPr>
                <w:rFonts w:cs="Times New Roman"/>
                <w:szCs w:val="24"/>
              </w:rPr>
              <w:t>20</w:t>
            </w:r>
          </w:p>
        </w:tc>
        <w:tc>
          <w:tcPr>
            <w:tcW w:w="6946" w:type="dxa"/>
          </w:tcPr>
          <w:p w:rsidR="004D39E2" w:rsidRPr="00AE5F28" w:rsidRDefault="00F979B8" w:rsidP="009B5DA6">
            <w:pPr>
              <w:spacing w:after="160" w:line="240" w:lineRule="auto"/>
              <w:rPr>
                <w:rFonts w:cs="Times New Roman"/>
                <w:szCs w:val="24"/>
              </w:rPr>
            </w:pPr>
            <w:r w:rsidRPr="00F979B8">
              <w:rPr>
                <w:rFonts w:cs="Times New Roman"/>
                <w:szCs w:val="24"/>
              </w:rPr>
              <w:t xml:space="preserve">Código fonte do método </w:t>
            </w:r>
            <w:proofErr w:type="spellStart"/>
            <w:proofErr w:type="gramStart"/>
            <w:r w:rsidRPr="00F979B8">
              <w:rPr>
                <w:rFonts w:cs="Times New Roman"/>
                <w:szCs w:val="24"/>
              </w:rPr>
              <w:t>endDashboard</w:t>
            </w:r>
            <w:proofErr w:type="spellEnd"/>
            <w:proofErr w:type="gramEnd"/>
            <w:r w:rsidRPr="00F979B8">
              <w:rPr>
                <w:rFonts w:cs="Times New Roman"/>
                <w:szCs w:val="24"/>
              </w:rPr>
              <w:t>() e suas dependências</w:t>
            </w:r>
          </w:p>
        </w:tc>
        <w:tc>
          <w:tcPr>
            <w:tcW w:w="850" w:type="dxa"/>
            <w:vAlign w:val="bottom"/>
          </w:tcPr>
          <w:p w:rsidR="004D39E2" w:rsidRDefault="00F979B8" w:rsidP="00FA5DBA">
            <w:pPr>
              <w:spacing w:after="160" w:line="240" w:lineRule="auto"/>
              <w:jc w:val="right"/>
              <w:rPr>
                <w:rFonts w:cs="Times New Roman"/>
                <w:szCs w:val="24"/>
              </w:rPr>
            </w:pPr>
            <w:r>
              <w:rPr>
                <w:rFonts w:cs="Times New Roman"/>
                <w:szCs w:val="24"/>
              </w:rPr>
              <w:t>46</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w:t>
            </w:r>
            <w:r>
              <w:rPr>
                <w:rFonts w:cs="Times New Roman"/>
                <w:szCs w:val="24"/>
              </w:rPr>
              <w:t>1</w:t>
            </w:r>
          </w:p>
        </w:tc>
        <w:tc>
          <w:tcPr>
            <w:tcW w:w="6946" w:type="dxa"/>
          </w:tcPr>
          <w:p w:rsidR="005C30B0" w:rsidRPr="00AE5F28" w:rsidRDefault="00B80401" w:rsidP="009B5DA6">
            <w:pPr>
              <w:spacing w:after="160" w:line="240" w:lineRule="auto"/>
              <w:rPr>
                <w:rFonts w:cs="Times New Roman"/>
                <w:szCs w:val="24"/>
              </w:rPr>
            </w:pPr>
            <w:r w:rsidRPr="00B80401">
              <w:rPr>
                <w:rFonts w:cs="Times New Roman"/>
                <w:szCs w:val="24"/>
              </w:rPr>
              <w:t xml:space="preserve">Código fonte dos métodos </w:t>
            </w:r>
            <w:proofErr w:type="spellStart"/>
            <w:proofErr w:type="gramStart"/>
            <w:r w:rsidRPr="00B80401">
              <w:rPr>
                <w:rFonts w:cs="Times New Roman"/>
                <w:szCs w:val="24"/>
              </w:rPr>
              <w:t>isNumeric</w:t>
            </w:r>
            <w:proofErr w:type="spellEnd"/>
            <w:proofErr w:type="gramEnd"/>
            <w:r w:rsidRPr="00B80401">
              <w:rPr>
                <w:rFonts w:cs="Times New Roman"/>
                <w:szCs w:val="24"/>
              </w:rPr>
              <w:t xml:space="preserve">() e </w:t>
            </w:r>
            <w:proofErr w:type="spellStart"/>
            <w:r w:rsidRPr="00B80401">
              <w:rPr>
                <w:rFonts w:cs="Times New Roman"/>
                <w:szCs w:val="24"/>
              </w:rPr>
              <w:t>columnDiscoverType</w:t>
            </w:r>
            <w:proofErr w:type="spellEnd"/>
            <w:r w:rsidRPr="00B80401">
              <w:rPr>
                <w:rFonts w:cs="Times New Roman"/>
                <w:szCs w:val="24"/>
              </w:rPr>
              <w:t>()</w:t>
            </w:r>
          </w:p>
        </w:tc>
        <w:tc>
          <w:tcPr>
            <w:tcW w:w="850" w:type="dxa"/>
            <w:vAlign w:val="bottom"/>
          </w:tcPr>
          <w:p w:rsidR="005C30B0" w:rsidRDefault="00B80401" w:rsidP="00FA5DBA">
            <w:pPr>
              <w:spacing w:after="160" w:line="240" w:lineRule="auto"/>
              <w:jc w:val="right"/>
              <w:rPr>
                <w:rFonts w:cs="Times New Roman"/>
                <w:szCs w:val="24"/>
              </w:rPr>
            </w:pPr>
            <w:r>
              <w:rPr>
                <w:rFonts w:cs="Times New Roman"/>
                <w:szCs w:val="24"/>
              </w:rPr>
              <w:t>47</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w:t>
            </w:r>
            <w:r>
              <w:rPr>
                <w:rFonts w:cs="Times New Roman"/>
                <w:szCs w:val="24"/>
              </w:rPr>
              <w:t>2</w:t>
            </w:r>
          </w:p>
        </w:tc>
        <w:tc>
          <w:tcPr>
            <w:tcW w:w="6946" w:type="dxa"/>
          </w:tcPr>
          <w:p w:rsidR="005C30B0" w:rsidRPr="00AE5F28" w:rsidRDefault="008556E2" w:rsidP="009B5DA6">
            <w:pPr>
              <w:spacing w:after="160" w:line="240" w:lineRule="auto"/>
              <w:rPr>
                <w:rFonts w:cs="Times New Roman"/>
                <w:szCs w:val="24"/>
              </w:rPr>
            </w:pPr>
            <w:r w:rsidRPr="008556E2">
              <w:rPr>
                <w:rFonts w:cs="Times New Roman"/>
                <w:szCs w:val="24"/>
              </w:rPr>
              <w:t xml:space="preserve">Código fonte da </w:t>
            </w:r>
            <w:proofErr w:type="gramStart"/>
            <w:r w:rsidRPr="008556E2">
              <w:rPr>
                <w:rFonts w:cs="Times New Roman"/>
                <w:szCs w:val="24"/>
              </w:rPr>
              <w:t>classe Gerador</w:t>
            </w:r>
            <w:proofErr w:type="gramEnd"/>
          </w:p>
        </w:tc>
        <w:tc>
          <w:tcPr>
            <w:tcW w:w="850" w:type="dxa"/>
            <w:vAlign w:val="bottom"/>
          </w:tcPr>
          <w:p w:rsidR="005C30B0" w:rsidRDefault="008556E2" w:rsidP="00FA5DBA">
            <w:pPr>
              <w:spacing w:after="160" w:line="240" w:lineRule="auto"/>
              <w:jc w:val="right"/>
              <w:rPr>
                <w:rFonts w:cs="Times New Roman"/>
                <w:szCs w:val="24"/>
              </w:rPr>
            </w:pPr>
            <w:r>
              <w:rPr>
                <w:rFonts w:cs="Times New Roman"/>
                <w:szCs w:val="24"/>
              </w:rPr>
              <w:t>48</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w:t>
            </w:r>
            <w:r>
              <w:rPr>
                <w:rFonts w:cs="Times New Roman"/>
                <w:szCs w:val="24"/>
              </w:rPr>
              <w:t>3</w:t>
            </w:r>
          </w:p>
        </w:tc>
        <w:tc>
          <w:tcPr>
            <w:tcW w:w="6946" w:type="dxa"/>
          </w:tcPr>
          <w:p w:rsidR="005C30B0" w:rsidRPr="00AE5F28" w:rsidRDefault="008556E2" w:rsidP="009B5DA6">
            <w:pPr>
              <w:spacing w:after="160" w:line="240" w:lineRule="auto"/>
              <w:rPr>
                <w:rFonts w:cs="Times New Roman"/>
                <w:szCs w:val="24"/>
              </w:rPr>
            </w:pPr>
            <w:r w:rsidRPr="008556E2">
              <w:rPr>
                <w:rFonts w:cs="Times New Roman"/>
                <w:szCs w:val="24"/>
              </w:rPr>
              <w:t xml:space="preserve">Conteúdo fonte do arquivo </w:t>
            </w:r>
            <w:proofErr w:type="spellStart"/>
            <w:proofErr w:type="gramStart"/>
            <w:r w:rsidRPr="008556E2">
              <w:rPr>
                <w:rFonts w:cs="Times New Roman"/>
                <w:szCs w:val="24"/>
              </w:rPr>
              <w:t>dashboard.</w:t>
            </w:r>
            <w:proofErr w:type="gramEnd"/>
            <w:r w:rsidRPr="008556E2">
              <w:rPr>
                <w:rFonts w:cs="Times New Roman"/>
                <w:szCs w:val="24"/>
              </w:rPr>
              <w:t>ftl</w:t>
            </w:r>
            <w:proofErr w:type="spellEnd"/>
          </w:p>
        </w:tc>
        <w:tc>
          <w:tcPr>
            <w:tcW w:w="850" w:type="dxa"/>
            <w:vAlign w:val="bottom"/>
          </w:tcPr>
          <w:p w:rsidR="005C30B0" w:rsidRDefault="008556E2" w:rsidP="00FA5DBA">
            <w:pPr>
              <w:spacing w:after="160" w:line="240" w:lineRule="auto"/>
              <w:jc w:val="right"/>
              <w:rPr>
                <w:rFonts w:cs="Times New Roman"/>
                <w:szCs w:val="24"/>
              </w:rPr>
            </w:pPr>
            <w:r>
              <w:rPr>
                <w:rFonts w:cs="Times New Roman"/>
                <w:szCs w:val="24"/>
              </w:rPr>
              <w:t>49</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w:t>
            </w:r>
            <w:r>
              <w:rPr>
                <w:rFonts w:cs="Times New Roman"/>
                <w:szCs w:val="24"/>
              </w:rPr>
              <w:t>4</w:t>
            </w:r>
          </w:p>
        </w:tc>
        <w:tc>
          <w:tcPr>
            <w:tcW w:w="6946" w:type="dxa"/>
          </w:tcPr>
          <w:p w:rsidR="005C30B0" w:rsidRPr="00AE5F28" w:rsidRDefault="009627A7" w:rsidP="009B5DA6">
            <w:pPr>
              <w:spacing w:after="160" w:line="240" w:lineRule="auto"/>
              <w:rPr>
                <w:rFonts w:cs="Times New Roman"/>
                <w:szCs w:val="24"/>
              </w:rPr>
            </w:pPr>
            <w:r w:rsidRPr="009627A7">
              <w:rPr>
                <w:rFonts w:cs="Times New Roman"/>
                <w:szCs w:val="24"/>
              </w:rPr>
              <w:t>O conteúdo do diretório boilerplate</w:t>
            </w:r>
          </w:p>
        </w:tc>
        <w:tc>
          <w:tcPr>
            <w:tcW w:w="850" w:type="dxa"/>
            <w:vAlign w:val="bottom"/>
          </w:tcPr>
          <w:p w:rsidR="005C30B0" w:rsidRDefault="009627A7" w:rsidP="00FA5DBA">
            <w:pPr>
              <w:spacing w:after="160" w:line="240" w:lineRule="auto"/>
              <w:jc w:val="right"/>
              <w:rPr>
                <w:rFonts w:cs="Times New Roman"/>
                <w:szCs w:val="24"/>
              </w:rPr>
            </w:pPr>
            <w:r>
              <w:rPr>
                <w:rFonts w:cs="Times New Roman"/>
                <w:szCs w:val="24"/>
              </w:rPr>
              <w:t>51</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w:t>
            </w:r>
            <w:r>
              <w:rPr>
                <w:rFonts w:cs="Times New Roman"/>
                <w:szCs w:val="24"/>
              </w:rPr>
              <w:t>5</w:t>
            </w:r>
          </w:p>
        </w:tc>
        <w:tc>
          <w:tcPr>
            <w:tcW w:w="6946" w:type="dxa"/>
          </w:tcPr>
          <w:p w:rsidR="005C30B0" w:rsidRPr="00AE5F28" w:rsidRDefault="009627A7" w:rsidP="009B5DA6">
            <w:pPr>
              <w:spacing w:after="160" w:line="240" w:lineRule="auto"/>
              <w:rPr>
                <w:rFonts w:cs="Times New Roman"/>
                <w:szCs w:val="24"/>
              </w:rPr>
            </w:pPr>
            <w:proofErr w:type="gramStart"/>
            <w:r w:rsidRPr="009627A7">
              <w:rPr>
                <w:rFonts w:cs="Times New Roman"/>
                <w:szCs w:val="24"/>
              </w:rPr>
              <w:t>método</w:t>
            </w:r>
            <w:proofErr w:type="gramEnd"/>
            <w:r w:rsidRPr="009627A7">
              <w:rPr>
                <w:rFonts w:cs="Times New Roman"/>
                <w:szCs w:val="24"/>
              </w:rPr>
              <w:t xml:space="preserve"> </w:t>
            </w:r>
            <w:proofErr w:type="spellStart"/>
            <w:r w:rsidRPr="009627A7">
              <w:rPr>
                <w:rFonts w:cs="Times New Roman"/>
                <w:szCs w:val="24"/>
              </w:rPr>
              <w:t>processarCopia</w:t>
            </w:r>
            <w:proofErr w:type="spellEnd"/>
            <w:r w:rsidRPr="009627A7">
              <w:rPr>
                <w:rFonts w:cs="Times New Roman"/>
                <w:szCs w:val="24"/>
              </w:rPr>
              <w:t>()</w:t>
            </w:r>
          </w:p>
        </w:tc>
        <w:tc>
          <w:tcPr>
            <w:tcW w:w="850" w:type="dxa"/>
            <w:vAlign w:val="bottom"/>
          </w:tcPr>
          <w:p w:rsidR="005C30B0" w:rsidRDefault="009627A7" w:rsidP="00FA5DBA">
            <w:pPr>
              <w:spacing w:after="160" w:line="240" w:lineRule="auto"/>
              <w:jc w:val="right"/>
              <w:rPr>
                <w:rFonts w:cs="Times New Roman"/>
                <w:szCs w:val="24"/>
              </w:rPr>
            </w:pPr>
            <w:r>
              <w:rPr>
                <w:rFonts w:cs="Times New Roman"/>
                <w:szCs w:val="24"/>
              </w:rPr>
              <w:t>51</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w:t>
            </w:r>
            <w:r>
              <w:rPr>
                <w:rFonts w:cs="Times New Roman"/>
                <w:szCs w:val="24"/>
              </w:rPr>
              <w:t>6</w:t>
            </w:r>
          </w:p>
        </w:tc>
        <w:tc>
          <w:tcPr>
            <w:tcW w:w="6946" w:type="dxa"/>
          </w:tcPr>
          <w:p w:rsidR="005C30B0" w:rsidRPr="00AE5F28" w:rsidRDefault="005D7A61" w:rsidP="009B5DA6">
            <w:pPr>
              <w:spacing w:after="160" w:line="240" w:lineRule="auto"/>
              <w:rPr>
                <w:rFonts w:cs="Times New Roman"/>
                <w:szCs w:val="24"/>
              </w:rPr>
            </w:pPr>
            <w:proofErr w:type="gramStart"/>
            <w:r w:rsidRPr="005D7A61">
              <w:rPr>
                <w:rFonts w:cs="Times New Roman"/>
                <w:szCs w:val="24"/>
              </w:rPr>
              <w:t>método</w:t>
            </w:r>
            <w:proofErr w:type="gramEnd"/>
            <w:r w:rsidRPr="005D7A61">
              <w:rPr>
                <w:rFonts w:cs="Times New Roman"/>
                <w:szCs w:val="24"/>
              </w:rPr>
              <w:t xml:space="preserve"> </w:t>
            </w:r>
            <w:proofErr w:type="spellStart"/>
            <w:r w:rsidRPr="005D7A61">
              <w:rPr>
                <w:rFonts w:cs="Times New Roman"/>
                <w:szCs w:val="24"/>
              </w:rPr>
              <w:t>processarZip</w:t>
            </w:r>
            <w:proofErr w:type="spellEnd"/>
            <w:r w:rsidRPr="005D7A61">
              <w:rPr>
                <w:rFonts w:cs="Times New Roman"/>
                <w:szCs w:val="24"/>
              </w:rPr>
              <w:t>()</w:t>
            </w:r>
          </w:p>
        </w:tc>
        <w:tc>
          <w:tcPr>
            <w:tcW w:w="850" w:type="dxa"/>
            <w:vAlign w:val="bottom"/>
          </w:tcPr>
          <w:p w:rsidR="005C30B0" w:rsidRDefault="005D7A61" w:rsidP="00FA5DBA">
            <w:pPr>
              <w:spacing w:after="160" w:line="240" w:lineRule="auto"/>
              <w:jc w:val="right"/>
              <w:rPr>
                <w:rFonts w:cs="Times New Roman"/>
                <w:szCs w:val="24"/>
              </w:rPr>
            </w:pPr>
            <w:r>
              <w:rPr>
                <w:rFonts w:cs="Times New Roman"/>
                <w:szCs w:val="24"/>
              </w:rPr>
              <w:t>52</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w:t>
            </w:r>
            <w:r>
              <w:rPr>
                <w:rFonts w:cs="Times New Roman"/>
                <w:szCs w:val="24"/>
              </w:rPr>
              <w:t>7</w:t>
            </w:r>
          </w:p>
        </w:tc>
        <w:tc>
          <w:tcPr>
            <w:tcW w:w="6946" w:type="dxa"/>
          </w:tcPr>
          <w:p w:rsidR="005C30B0" w:rsidRPr="00AE5F28" w:rsidRDefault="00D96863" w:rsidP="009B5DA6">
            <w:pPr>
              <w:spacing w:after="160" w:line="240" w:lineRule="auto"/>
              <w:rPr>
                <w:rFonts w:cs="Times New Roman"/>
                <w:szCs w:val="24"/>
              </w:rPr>
            </w:pPr>
            <w:r w:rsidRPr="00D96863">
              <w:rPr>
                <w:rFonts w:cs="Times New Roman"/>
                <w:szCs w:val="24"/>
              </w:rPr>
              <w:t xml:space="preserve">Dashboard gerado pelo </w:t>
            </w:r>
            <w:proofErr w:type="gramStart"/>
            <w:r w:rsidRPr="00D96863">
              <w:rPr>
                <w:rFonts w:cs="Times New Roman"/>
                <w:szCs w:val="24"/>
              </w:rPr>
              <w:t>DashGen</w:t>
            </w:r>
            <w:proofErr w:type="gramEnd"/>
          </w:p>
        </w:tc>
        <w:tc>
          <w:tcPr>
            <w:tcW w:w="850" w:type="dxa"/>
            <w:vAlign w:val="bottom"/>
          </w:tcPr>
          <w:p w:rsidR="005C30B0" w:rsidRDefault="00D96863" w:rsidP="00FA5DBA">
            <w:pPr>
              <w:spacing w:after="160" w:line="240" w:lineRule="auto"/>
              <w:jc w:val="right"/>
              <w:rPr>
                <w:rFonts w:cs="Times New Roman"/>
                <w:szCs w:val="24"/>
              </w:rPr>
            </w:pPr>
            <w:r>
              <w:rPr>
                <w:rFonts w:cs="Times New Roman"/>
                <w:szCs w:val="24"/>
              </w:rPr>
              <w:t>52</w:t>
            </w:r>
          </w:p>
        </w:tc>
      </w:tr>
    </w:tbl>
    <w:p w:rsidR="00F81DE7" w:rsidRDefault="00F81DE7">
      <w:pPr>
        <w:spacing w:after="160" w:line="240" w:lineRule="auto"/>
        <w:jc w:val="left"/>
        <w:rPr>
          <w:rFonts w:cs="Times New Roman"/>
          <w:b/>
          <w:sz w:val="28"/>
          <w:szCs w:val="24"/>
        </w:rPr>
      </w:pPr>
      <w:r>
        <w:rPr>
          <w:rFonts w:cs="Times New Roman"/>
          <w:b/>
          <w:sz w:val="28"/>
          <w:szCs w:val="24"/>
        </w:rPr>
        <w:br w:type="page"/>
      </w:r>
    </w:p>
    <w:p w:rsidR="00C76B10" w:rsidRDefault="00C76B10">
      <w:pPr>
        <w:spacing w:after="160" w:line="240" w:lineRule="auto"/>
        <w:jc w:val="left"/>
        <w:rPr>
          <w:rFonts w:cs="Times New Roman"/>
          <w:b/>
          <w:sz w:val="28"/>
          <w:szCs w:val="24"/>
        </w:rPr>
      </w:pPr>
    </w:p>
    <w:sdt>
      <w:sdtPr>
        <w:id w:val="-280413857"/>
        <w:docPartObj>
          <w:docPartGallery w:val="Table of Contents"/>
          <w:docPartUnique/>
        </w:docPartObj>
      </w:sdtPr>
      <w:sdtEndPr>
        <w:rPr>
          <w:rFonts w:eastAsiaTheme="minorHAnsi" w:cstheme="minorBidi"/>
          <w:bCs/>
          <w:szCs w:val="22"/>
          <w:lang w:eastAsia="en-US"/>
        </w:rPr>
      </w:sdtEndPr>
      <w:sdtContent>
        <w:p w:rsidR="002721F6" w:rsidRDefault="00094E34" w:rsidP="00DA01AA">
          <w:pPr>
            <w:pStyle w:val="CabealhodoSumrio"/>
            <w:jc w:val="center"/>
          </w:pPr>
          <w:r>
            <w:t>Sumário</w:t>
          </w:r>
        </w:p>
        <w:p w:rsidR="00DA01AA" w:rsidRDefault="00DA01AA" w:rsidP="00DA01AA">
          <w:pPr>
            <w:rPr>
              <w:lang w:eastAsia="pt-BR"/>
            </w:rPr>
          </w:pPr>
        </w:p>
        <w:p w:rsidR="00DA01AA" w:rsidRPr="00DA01AA" w:rsidRDefault="00DA01AA" w:rsidP="00DA01AA">
          <w:pPr>
            <w:rPr>
              <w:lang w:eastAsia="pt-BR"/>
            </w:rPr>
          </w:pPr>
        </w:p>
        <w:p w:rsidR="003144D6" w:rsidRPr="00B818B6" w:rsidRDefault="00094E34" w:rsidP="0032796A">
          <w:pPr>
            <w:pStyle w:val="Sumrio2"/>
            <w:rPr>
              <w:rStyle w:val="Hyperlink"/>
            </w:rPr>
          </w:pPr>
          <w:r>
            <w:fldChar w:fldCharType="begin"/>
          </w:r>
          <w:r>
            <w:instrText xml:space="preserve"> TOC \o "1-3" \h \z \u </w:instrText>
          </w:r>
          <w:r>
            <w:fldChar w:fldCharType="separate"/>
          </w:r>
          <w:hyperlink w:anchor="_Toc33549430" w:history="1">
            <w:r w:rsidR="003144D6" w:rsidRPr="00B818B6">
              <w:rPr>
                <w:rStyle w:val="Hyperlink"/>
                <w:b/>
              </w:rPr>
              <w:t xml:space="preserve">1 </w:t>
            </w:r>
            <w:r w:rsidR="003144D6" w:rsidRPr="00B818B6">
              <w:rPr>
                <w:rStyle w:val="Hyperlink"/>
                <w:b/>
              </w:rPr>
              <w:tab/>
              <w:t>INTRODUÇÃO</w:t>
            </w:r>
            <w:r w:rsidR="003144D6" w:rsidRPr="00B818B6">
              <w:rPr>
                <w:rStyle w:val="Hyperlink"/>
                <w:webHidden/>
              </w:rPr>
              <w:tab/>
            </w:r>
            <w:r w:rsidR="003144D6" w:rsidRPr="00B818B6">
              <w:rPr>
                <w:rStyle w:val="Hyperlink"/>
                <w:webHidden/>
              </w:rPr>
              <w:fldChar w:fldCharType="begin"/>
            </w:r>
            <w:r w:rsidR="003144D6" w:rsidRPr="00B818B6">
              <w:rPr>
                <w:rStyle w:val="Hyperlink"/>
                <w:webHidden/>
              </w:rPr>
              <w:instrText xml:space="preserve"> PAGEREF _Toc33549430 \h </w:instrText>
            </w:r>
            <w:r w:rsidR="003144D6" w:rsidRPr="00B818B6">
              <w:rPr>
                <w:rStyle w:val="Hyperlink"/>
                <w:webHidden/>
              </w:rPr>
            </w:r>
            <w:r w:rsidR="003144D6" w:rsidRPr="00B818B6">
              <w:rPr>
                <w:rStyle w:val="Hyperlink"/>
                <w:webHidden/>
              </w:rPr>
              <w:fldChar w:fldCharType="separate"/>
            </w:r>
            <w:r w:rsidR="003144D6" w:rsidRPr="00B818B6">
              <w:rPr>
                <w:rStyle w:val="Hyperlink"/>
                <w:webHidden/>
              </w:rPr>
              <w:t>7</w:t>
            </w:r>
            <w:r w:rsidR="003144D6" w:rsidRPr="00B818B6">
              <w:rPr>
                <w:rStyle w:val="Hyperlink"/>
                <w:webHidden/>
              </w:rPr>
              <w:fldChar w:fldCharType="end"/>
            </w:r>
          </w:hyperlink>
        </w:p>
        <w:p w:rsidR="003144D6" w:rsidRPr="00B818B6" w:rsidRDefault="003144D6" w:rsidP="0032796A">
          <w:pPr>
            <w:pStyle w:val="Sumrio2"/>
            <w:rPr>
              <w:rStyle w:val="Hyperlink"/>
            </w:rPr>
          </w:pPr>
          <w:hyperlink w:anchor="_Toc33549431" w:history="1">
            <w:r w:rsidRPr="00B818B6">
              <w:rPr>
                <w:rStyle w:val="Hyperlink"/>
                <w:b/>
              </w:rPr>
              <w:t>1.1</w:t>
            </w:r>
            <w:r w:rsidRPr="00B818B6">
              <w:rPr>
                <w:rStyle w:val="Hyperlink"/>
                <w:b/>
              </w:rPr>
              <w:tab/>
              <w:t>Objetivo e delimitação de escopo</w:t>
            </w:r>
            <w:r w:rsidRPr="00B818B6">
              <w:rPr>
                <w:rStyle w:val="Hyperlink"/>
                <w:webHidden/>
              </w:rPr>
              <w:tab/>
            </w:r>
            <w:r w:rsidRPr="00B818B6">
              <w:rPr>
                <w:rStyle w:val="Hyperlink"/>
                <w:webHidden/>
              </w:rPr>
              <w:fldChar w:fldCharType="begin"/>
            </w:r>
            <w:r w:rsidRPr="00B818B6">
              <w:rPr>
                <w:rStyle w:val="Hyperlink"/>
                <w:webHidden/>
              </w:rPr>
              <w:instrText xml:space="preserve"> PAGEREF _Toc33549431 \h </w:instrText>
            </w:r>
            <w:r w:rsidRPr="00B818B6">
              <w:rPr>
                <w:rStyle w:val="Hyperlink"/>
                <w:webHidden/>
              </w:rPr>
            </w:r>
            <w:r w:rsidRPr="00B818B6">
              <w:rPr>
                <w:rStyle w:val="Hyperlink"/>
                <w:webHidden/>
              </w:rPr>
              <w:fldChar w:fldCharType="separate"/>
            </w:r>
            <w:r w:rsidRPr="00B818B6">
              <w:rPr>
                <w:rStyle w:val="Hyperlink"/>
                <w:webHidden/>
              </w:rPr>
              <w:t>8</w:t>
            </w:r>
            <w:r w:rsidRPr="00B818B6">
              <w:rPr>
                <w:rStyle w:val="Hyperlink"/>
                <w:webHidden/>
              </w:rPr>
              <w:fldChar w:fldCharType="end"/>
            </w:r>
          </w:hyperlink>
        </w:p>
        <w:p w:rsidR="003144D6" w:rsidRPr="00B818B6" w:rsidRDefault="003144D6" w:rsidP="0032796A">
          <w:pPr>
            <w:pStyle w:val="Sumrio2"/>
            <w:rPr>
              <w:rStyle w:val="Hyperlink"/>
            </w:rPr>
          </w:pPr>
          <w:hyperlink w:anchor="_Toc33549432" w:history="1">
            <w:r w:rsidRPr="00B818B6">
              <w:rPr>
                <w:rStyle w:val="Hyperlink"/>
                <w:b/>
              </w:rPr>
              <w:t>1.2</w:t>
            </w:r>
            <w:r w:rsidRPr="00B818B6">
              <w:rPr>
                <w:rStyle w:val="Hyperlink"/>
                <w:b/>
              </w:rPr>
              <w:tab/>
              <w:t>Procedimentos metodológicos</w:t>
            </w:r>
            <w:r w:rsidRPr="00B818B6">
              <w:rPr>
                <w:rStyle w:val="Hyperlink"/>
                <w:webHidden/>
              </w:rPr>
              <w:tab/>
            </w:r>
            <w:r w:rsidRPr="00B818B6">
              <w:rPr>
                <w:rStyle w:val="Hyperlink"/>
                <w:webHidden/>
              </w:rPr>
              <w:fldChar w:fldCharType="begin"/>
            </w:r>
            <w:r w:rsidRPr="00B818B6">
              <w:rPr>
                <w:rStyle w:val="Hyperlink"/>
                <w:webHidden/>
              </w:rPr>
              <w:instrText xml:space="preserve"> PAGEREF _Toc33549432 \h </w:instrText>
            </w:r>
            <w:r w:rsidRPr="00B818B6">
              <w:rPr>
                <w:rStyle w:val="Hyperlink"/>
                <w:webHidden/>
              </w:rPr>
            </w:r>
            <w:r w:rsidRPr="00B818B6">
              <w:rPr>
                <w:rStyle w:val="Hyperlink"/>
                <w:webHidden/>
              </w:rPr>
              <w:fldChar w:fldCharType="separate"/>
            </w:r>
            <w:r w:rsidRPr="00B818B6">
              <w:rPr>
                <w:rStyle w:val="Hyperlink"/>
                <w:webHidden/>
              </w:rPr>
              <w:t>9</w:t>
            </w:r>
            <w:r w:rsidRPr="00B818B6">
              <w:rPr>
                <w:rStyle w:val="Hyperlink"/>
                <w:webHidden/>
              </w:rPr>
              <w:fldChar w:fldCharType="end"/>
            </w:r>
          </w:hyperlink>
        </w:p>
        <w:p w:rsidR="003144D6" w:rsidRPr="00B818B6" w:rsidRDefault="003144D6" w:rsidP="0032796A">
          <w:pPr>
            <w:pStyle w:val="Sumrio2"/>
            <w:rPr>
              <w:rStyle w:val="Hyperlink"/>
            </w:rPr>
          </w:pPr>
          <w:hyperlink w:anchor="_Toc33549433" w:history="1">
            <w:r w:rsidRPr="00B818B6">
              <w:rPr>
                <w:rStyle w:val="Hyperlink"/>
                <w:b/>
              </w:rPr>
              <w:t xml:space="preserve">1.3 </w:t>
            </w:r>
            <w:r w:rsidR="002721F6" w:rsidRPr="00B818B6">
              <w:rPr>
                <w:rStyle w:val="Hyperlink"/>
                <w:b/>
              </w:rPr>
              <w:tab/>
            </w:r>
            <w:r w:rsidRPr="00B818B6">
              <w:rPr>
                <w:rStyle w:val="Hyperlink"/>
                <w:b/>
              </w:rPr>
              <w:t>Organização do trabalho</w:t>
            </w:r>
            <w:r w:rsidRPr="00B818B6">
              <w:rPr>
                <w:rStyle w:val="Hyperlink"/>
                <w:webHidden/>
              </w:rPr>
              <w:tab/>
            </w:r>
            <w:r w:rsidRPr="00B818B6">
              <w:rPr>
                <w:rStyle w:val="Hyperlink"/>
                <w:webHidden/>
              </w:rPr>
              <w:fldChar w:fldCharType="begin"/>
            </w:r>
            <w:r w:rsidRPr="00B818B6">
              <w:rPr>
                <w:rStyle w:val="Hyperlink"/>
                <w:webHidden/>
              </w:rPr>
              <w:instrText xml:space="preserve"> PAGEREF _Toc33549433 \h </w:instrText>
            </w:r>
            <w:r w:rsidRPr="00B818B6">
              <w:rPr>
                <w:rStyle w:val="Hyperlink"/>
                <w:webHidden/>
              </w:rPr>
            </w:r>
            <w:r w:rsidRPr="00B818B6">
              <w:rPr>
                <w:rStyle w:val="Hyperlink"/>
                <w:webHidden/>
              </w:rPr>
              <w:fldChar w:fldCharType="separate"/>
            </w:r>
            <w:r w:rsidRPr="00B818B6">
              <w:rPr>
                <w:rStyle w:val="Hyperlink"/>
                <w:webHidden/>
              </w:rPr>
              <w:t>9</w:t>
            </w:r>
            <w:r w:rsidRPr="00B818B6">
              <w:rPr>
                <w:rStyle w:val="Hyperlink"/>
                <w:webHidden/>
              </w:rPr>
              <w:fldChar w:fldCharType="end"/>
            </w:r>
          </w:hyperlink>
        </w:p>
        <w:p w:rsidR="0032796A" w:rsidRPr="00B818B6" w:rsidRDefault="0032796A" w:rsidP="0032796A">
          <w:pPr>
            <w:pStyle w:val="Sumrio2"/>
            <w:rPr>
              <w:rStyle w:val="Hyperlink"/>
            </w:rPr>
          </w:pPr>
        </w:p>
        <w:p w:rsidR="003144D6" w:rsidRPr="00B818B6" w:rsidRDefault="003144D6" w:rsidP="0032796A">
          <w:pPr>
            <w:pStyle w:val="Sumrio2"/>
            <w:rPr>
              <w:rStyle w:val="Hyperlink"/>
            </w:rPr>
          </w:pPr>
          <w:hyperlink w:anchor="_Toc33549434" w:history="1">
            <w:r w:rsidRPr="00B818B6">
              <w:rPr>
                <w:rStyle w:val="Hyperlink"/>
                <w:b/>
              </w:rPr>
              <w:t>2 FUNDAMENTAÇÃO TEÓRICA</w:t>
            </w:r>
            <w:r w:rsidRPr="00B818B6">
              <w:rPr>
                <w:rStyle w:val="Hyperlink"/>
                <w:webHidden/>
              </w:rPr>
              <w:tab/>
            </w:r>
            <w:r w:rsidRPr="00B818B6">
              <w:rPr>
                <w:rStyle w:val="Hyperlink"/>
                <w:webHidden/>
              </w:rPr>
              <w:fldChar w:fldCharType="begin"/>
            </w:r>
            <w:r w:rsidRPr="00B818B6">
              <w:rPr>
                <w:rStyle w:val="Hyperlink"/>
                <w:webHidden/>
              </w:rPr>
              <w:instrText xml:space="preserve"> PAGEREF _Toc33549434 \h </w:instrText>
            </w:r>
            <w:r w:rsidRPr="00B818B6">
              <w:rPr>
                <w:rStyle w:val="Hyperlink"/>
                <w:webHidden/>
              </w:rPr>
            </w:r>
            <w:r w:rsidRPr="00B818B6">
              <w:rPr>
                <w:rStyle w:val="Hyperlink"/>
                <w:webHidden/>
              </w:rPr>
              <w:fldChar w:fldCharType="separate"/>
            </w:r>
            <w:r w:rsidRPr="00B818B6">
              <w:rPr>
                <w:rStyle w:val="Hyperlink"/>
                <w:webHidden/>
              </w:rPr>
              <w:t>9</w:t>
            </w:r>
            <w:r w:rsidRPr="00B818B6">
              <w:rPr>
                <w:rStyle w:val="Hyperlink"/>
                <w:webHidden/>
              </w:rPr>
              <w:fldChar w:fldCharType="end"/>
            </w:r>
          </w:hyperlink>
        </w:p>
        <w:p w:rsidR="003144D6" w:rsidRPr="003144D6" w:rsidRDefault="003144D6" w:rsidP="0032796A">
          <w:pPr>
            <w:pStyle w:val="Sumrio2"/>
            <w:rPr>
              <w:rStyle w:val="Hyperlink"/>
            </w:rPr>
          </w:pPr>
          <w:hyperlink w:anchor="_Toc33549435" w:history="1">
            <w:r w:rsidRPr="00B818B6">
              <w:rPr>
                <w:rStyle w:val="Hyperlink"/>
                <w:b/>
              </w:rPr>
              <w:t xml:space="preserve">2.1 </w:t>
            </w:r>
            <w:r w:rsidRPr="00B818B6">
              <w:rPr>
                <w:rStyle w:val="Hyperlink"/>
                <w:b/>
              </w:rPr>
              <w:tab/>
              <w:t>Reuso de Software</w:t>
            </w:r>
            <w:r w:rsidRPr="00B818B6">
              <w:rPr>
                <w:rStyle w:val="Hyperlink"/>
                <w:webHidden/>
              </w:rPr>
              <w:tab/>
            </w:r>
            <w:r w:rsidRPr="00B818B6">
              <w:rPr>
                <w:rStyle w:val="Hyperlink"/>
                <w:webHidden/>
              </w:rPr>
              <w:fldChar w:fldCharType="begin"/>
            </w:r>
            <w:r w:rsidRPr="00B818B6">
              <w:rPr>
                <w:rStyle w:val="Hyperlink"/>
                <w:webHidden/>
              </w:rPr>
              <w:instrText xml:space="preserve"> PAGEREF _Toc33549435 \h </w:instrText>
            </w:r>
            <w:r w:rsidRPr="00B818B6">
              <w:rPr>
                <w:rStyle w:val="Hyperlink"/>
                <w:webHidden/>
              </w:rPr>
            </w:r>
            <w:r w:rsidRPr="00B818B6">
              <w:rPr>
                <w:rStyle w:val="Hyperlink"/>
                <w:webHidden/>
              </w:rPr>
              <w:fldChar w:fldCharType="separate"/>
            </w:r>
            <w:r w:rsidRPr="00B818B6">
              <w:rPr>
                <w:rStyle w:val="Hyperlink"/>
                <w:webHidden/>
              </w:rPr>
              <w:t>9</w:t>
            </w:r>
            <w:r w:rsidRPr="00B818B6">
              <w:rPr>
                <w:rStyle w:val="Hyperlink"/>
                <w:webHidden/>
              </w:rPr>
              <w:fldChar w:fldCharType="end"/>
            </w:r>
          </w:hyperlink>
        </w:p>
        <w:p w:rsidR="003144D6" w:rsidRPr="003144D6" w:rsidRDefault="003144D6" w:rsidP="0032796A">
          <w:pPr>
            <w:pStyle w:val="Sumrio2"/>
            <w:rPr>
              <w:rStyle w:val="Hyperlink"/>
            </w:rPr>
          </w:pPr>
          <w:hyperlink w:anchor="_Toc33549436" w:history="1">
            <w:r w:rsidRPr="009F6DEB">
              <w:rPr>
                <w:rStyle w:val="Hyperlink"/>
              </w:rPr>
              <w:t xml:space="preserve">2.1.1 </w:t>
            </w:r>
            <w:r>
              <w:rPr>
                <w:rStyle w:val="Hyperlink"/>
              </w:rPr>
              <w:tab/>
            </w:r>
            <w:r w:rsidRPr="009F6DEB">
              <w:rPr>
                <w:rStyle w:val="Hyperlink"/>
              </w:rPr>
              <w:t>Técnicas de aplicação de reuso de software</w:t>
            </w:r>
            <w:r w:rsidRPr="003144D6">
              <w:rPr>
                <w:rStyle w:val="Hyperlink"/>
                <w:webHidden/>
              </w:rPr>
              <w:tab/>
            </w:r>
            <w:r w:rsidRPr="003144D6">
              <w:rPr>
                <w:rStyle w:val="Hyperlink"/>
                <w:webHidden/>
              </w:rPr>
              <w:fldChar w:fldCharType="begin"/>
            </w:r>
            <w:r w:rsidRPr="003144D6">
              <w:rPr>
                <w:rStyle w:val="Hyperlink"/>
                <w:webHidden/>
              </w:rPr>
              <w:instrText xml:space="preserve"> PAGEREF _Toc33549436 \h </w:instrText>
            </w:r>
            <w:r w:rsidRPr="003144D6">
              <w:rPr>
                <w:rStyle w:val="Hyperlink"/>
                <w:webHidden/>
              </w:rPr>
            </w:r>
            <w:r w:rsidRPr="003144D6">
              <w:rPr>
                <w:rStyle w:val="Hyperlink"/>
                <w:webHidden/>
              </w:rPr>
              <w:fldChar w:fldCharType="separate"/>
            </w:r>
            <w:r w:rsidRPr="003144D6">
              <w:rPr>
                <w:rStyle w:val="Hyperlink"/>
                <w:webHidden/>
              </w:rPr>
              <w:t>11</w:t>
            </w:r>
            <w:r w:rsidRPr="003144D6">
              <w:rPr>
                <w:rStyle w:val="Hyperlink"/>
                <w:webHidden/>
              </w:rPr>
              <w:fldChar w:fldCharType="end"/>
            </w:r>
          </w:hyperlink>
        </w:p>
        <w:p w:rsidR="003144D6" w:rsidRPr="003144D6" w:rsidRDefault="003144D6" w:rsidP="0032796A">
          <w:pPr>
            <w:pStyle w:val="Sumrio2"/>
            <w:rPr>
              <w:rStyle w:val="Hyperlink"/>
            </w:rPr>
          </w:pPr>
          <w:hyperlink w:anchor="_Toc33549437" w:history="1">
            <w:r w:rsidRPr="009F6DEB">
              <w:rPr>
                <w:rStyle w:val="Hyperlink"/>
              </w:rPr>
              <w:t xml:space="preserve">2.1.2 </w:t>
            </w:r>
            <w:r>
              <w:rPr>
                <w:rStyle w:val="Hyperlink"/>
              </w:rPr>
              <w:tab/>
            </w:r>
            <w:r w:rsidRPr="009F6DEB">
              <w:rPr>
                <w:rStyle w:val="Hyperlink"/>
              </w:rPr>
              <w:t>Geradores de programas</w:t>
            </w:r>
            <w:r w:rsidRPr="003144D6">
              <w:rPr>
                <w:rStyle w:val="Hyperlink"/>
                <w:webHidden/>
              </w:rPr>
              <w:tab/>
            </w:r>
            <w:r w:rsidRPr="003144D6">
              <w:rPr>
                <w:rStyle w:val="Hyperlink"/>
                <w:webHidden/>
              </w:rPr>
              <w:fldChar w:fldCharType="begin"/>
            </w:r>
            <w:r w:rsidRPr="003144D6">
              <w:rPr>
                <w:rStyle w:val="Hyperlink"/>
                <w:webHidden/>
              </w:rPr>
              <w:instrText xml:space="preserve"> PAGEREF _Toc33549437 \h </w:instrText>
            </w:r>
            <w:r w:rsidRPr="003144D6">
              <w:rPr>
                <w:rStyle w:val="Hyperlink"/>
                <w:webHidden/>
              </w:rPr>
            </w:r>
            <w:r w:rsidRPr="003144D6">
              <w:rPr>
                <w:rStyle w:val="Hyperlink"/>
                <w:webHidden/>
              </w:rPr>
              <w:fldChar w:fldCharType="separate"/>
            </w:r>
            <w:r w:rsidRPr="003144D6">
              <w:rPr>
                <w:rStyle w:val="Hyperlink"/>
                <w:webHidden/>
              </w:rPr>
              <w:t>13</w:t>
            </w:r>
            <w:r w:rsidRPr="003144D6">
              <w:rPr>
                <w:rStyle w:val="Hyperlink"/>
                <w:webHidden/>
              </w:rPr>
              <w:fldChar w:fldCharType="end"/>
            </w:r>
          </w:hyperlink>
        </w:p>
        <w:p w:rsidR="003144D6" w:rsidRPr="003144D6" w:rsidRDefault="003144D6" w:rsidP="0032796A">
          <w:pPr>
            <w:pStyle w:val="Sumrio2"/>
            <w:rPr>
              <w:rStyle w:val="Hyperlink"/>
            </w:rPr>
          </w:pPr>
          <w:hyperlink w:anchor="_Toc33549438" w:history="1">
            <w:r w:rsidRPr="00B818B6">
              <w:rPr>
                <w:rStyle w:val="Hyperlink"/>
                <w:b/>
              </w:rPr>
              <w:t xml:space="preserve">2.2 </w:t>
            </w:r>
            <w:r w:rsidRPr="00B818B6">
              <w:rPr>
                <w:rStyle w:val="Hyperlink"/>
                <w:b/>
              </w:rPr>
              <w:tab/>
              <w:t>Motores de gabarito (Template Engines)</w:t>
            </w:r>
            <w:r w:rsidRPr="003144D6">
              <w:rPr>
                <w:rStyle w:val="Hyperlink"/>
                <w:webHidden/>
              </w:rPr>
              <w:tab/>
            </w:r>
            <w:r w:rsidRPr="003144D6">
              <w:rPr>
                <w:rStyle w:val="Hyperlink"/>
                <w:webHidden/>
              </w:rPr>
              <w:fldChar w:fldCharType="begin"/>
            </w:r>
            <w:r w:rsidRPr="003144D6">
              <w:rPr>
                <w:rStyle w:val="Hyperlink"/>
                <w:webHidden/>
              </w:rPr>
              <w:instrText xml:space="preserve"> PAGEREF _Toc33549438 \h </w:instrText>
            </w:r>
            <w:r w:rsidRPr="003144D6">
              <w:rPr>
                <w:rStyle w:val="Hyperlink"/>
                <w:webHidden/>
              </w:rPr>
            </w:r>
            <w:r w:rsidRPr="003144D6">
              <w:rPr>
                <w:rStyle w:val="Hyperlink"/>
                <w:webHidden/>
              </w:rPr>
              <w:fldChar w:fldCharType="separate"/>
            </w:r>
            <w:r w:rsidRPr="003144D6">
              <w:rPr>
                <w:rStyle w:val="Hyperlink"/>
                <w:webHidden/>
              </w:rPr>
              <w:t>14</w:t>
            </w:r>
            <w:r w:rsidRPr="003144D6">
              <w:rPr>
                <w:rStyle w:val="Hyperlink"/>
                <w:webHidden/>
              </w:rPr>
              <w:fldChar w:fldCharType="end"/>
            </w:r>
          </w:hyperlink>
        </w:p>
        <w:p w:rsidR="003144D6" w:rsidRPr="003144D6" w:rsidRDefault="003144D6" w:rsidP="0032796A">
          <w:pPr>
            <w:pStyle w:val="Sumrio2"/>
            <w:rPr>
              <w:rStyle w:val="Hyperlink"/>
            </w:rPr>
          </w:pPr>
          <w:hyperlink w:anchor="_Toc33549439" w:history="1">
            <w:r w:rsidRPr="009F6DEB">
              <w:rPr>
                <w:rStyle w:val="Hyperlink"/>
              </w:rPr>
              <w:t xml:space="preserve">2.2.1 </w:t>
            </w:r>
            <w:r>
              <w:rPr>
                <w:rStyle w:val="Hyperlink"/>
              </w:rPr>
              <w:tab/>
            </w:r>
            <w:r w:rsidRPr="009F6DEB">
              <w:rPr>
                <w:rStyle w:val="Hyperlink"/>
              </w:rPr>
              <w:t>Elementos básicos de motores de gabarito</w:t>
            </w:r>
            <w:r w:rsidRPr="003144D6">
              <w:rPr>
                <w:rStyle w:val="Hyperlink"/>
                <w:webHidden/>
              </w:rPr>
              <w:tab/>
            </w:r>
            <w:r w:rsidRPr="003144D6">
              <w:rPr>
                <w:rStyle w:val="Hyperlink"/>
                <w:webHidden/>
              </w:rPr>
              <w:fldChar w:fldCharType="begin"/>
            </w:r>
            <w:r w:rsidRPr="003144D6">
              <w:rPr>
                <w:rStyle w:val="Hyperlink"/>
                <w:webHidden/>
              </w:rPr>
              <w:instrText xml:space="preserve"> PAGEREF _Toc33549439 \h </w:instrText>
            </w:r>
            <w:r w:rsidRPr="003144D6">
              <w:rPr>
                <w:rStyle w:val="Hyperlink"/>
                <w:webHidden/>
              </w:rPr>
            </w:r>
            <w:r w:rsidRPr="003144D6">
              <w:rPr>
                <w:rStyle w:val="Hyperlink"/>
                <w:webHidden/>
              </w:rPr>
              <w:fldChar w:fldCharType="separate"/>
            </w:r>
            <w:r w:rsidRPr="003144D6">
              <w:rPr>
                <w:rStyle w:val="Hyperlink"/>
                <w:webHidden/>
              </w:rPr>
              <w:t>14</w:t>
            </w:r>
            <w:r w:rsidRPr="003144D6">
              <w:rPr>
                <w:rStyle w:val="Hyperlink"/>
                <w:webHidden/>
              </w:rPr>
              <w:fldChar w:fldCharType="end"/>
            </w:r>
          </w:hyperlink>
        </w:p>
        <w:p w:rsidR="003144D6" w:rsidRPr="003144D6" w:rsidRDefault="003144D6" w:rsidP="0032796A">
          <w:pPr>
            <w:pStyle w:val="Sumrio2"/>
            <w:rPr>
              <w:rStyle w:val="Hyperlink"/>
            </w:rPr>
          </w:pPr>
          <w:hyperlink w:anchor="_Toc33549440" w:history="1">
            <w:r w:rsidRPr="00B818B6">
              <w:rPr>
                <w:rStyle w:val="Hyperlink"/>
                <w:b/>
              </w:rPr>
              <w:t xml:space="preserve">2.3 </w:t>
            </w:r>
            <w:r w:rsidRPr="00B818B6">
              <w:rPr>
                <w:rStyle w:val="Hyperlink"/>
                <w:b/>
              </w:rPr>
              <w:tab/>
              <w:t>Motores de gabaritos disponíveis para utilização no mercado atual</w:t>
            </w:r>
            <w:r w:rsidRPr="003144D6">
              <w:rPr>
                <w:rStyle w:val="Hyperlink"/>
                <w:webHidden/>
              </w:rPr>
              <w:tab/>
            </w:r>
            <w:r w:rsidRPr="003144D6">
              <w:rPr>
                <w:rStyle w:val="Hyperlink"/>
                <w:webHidden/>
              </w:rPr>
              <w:fldChar w:fldCharType="begin"/>
            </w:r>
            <w:r w:rsidRPr="003144D6">
              <w:rPr>
                <w:rStyle w:val="Hyperlink"/>
                <w:webHidden/>
              </w:rPr>
              <w:instrText xml:space="preserve"> PAGEREF _Toc33549440 \h </w:instrText>
            </w:r>
            <w:r w:rsidRPr="003144D6">
              <w:rPr>
                <w:rStyle w:val="Hyperlink"/>
                <w:webHidden/>
              </w:rPr>
            </w:r>
            <w:r w:rsidRPr="003144D6">
              <w:rPr>
                <w:rStyle w:val="Hyperlink"/>
                <w:webHidden/>
              </w:rPr>
              <w:fldChar w:fldCharType="separate"/>
            </w:r>
            <w:r w:rsidRPr="003144D6">
              <w:rPr>
                <w:rStyle w:val="Hyperlink"/>
                <w:webHidden/>
              </w:rPr>
              <w:t>16</w:t>
            </w:r>
            <w:r w:rsidRPr="003144D6">
              <w:rPr>
                <w:rStyle w:val="Hyperlink"/>
                <w:webHidden/>
              </w:rPr>
              <w:fldChar w:fldCharType="end"/>
            </w:r>
          </w:hyperlink>
        </w:p>
        <w:p w:rsidR="003144D6" w:rsidRPr="003144D6" w:rsidRDefault="003144D6" w:rsidP="0032796A">
          <w:pPr>
            <w:pStyle w:val="Sumrio2"/>
            <w:rPr>
              <w:rStyle w:val="Hyperlink"/>
            </w:rPr>
          </w:pPr>
          <w:hyperlink w:anchor="_Toc33549441" w:history="1">
            <w:r w:rsidRPr="009F6DEB">
              <w:rPr>
                <w:rStyle w:val="Hyperlink"/>
              </w:rPr>
              <w:t xml:space="preserve">2.3.1 </w:t>
            </w:r>
            <w:r>
              <w:rPr>
                <w:rStyle w:val="Hyperlink"/>
              </w:rPr>
              <w:tab/>
            </w:r>
            <w:r w:rsidRPr="009F6DEB">
              <w:rPr>
                <w:rStyle w:val="Hyperlink"/>
              </w:rPr>
              <w:t>Apache Velocity</w:t>
            </w:r>
            <w:r w:rsidRPr="003144D6">
              <w:rPr>
                <w:rStyle w:val="Hyperlink"/>
                <w:webHidden/>
              </w:rPr>
              <w:tab/>
            </w:r>
            <w:r w:rsidRPr="003144D6">
              <w:rPr>
                <w:rStyle w:val="Hyperlink"/>
                <w:webHidden/>
              </w:rPr>
              <w:fldChar w:fldCharType="begin"/>
            </w:r>
            <w:r w:rsidRPr="003144D6">
              <w:rPr>
                <w:rStyle w:val="Hyperlink"/>
                <w:webHidden/>
              </w:rPr>
              <w:instrText xml:space="preserve"> PAGEREF _Toc33549441 \h </w:instrText>
            </w:r>
            <w:r w:rsidRPr="003144D6">
              <w:rPr>
                <w:rStyle w:val="Hyperlink"/>
                <w:webHidden/>
              </w:rPr>
            </w:r>
            <w:r w:rsidRPr="003144D6">
              <w:rPr>
                <w:rStyle w:val="Hyperlink"/>
                <w:webHidden/>
              </w:rPr>
              <w:fldChar w:fldCharType="separate"/>
            </w:r>
            <w:r w:rsidRPr="003144D6">
              <w:rPr>
                <w:rStyle w:val="Hyperlink"/>
                <w:webHidden/>
              </w:rPr>
              <w:t>16</w:t>
            </w:r>
            <w:r w:rsidRPr="003144D6">
              <w:rPr>
                <w:rStyle w:val="Hyperlink"/>
                <w:webHidden/>
              </w:rPr>
              <w:fldChar w:fldCharType="end"/>
            </w:r>
          </w:hyperlink>
        </w:p>
        <w:p w:rsidR="003144D6" w:rsidRPr="003144D6" w:rsidRDefault="003144D6" w:rsidP="0032796A">
          <w:pPr>
            <w:pStyle w:val="Sumrio2"/>
            <w:rPr>
              <w:rStyle w:val="Hyperlink"/>
            </w:rPr>
          </w:pPr>
          <w:hyperlink w:anchor="_Toc33549442" w:history="1">
            <w:r w:rsidRPr="009F6DEB">
              <w:rPr>
                <w:rStyle w:val="Hyperlink"/>
              </w:rPr>
              <w:t xml:space="preserve">2.3.2 </w:t>
            </w:r>
            <w:r>
              <w:rPr>
                <w:rStyle w:val="Hyperlink"/>
              </w:rPr>
              <w:tab/>
            </w:r>
            <w:r w:rsidRPr="009F6DEB">
              <w:rPr>
                <w:rStyle w:val="Hyperlink"/>
              </w:rPr>
              <w:t>Apache Freemarker</w:t>
            </w:r>
            <w:r w:rsidRPr="003144D6">
              <w:rPr>
                <w:rStyle w:val="Hyperlink"/>
                <w:webHidden/>
              </w:rPr>
              <w:tab/>
            </w:r>
            <w:r w:rsidRPr="003144D6">
              <w:rPr>
                <w:rStyle w:val="Hyperlink"/>
                <w:webHidden/>
              </w:rPr>
              <w:fldChar w:fldCharType="begin"/>
            </w:r>
            <w:r w:rsidRPr="003144D6">
              <w:rPr>
                <w:rStyle w:val="Hyperlink"/>
                <w:webHidden/>
              </w:rPr>
              <w:instrText xml:space="preserve"> PAGEREF _Toc33549442 \h </w:instrText>
            </w:r>
            <w:r w:rsidRPr="003144D6">
              <w:rPr>
                <w:rStyle w:val="Hyperlink"/>
                <w:webHidden/>
              </w:rPr>
            </w:r>
            <w:r w:rsidRPr="003144D6">
              <w:rPr>
                <w:rStyle w:val="Hyperlink"/>
                <w:webHidden/>
              </w:rPr>
              <w:fldChar w:fldCharType="separate"/>
            </w:r>
            <w:r w:rsidRPr="003144D6">
              <w:rPr>
                <w:rStyle w:val="Hyperlink"/>
                <w:webHidden/>
              </w:rPr>
              <w:t>18</w:t>
            </w:r>
            <w:r w:rsidRPr="003144D6">
              <w:rPr>
                <w:rStyle w:val="Hyperlink"/>
                <w:webHidden/>
              </w:rPr>
              <w:fldChar w:fldCharType="end"/>
            </w:r>
          </w:hyperlink>
        </w:p>
        <w:p w:rsidR="003144D6" w:rsidRPr="003144D6" w:rsidRDefault="003144D6" w:rsidP="0032796A">
          <w:pPr>
            <w:pStyle w:val="Sumrio2"/>
            <w:rPr>
              <w:rStyle w:val="Hyperlink"/>
            </w:rPr>
          </w:pPr>
          <w:hyperlink w:anchor="_Toc33549443" w:history="1">
            <w:r w:rsidRPr="009F6DEB">
              <w:rPr>
                <w:rStyle w:val="Hyperlink"/>
              </w:rPr>
              <w:t xml:space="preserve">2.3.3 </w:t>
            </w:r>
            <w:r>
              <w:rPr>
                <w:rStyle w:val="Hyperlink"/>
              </w:rPr>
              <w:tab/>
            </w:r>
            <w:r w:rsidRPr="009F6DEB">
              <w:rPr>
                <w:rStyle w:val="Hyperlink"/>
              </w:rPr>
              <w:t>Critérios usados na avaliação dos motores de gabaritos pesquisados</w:t>
            </w:r>
            <w:r w:rsidRPr="003144D6">
              <w:rPr>
                <w:rStyle w:val="Hyperlink"/>
                <w:webHidden/>
              </w:rPr>
              <w:tab/>
            </w:r>
            <w:r w:rsidRPr="003144D6">
              <w:rPr>
                <w:rStyle w:val="Hyperlink"/>
                <w:webHidden/>
              </w:rPr>
              <w:fldChar w:fldCharType="begin"/>
            </w:r>
            <w:r w:rsidRPr="003144D6">
              <w:rPr>
                <w:rStyle w:val="Hyperlink"/>
                <w:webHidden/>
              </w:rPr>
              <w:instrText xml:space="preserve"> PAGEREF _Toc33549443 \h </w:instrText>
            </w:r>
            <w:r w:rsidRPr="003144D6">
              <w:rPr>
                <w:rStyle w:val="Hyperlink"/>
                <w:webHidden/>
              </w:rPr>
            </w:r>
            <w:r w:rsidRPr="003144D6">
              <w:rPr>
                <w:rStyle w:val="Hyperlink"/>
                <w:webHidden/>
              </w:rPr>
              <w:fldChar w:fldCharType="separate"/>
            </w:r>
            <w:r w:rsidRPr="003144D6">
              <w:rPr>
                <w:rStyle w:val="Hyperlink"/>
                <w:webHidden/>
              </w:rPr>
              <w:t>21</w:t>
            </w:r>
            <w:r w:rsidRPr="003144D6">
              <w:rPr>
                <w:rStyle w:val="Hyperlink"/>
                <w:webHidden/>
              </w:rPr>
              <w:fldChar w:fldCharType="end"/>
            </w:r>
          </w:hyperlink>
        </w:p>
        <w:p w:rsidR="003144D6" w:rsidRPr="003144D6" w:rsidRDefault="003144D6" w:rsidP="0032796A">
          <w:pPr>
            <w:pStyle w:val="Sumrio2"/>
            <w:rPr>
              <w:rStyle w:val="Hyperlink"/>
            </w:rPr>
          </w:pPr>
          <w:hyperlink w:anchor="_Toc33549444" w:history="1">
            <w:r w:rsidRPr="00B818B6">
              <w:rPr>
                <w:rStyle w:val="Hyperlink"/>
                <w:b/>
              </w:rPr>
              <w:t xml:space="preserve">2.2 </w:t>
            </w:r>
            <w:r w:rsidRPr="00B818B6">
              <w:rPr>
                <w:rStyle w:val="Hyperlink"/>
                <w:b/>
              </w:rPr>
              <w:tab/>
              <w:t>Apache Maven</w:t>
            </w:r>
            <w:r w:rsidRPr="003144D6">
              <w:rPr>
                <w:rStyle w:val="Hyperlink"/>
                <w:webHidden/>
              </w:rPr>
              <w:tab/>
            </w:r>
            <w:r w:rsidRPr="003144D6">
              <w:rPr>
                <w:rStyle w:val="Hyperlink"/>
                <w:webHidden/>
              </w:rPr>
              <w:fldChar w:fldCharType="begin"/>
            </w:r>
            <w:r w:rsidRPr="003144D6">
              <w:rPr>
                <w:rStyle w:val="Hyperlink"/>
                <w:webHidden/>
              </w:rPr>
              <w:instrText xml:space="preserve"> PAGEREF _Toc33549444 \h </w:instrText>
            </w:r>
            <w:r w:rsidRPr="003144D6">
              <w:rPr>
                <w:rStyle w:val="Hyperlink"/>
                <w:webHidden/>
              </w:rPr>
            </w:r>
            <w:r w:rsidRPr="003144D6">
              <w:rPr>
                <w:rStyle w:val="Hyperlink"/>
                <w:webHidden/>
              </w:rPr>
              <w:fldChar w:fldCharType="separate"/>
            </w:r>
            <w:r w:rsidRPr="003144D6">
              <w:rPr>
                <w:rStyle w:val="Hyperlink"/>
                <w:webHidden/>
              </w:rPr>
              <w:t>21</w:t>
            </w:r>
            <w:r w:rsidRPr="003144D6">
              <w:rPr>
                <w:rStyle w:val="Hyperlink"/>
                <w:webHidden/>
              </w:rPr>
              <w:fldChar w:fldCharType="end"/>
            </w:r>
          </w:hyperlink>
        </w:p>
        <w:p w:rsidR="003144D6" w:rsidRPr="003144D6" w:rsidRDefault="003144D6" w:rsidP="0032796A">
          <w:pPr>
            <w:pStyle w:val="Sumrio2"/>
            <w:rPr>
              <w:rStyle w:val="Hyperlink"/>
            </w:rPr>
          </w:pPr>
          <w:hyperlink w:anchor="_Toc33549445" w:history="1">
            <w:r w:rsidRPr="00B818B6">
              <w:rPr>
                <w:rStyle w:val="Hyperlink"/>
                <w:b/>
              </w:rPr>
              <w:t xml:space="preserve">2.4 </w:t>
            </w:r>
            <w:r w:rsidRPr="00B818B6">
              <w:rPr>
                <w:rStyle w:val="Hyperlink"/>
                <w:b/>
              </w:rPr>
              <w:tab/>
              <w:t>DC.js</w:t>
            </w:r>
            <w:r w:rsidRPr="003144D6">
              <w:rPr>
                <w:rStyle w:val="Hyperlink"/>
                <w:webHidden/>
              </w:rPr>
              <w:tab/>
            </w:r>
            <w:r w:rsidRPr="003144D6">
              <w:rPr>
                <w:rStyle w:val="Hyperlink"/>
                <w:webHidden/>
              </w:rPr>
              <w:fldChar w:fldCharType="begin"/>
            </w:r>
            <w:r w:rsidRPr="003144D6">
              <w:rPr>
                <w:rStyle w:val="Hyperlink"/>
                <w:webHidden/>
              </w:rPr>
              <w:instrText xml:space="preserve"> PAGEREF _Toc33549445 \h </w:instrText>
            </w:r>
            <w:r w:rsidRPr="003144D6">
              <w:rPr>
                <w:rStyle w:val="Hyperlink"/>
                <w:webHidden/>
              </w:rPr>
            </w:r>
            <w:r w:rsidRPr="003144D6">
              <w:rPr>
                <w:rStyle w:val="Hyperlink"/>
                <w:webHidden/>
              </w:rPr>
              <w:fldChar w:fldCharType="separate"/>
            </w:r>
            <w:r w:rsidRPr="003144D6">
              <w:rPr>
                <w:rStyle w:val="Hyperlink"/>
                <w:webHidden/>
              </w:rPr>
              <w:t>23</w:t>
            </w:r>
            <w:r w:rsidRPr="003144D6">
              <w:rPr>
                <w:rStyle w:val="Hyperlink"/>
                <w:webHidden/>
              </w:rPr>
              <w:fldChar w:fldCharType="end"/>
            </w:r>
          </w:hyperlink>
        </w:p>
        <w:p w:rsidR="003144D6" w:rsidRPr="003144D6" w:rsidRDefault="003144D6" w:rsidP="0032796A">
          <w:pPr>
            <w:pStyle w:val="Sumrio2"/>
            <w:rPr>
              <w:rStyle w:val="Hyperlink"/>
            </w:rPr>
          </w:pPr>
          <w:hyperlink w:anchor="_Toc33549446" w:history="1">
            <w:r w:rsidRPr="009F6DEB">
              <w:rPr>
                <w:rStyle w:val="Hyperlink"/>
              </w:rPr>
              <w:t xml:space="preserve">2.4.1 </w:t>
            </w:r>
            <w:r>
              <w:rPr>
                <w:rStyle w:val="Hyperlink"/>
              </w:rPr>
              <w:tab/>
            </w:r>
            <w:r w:rsidRPr="009F6DEB">
              <w:rPr>
                <w:rStyle w:val="Hyperlink"/>
              </w:rPr>
              <w:t>Crossfilter.js</w:t>
            </w:r>
            <w:r w:rsidRPr="003144D6">
              <w:rPr>
                <w:rStyle w:val="Hyperlink"/>
                <w:webHidden/>
              </w:rPr>
              <w:tab/>
            </w:r>
            <w:r w:rsidRPr="003144D6">
              <w:rPr>
                <w:rStyle w:val="Hyperlink"/>
                <w:webHidden/>
              </w:rPr>
              <w:fldChar w:fldCharType="begin"/>
            </w:r>
            <w:r w:rsidRPr="003144D6">
              <w:rPr>
                <w:rStyle w:val="Hyperlink"/>
                <w:webHidden/>
              </w:rPr>
              <w:instrText xml:space="preserve"> PAGEREF _Toc33549446 \h </w:instrText>
            </w:r>
            <w:r w:rsidRPr="003144D6">
              <w:rPr>
                <w:rStyle w:val="Hyperlink"/>
                <w:webHidden/>
              </w:rPr>
            </w:r>
            <w:r w:rsidRPr="003144D6">
              <w:rPr>
                <w:rStyle w:val="Hyperlink"/>
                <w:webHidden/>
              </w:rPr>
              <w:fldChar w:fldCharType="separate"/>
            </w:r>
            <w:r w:rsidRPr="003144D6">
              <w:rPr>
                <w:rStyle w:val="Hyperlink"/>
                <w:webHidden/>
              </w:rPr>
              <w:t>24</w:t>
            </w:r>
            <w:r w:rsidRPr="003144D6">
              <w:rPr>
                <w:rStyle w:val="Hyperlink"/>
                <w:webHidden/>
              </w:rPr>
              <w:fldChar w:fldCharType="end"/>
            </w:r>
          </w:hyperlink>
        </w:p>
        <w:p w:rsidR="003144D6" w:rsidRPr="003144D6" w:rsidRDefault="003144D6" w:rsidP="0032796A">
          <w:pPr>
            <w:pStyle w:val="Sumrio2"/>
            <w:rPr>
              <w:rStyle w:val="Hyperlink"/>
            </w:rPr>
          </w:pPr>
          <w:hyperlink w:anchor="_Toc33549447" w:history="1">
            <w:r w:rsidRPr="009F6DEB">
              <w:rPr>
                <w:rStyle w:val="Hyperlink"/>
              </w:rPr>
              <w:t xml:space="preserve">2.4.2 </w:t>
            </w:r>
            <w:r>
              <w:rPr>
                <w:rStyle w:val="Hyperlink"/>
              </w:rPr>
              <w:tab/>
            </w:r>
            <w:r w:rsidRPr="009F6DEB">
              <w:rPr>
                <w:rStyle w:val="Hyperlink"/>
              </w:rPr>
              <w:t>D3.js</w:t>
            </w:r>
            <w:r w:rsidRPr="003144D6">
              <w:rPr>
                <w:rStyle w:val="Hyperlink"/>
                <w:webHidden/>
              </w:rPr>
              <w:tab/>
            </w:r>
            <w:r w:rsidRPr="003144D6">
              <w:rPr>
                <w:rStyle w:val="Hyperlink"/>
                <w:webHidden/>
              </w:rPr>
              <w:fldChar w:fldCharType="begin"/>
            </w:r>
            <w:r w:rsidRPr="003144D6">
              <w:rPr>
                <w:rStyle w:val="Hyperlink"/>
                <w:webHidden/>
              </w:rPr>
              <w:instrText xml:space="preserve"> PAGEREF _Toc33549447 \h </w:instrText>
            </w:r>
            <w:r w:rsidRPr="003144D6">
              <w:rPr>
                <w:rStyle w:val="Hyperlink"/>
                <w:webHidden/>
              </w:rPr>
            </w:r>
            <w:r w:rsidRPr="003144D6">
              <w:rPr>
                <w:rStyle w:val="Hyperlink"/>
                <w:webHidden/>
              </w:rPr>
              <w:fldChar w:fldCharType="separate"/>
            </w:r>
            <w:r w:rsidRPr="003144D6">
              <w:rPr>
                <w:rStyle w:val="Hyperlink"/>
                <w:webHidden/>
              </w:rPr>
              <w:t>24</w:t>
            </w:r>
            <w:r w:rsidRPr="003144D6">
              <w:rPr>
                <w:rStyle w:val="Hyperlink"/>
                <w:webHidden/>
              </w:rPr>
              <w:fldChar w:fldCharType="end"/>
            </w:r>
          </w:hyperlink>
        </w:p>
        <w:p w:rsidR="003144D6" w:rsidRPr="003144D6" w:rsidRDefault="003144D6" w:rsidP="0032796A">
          <w:pPr>
            <w:pStyle w:val="Sumrio2"/>
            <w:rPr>
              <w:rStyle w:val="Hyperlink"/>
            </w:rPr>
          </w:pPr>
          <w:hyperlink w:anchor="_Toc33549448" w:history="1">
            <w:r w:rsidRPr="00B818B6">
              <w:rPr>
                <w:rStyle w:val="Hyperlink"/>
                <w:b/>
              </w:rPr>
              <w:t xml:space="preserve">2.5 </w:t>
            </w:r>
            <w:r w:rsidRPr="00B818B6">
              <w:rPr>
                <w:rStyle w:val="Hyperlink"/>
                <w:b/>
              </w:rPr>
              <w:tab/>
              <w:t>Outras bibliotecas utilizadas neste trabalho</w:t>
            </w:r>
            <w:r w:rsidRPr="003144D6">
              <w:rPr>
                <w:rStyle w:val="Hyperlink"/>
                <w:webHidden/>
              </w:rPr>
              <w:tab/>
            </w:r>
            <w:r w:rsidRPr="003144D6">
              <w:rPr>
                <w:rStyle w:val="Hyperlink"/>
                <w:webHidden/>
              </w:rPr>
              <w:fldChar w:fldCharType="begin"/>
            </w:r>
            <w:r w:rsidRPr="003144D6">
              <w:rPr>
                <w:rStyle w:val="Hyperlink"/>
                <w:webHidden/>
              </w:rPr>
              <w:instrText xml:space="preserve"> PAGEREF _Toc33549448 \h </w:instrText>
            </w:r>
            <w:r w:rsidRPr="003144D6">
              <w:rPr>
                <w:rStyle w:val="Hyperlink"/>
                <w:webHidden/>
              </w:rPr>
            </w:r>
            <w:r w:rsidRPr="003144D6">
              <w:rPr>
                <w:rStyle w:val="Hyperlink"/>
                <w:webHidden/>
              </w:rPr>
              <w:fldChar w:fldCharType="separate"/>
            </w:r>
            <w:r w:rsidRPr="003144D6">
              <w:rPr>
                <w:rStyle w:val="Hyperlink"/>
                <w:webHidden/>
              </w:rPr>
              <w:t>24</w:t>
            </w:r>
            <w:r w:rsidRPr="003144D6">
              <w:rPr>
                <w:rStyle w:val="Hyperlink"/>
                <w:webHidden/>
              </w:rPr>
              <w:fldChar w:fldCharType="end"/>
            </w:r>
          </w:hyperlink>
        </w:p>
        <w:p w:rsidR="003144D6" w:rsidRPr="003144D6" w:rsidRDefault="003144D6" w:rsidP="0032796A">
          <w:pPr>
            <w:pStyle w:val="Sumrio2"/>
            <w:rPr>
              <w:rStyle w:val="Hyperlink"/>
            </w:rPr>
          </w:pPr>
          <w:hyperlink w:anchor="_Toc33549449" w:history="1">
            <w:r w:rsidRPr="009F6DEB">
              <w:rPr>
                <w:rStyle w:val="Hyperlink"/>
              </w:rPr>
              <w:t xml:space="preserve">2.5.1 </w:t>
            </w:r>
            <w:r>
              <w:rPr>
                <w:rStyle w:val="Hyperlink"/>
              </w:rPr>
              <w:tab/>
            </w:r>
            <w:r w:rsidRPr="009F6DEB">
              <w:rPr>
                <w:rStyle w:val="Hyperlink"/>
              </w:rPr>
              <w:t>Apache Commons CSV</w:t>
            </w:r>
            <w:r w:rsidRPr="003144D6">
              <w:rPr>
                <w:rStyle w:val="Hyperlink"/>
                <w:webHidden/>
              </w:rPr>
              <w:tab/>
            </w:r>
            <w:r w:rsidRPr="003144D6">
              <w:rPr>
                <w:rStyle w:val="Hyperlink"/>
                <w:webHidden/>
              </w:rPr>
              <w:fldChar w:fldCharType="begin"/>
            </w:r>
            <w:r w:rsidRPr="003144D6">
              <w:rPr>
                <w:rStyle w:val="Hyperlink"/>
                <w:webHidden/>
              </w:rPr>
              <w:instrText xml:space="preserve"> PAGEREF _Toc33549449 \h </w:instrText>
            </w:r>
            <w:r w:rsidRPr="003144D6">
              <w:rPr>
                <w:rStyle w:val="Hyperlink"/>
                <w:webHidden/>
              </w:rPr>
            </w:r>
            <w:r w:rsidRPr="003144D6">
              <w:rPr>
                <w:rStyle w:val="Hyperlink"/>
                <w:webHidden/>
              </w:rPr>
              <w:fldChar w:fldCharType="separate"/>
            </w:r>
            <w:r w:rsidRPr="003144D6">
              <w:rPr>
                <w:rStyle w:val="Hyperlink"/>
                <w:webHidden/>
              </w:rPr>
              <w:t>25</w:t>
            </w:r>
            <w:r w:rsidRPr="003144D6">
              <w:rPr>
                <w:rStyle w:val="Hyperlink"/>
                <w:webHidden/>
              </w:rPr>
              <w:fldChar w:fldCharType="end"/>
            </w:r>
          </w:hyperlink>
        </w:p>
        <w:p w:rsidR="003144D6" w:rsidRPr="003144D6" w:rsidRDefault="003144D6" w:rsidP="0032796A">
          <w:pPr>
            <w:pStyle w:val="Sumrio2"/>
            <w:rPr>
              <w:rStyle w:val="Hyperlink"/>
            </w:rPr>
          </w:pPr>
          <w:hyperlink w:anchor="_Toc33549450" w:history="1">
            <w:r w:rsidRPr="009F6DEB">
              <w:rPr>
                <w:rStyle w:val="Hyperlink"/>
              </w:rPr>
              <w:t xml:space="preserve">2.5.2 </w:t>
            </w:r>
            <w:r>
              <w:rPr>
                <w:rStyle w:val="Hyperlink"/>
              </w:rPr>
              <w:tab/>
            </w:r>
            <w:r w:rsidRPr="009F6DEB">
              <w:rPr>
                <w:rStyle w:val="Hyperlink"/>
              </w:rPr>
              <w:t>Apache Commons IO</w:t>
            </w:r>
            <w:r w:rsidRPr="003144D6">
              <w:rPr>
                <w:rStyle w:val="Hyperlink"/>
                <w:webHidden/>
              </w:rPr>
              <w:tab/>
            </w:r>
            <w:r w:rsidRPr="003144D6">
              <w:rPr>
                <w:rStyle w:val="Hyperlink"/>
                <w:webHidden/>
              </w:rPr>
              <w:fldChar w:fldCharType="begin"/>
            </w:r>
            <w:r w:rsidRPr="003144D6">
              <w:rPr>
                <w:rStyle w:val="Hyperlink"/>
                <w:webHidden/>
              </w:rPr>
              <w:instrText xml:space="preserve"> PAGEREF _Toc33549450 \h </w:instrText>
            </w:r>
            <w:r w:rsidRPr="003144D6">
              <w:rPr>
                <w:rStyle w:val="Hyperlink"/>
                <w:webHidden/>
              </w:rPr>
            </w:r>
            <w:r w:rsidRPr="003144D6">
              <w:rPr>
                <w:rStyle w:val="Hyperlink"/>
                <w:webHidden/>
              </w:rPr>
              <w:fldChar w:fldCharType="separate"/>
            </w:r>
            <w:r w:rsidRPr="003144D6">
              <w:rPr>
                <w:rStyle w:val="Hyperlink"/>
                <w:webHidden/>
              </w:rPr>
              <w:t>25</w:t>
            </w:r>
            <w:r w:rsidRPr="003144D6">
              <w:rPr>
                <w:rStyle w:val="Hyperlink"/>
                <w:webHidden/>
              </w:rPr>
              <w:fldChar w:fldCharType="end"/>
            </w:r>
          </w:hyperlink>
        </w:p>
        <w:p w:rsidR="003144D6" w:rsidRPr="003144D6" w:rsidRDefault="003144D6" w:rsidP="0032796A">
          <w:pPr>
            <w:pStyle w:val="Sumrio2"/>
            <w:rPr>
              <w:rStyle w:val="Hyperlink"/>
            </w:rPr>
          </w:pPr>
          <w:hyperlink w:anchor="_Toc33549451" w:history="1">
            <w:r w:rsidRPr="009F6DEB">
              <w:rPr>
                <w:rStyle w:val="Hyperlink"/>
              </w:rPr>
              <w:t xml:space="preserve">2.5.3 </w:t>
            </w:r>
            <w:r>
              <w:rPr>
                <w:rStyle w:val="Hyperlink"/>
              </w:rPr>
              <w:tab/>
            </w:r>
            <w:r w:rsidRPr="009F6DEB">
              <w:rPr>
                <w:rStyle w:val="Hyperlink"/>
              </w:rPr>
              <w:t>Zeroturnaround ZT-ZIP</w:t>
            </w:r>
            <w:r w:rsidRPr="003144D6">
              <w:rPr>
                <w:rStyle w:val="Hyperlink"/>
                <w:webHidden/>
              </w:rPr>
              <w:tab/>
            </w:r>
            <w:r w:rsidRPr="003144D6">
              <w:rPr>
                <w:rStyle w:val="Hyperlink"/>
                <w:webHidden/>
              </w:rPr>
              <w:fldChar w:fldCharType="begin"/>
            </w:r>
            <w:r w:rsidRPr="003144D6">
              <w:rPr>
                <w:rStyle w:val="Hyperlink"/>
                <w:webHidden/>
              </w:rPr>
              <w:instrText xml:space="preserve"> PAGEREF _Toc33549451 \h </w:instrText>
            </w:r>
            <w:r w:rsidRPr="003144D6">
              <w:rPr>
                <w:rStyle w:val="Hyperlink"/>
                <w:webHidden/>
              </w:rPr>
            </w:r>
            <w:r w:rsidRPr="003144D6">
              <w:rPr>
                <w:rStyle w:val="Hyperlink"/>
                <w:webHidden/>
              </w:rPr>
              <w:fldChar w:fldCharType="separate"/>
            </w:r>
            <w:r w:rsidRPr="003144D6">
              <w:rPr>
                <w:rStyle w:val="Hyperlink"/>
                <w:webHidden/>
              </w:rPr>
              <w:t>25</w:t>
            </w:r>
            <w:r w:rsidRPr="003144D6">
              <w:rPr>
                <w:rStyle w:val="Hyperlink"/>
                <w:webHidden/>
              </w:rPr>
              <w:fldChar w:fldCharType="end"/>
            </w:r>
          </w:hyperlink>
        </w:p>
        <w:p w:rsidR="003144D6" w:rsidRPr="003144D6" w:rsidRDefault="003144D6" w:rsidP="0032796A">
          <w:pPr>
            <w:pStyle w:val="Sumrio2"/>
            <w:rPr>
              <w:rStyle w:val="Hyperlink"/>
            </w:rPr>
          </w:pPr>
          <w:hyperlink w:anchor="_Toc33549452" w:history="1">
            <w:r w:rsidRPr="00B818B6">
              <w:rPr>
                <w:rStyle w:val="Hyperlink"/>
                <w:b/>
              </w:rPr>
              <w:t xml:space="preserve">2.6 </w:t>
            </w:r>
            <w:r w:rsidRPr="00B818B6">
              <w:rPr>
                <w:rStyle w:val="Hyperlink"/>
                <w:b/>
              </w:rPr>
              <w:tab/>
              <w:t>JavaFX 8</w:t>
            </w:r>
            <w:r w:rsidRPr="003144D6">
              <w:rPr>
                <w:rStyle w:val="Hyperlink"/>
                <w:webHidden/>
              </w:rPr>
              <w:tab/>
            </w:r>
            <w:r w:rsidRPr="003144D6">
              <w:rPr>
                <w:rStyle w:val="Hyperlink"/>
                <w:webHidden/>
              </w:rPr>
              <w:fldChar w:fldCharType="begin"/>
            </w:r>
            <w:r w:rsidRPr="003144D6">
              <w:rPr>
                <w:rStyle w:val="Hyperlink"/>
                <w:webHidden/>
              </w:rPr>
              <w:instrText xml:space="preserve"> PAGEREF _Toc33549452 \h </w:instrText>
            </w:r>
            <w:r w:rsidRPr="003144D6">
              <w:rPr>
                <w:rStyle w:val="Hyperlink"/>
                <w:webHidden/>
              </w:rPr>
            </w:r>
            <w:r w:rsidRPr="003144D6">
              <w:rPr>
                <w:rStyle w:val="Hyperlink"/>
                <w:webHidden/>
              </w:rPr>
              <w:fldChar w:fldCharType="separate"/>
            </w:r>
            <w:r w:rsidRPr="003144D6">
              <w:rPr>
                <w:rStyle w:val="Hyperlink"/>
                <w:webHidden/>
              </w:rPr>
              <w:t>25</w:t>
            </w:r>
            <w:r w:rsidRPr="003144D6">
              <w:rPr>
                <w:rStyle w:val="Hyperlink"/>
                <w:webHidden/>
              </w:rPr>
              <w:fldChar w:fldCharType="end"/>
            </w:r>
          </w:hyperlink>
        </w:p>
        <w:p w:rsidR="0032796A" w:rsidRDefault="0032796A" w:rsidP="0032796A">
          <w:pPr>
            <w:pStyle w:val="Sumrio2"/>
            <w:rPr>
              <w:rStyle w:val="Hyperlink"/>
            </w:rPr>
          </w:pPr>
        </w:p>
        <w:p w:rsidR="003144D6" w:rsidRPr="003144D6" w:rsidRDefault="003144D6" w:rsidP="0032796A">
          <w:pPr>
            <w:pStyle w:val="Sumrio2"/>
            <w:rPr>
              <w:rStyle w:val="Hyperlink"/>
            </w:rPr>
          </w:pPr>
          <w:hyperlink w:anchor="_Toc33549453" w:history="1">
            <w:r w:rsidRPr="00B818B6">
              <w:rPr>
                <w:rStyle w:val="Hyperlink"/>
                <w:b/>
              </w:rPr>
              <w:t xml:space="preserve">3 </w:t>
            </w:r>
            <w:r w:rsidRPr="00B818B6">
              <w:rPr>
                <w:rStyle w:val="Hyperlink"/>
                <w:b/>
              </w:rPr>
              <w:tab/>
              <w:t>SOLUÇÕES CORRELATAS</w:t>
            </w:r>
            <w:r w:rsidRPr="003144D6">
              <w:rPr>
                <w:rStyle w:val="Hyperlink"/>
                <w:webHidden/>
              </w:rPr>
              <w:tab/>
            </w:r>
            <w:r w:rsidRPr="003144D6">
              <w:rPr>
                <w:rStyle w:val="Hyperlink"/>
                <w:webHidden/>
              </w:rPr>
              <w:fldChar w:fldCharType="begin"/>
            </w:r>
            <w:r w:rsidRPr="003144D6">
              <w:rPr>
                <w:rStyle w:val="Hyperlink"/>
                <w:webHidden/>
              </w:rPr>
              <w:instrText xml:space="preserve"> PAGEREF _Toc33549453 \h </w:instrText>
            </w:r>
            <w:r w:rsidRPr="003144D6">
              <w:rPr>
                <w:rStyle w:val="Hyperlink"/>
                <w:webHidden/>
              </w:rPr>
            </w:r>
            <w:r w:rsidRPr="003144D6">
              <w:rPr>
                <w:rStyle w:val="Hyperlink"/>
                <w:webHidden/>
              </w:rPr>
              <w:fldChar w:fldCharType="separate"/>
            </w:r>
            <w:r w:rsidRPr="003144D6">
              <w:rPr>
                <w:rStyle w:val="Hyperlink"/>
                <w:webHidden/>
              </w:rPr>
              <w:t>27</w:t>
            </w:r>
            <w:r w:rsidRPr="003144D6">
              <w:rPr>
                <w:rStyle w:val="Hyperlink"/>
                <w:webHidden/>
              </w:rPr>
              <w:fldChar w:fldCharType="end"/>
            </w:r>
          </w:hyperlink>
        </w:p>
        <w:p w:rsidR="003144D6" w:rsidRPr="003144D6" w:rsidRDefault="003144D6" w:rsidP="0032796A">
          <w:pPr>
            <w:pStyle w:val="Sumrio2"/>
            <w:rPr>
              <w:rStyle w:val="Hyperlink"/>
            </w:rPr>
          </w:pPr>
          <w:hyperlink w:anchor="_Toc33549454" w:history="1">
            <w:r w:rsidRPr="00B818B6">
              <w:rPr>
                <w:rStyle w:val="Hyperlink"/>
                <w:b/>
              </w:rPr>
              <w:t xml:space="preserve">3.1 </w:t>
            </w:r>
            <w:r w:rsidRPr="00B818B6">
              <w:rPr>
                <w:rStyle w:val="Hyperlink"/>
                <w:b/>
              </w:rPr>
              <w:tab/>
              <w:t>Qlik Sense</w:t>
            </w:r>
            <w:r w:rsidRPr="003144D6">
              <w:rPr>
                <w:rStyle w:val="Hyperlink"/>
                <w:webHidden/>
              </w:rPr>
              <w:tab/>
            </w:r>
            <w:r w:rsidRPr="003144D6">
              <w:rPr>
                <w:rStyle w:val="Hyperlink"/>
                <w:webHidden/>
              </w:rPr>
              <w:fldChar w:fldCharType="begin"/>
            </w:r>
            <w:r w:rsidRPr="003144D6">
              <w:rPr>
                <w:rStyle w:val="Hyperlink"/>
                <w:webHidden/>
              </w:rPr>
              <w:instrText xml:space="preserve"> PAGEREF _Toc33549454 \h </w:instrText>
            </w:r>
            <w:r w:rsidRPr="003144D6">
              <w:rPr>
                <w:rStyle w:val="Hyperlink"/>
                <w:webHidden/>
              </w:rPr>
            </w:r>
            <w:r w:rsidRPr="003144D6">
              <w:rPr>
                <w:rStyle w:val="Hyperlink"/>
                <w:webHidden/>
              </w:rPr>
              <w:fldChar w:fldCharType="separate"/>
            </w:r>
            <w:r w:rsidRPr="003144D6">
              <w:rPr>
                <w:rStyle w:val="Hyperlink"/>
                <w:webHidden/>
              </w:rPr>
              <w:t>27</w:t>
            </w:r>
            <w:r w:rsidRPr="003144D6">
              <w:rPr>
                <w:rStyle w:val="Hyperlink"/>
                <w:webHidden/>
              </w:rPr>
              <w:fldChar w:fldCharType="end"/>
            </w:r>
          </w:hyperlink>
        </w:p>
        <w:p w:rsidR="003144D6" w:rsidRPr="003144D6" w:rsidRDefault="003144D6" w:rsidP="0032796A">
          <w:pPr>
            <w:pStyle w:val="Sumrio2"/>
            <w:rPr>
              <w:rStyle w:val="Hyperlink"/>
            </w:rPr>
          </w:pPr>
          <w:hyperlink w:anchor="_Toc33549455" w:history="1">
            <w:r w:rsidRPr="00B818B6">
              <w:rPr>
                <w:rStyle w:val="Hyperlink"/>
                <w:b/>
              </w:rPr>
              <w:t xml:space="preserve">3.2 </w:t>
            </w:r>
            <w:r w:rsidRPr="00B818B6">
              <w:rPr>
                <w:rStyle w:val="Hyperlink"/>
                <w:b/>
              </w:rPr>
              <w:tab/>
              <w:t>Tableau Desktop</w:t>
            </w:r>
            <w:r w:rsidRPr="003144D6">
              <w:rPr>
                <w:rStyle w:val="Hyperlink"/>
                <w:webHidden/>
              </w:rPr>
              <w:tab/>
            </w:r>
            <w:r w:rsidRPr="003144D6">
              <w:rPr>
                <w:rStyle w:val="Hyperlink"/>
                <w:webHidden/>
              </w:rPr>
              <w:fldChar w:fldCharType="begin"/>
            </w:r>
            <w:r w:rsidRPr="003144D6">
              <w:rPr>
                <w:rStyle w:val="Hyperlink"/>
                <w:webHidden/>
              </w:rPr>
              <w:instrText xml:space="preserve"> PAGEREF _Toc33549455 \h </w:instrText>
            </w:r>
            <w:r w:rsidRPr="003144D6">
              <w:rPr>
                <w:rStyle w:val="Hyperlink"/>
                <w:webHidden/>
              </w:rPr>
            </w:r>
            <w:r w:rsidRPr="003144D6">
              <w:rPr>
                <w:rStyle w:val="Hyperlink"/>
                <w:webHidden/>
              </w:rPr>
              <w:fldChar w:fldCharType="separate"/>
            </w:r>
            <w:r w:rsidRPr="003144D6">
              <w:rPr>
                <w:rStyle w:val="Hyperlink"/>
                <w:webHidden/>
              </w:rPr>
              <w:t>28</w:t>
            </w:r>
            <w:r w:rsidRPr="003144D6">
              <w:rPr>
                <w:rStyle w:val="Hyperlink"/>
                <w:webHidden/>
              </w:rPr>
              <w:fldChar w:fldCharType="end"/>
            </w:r>
          </w:hyperlink>
        </w:p>
        <w:p w:rsidR="003144D6" w:rsidRPr="003144D6" w:rsidRDefault="003144D6" w:rsidP="0032796A">
          <w:pPr>
            <w:pStyle w:val="Sumrio2"/>
            <w:rPr>
              <w:rStyle w:val="Hyperlink"/>
            </w:rPr>
          </w:pPr>
          <w:hyperlink w:anchor="_Toc33549456" w:history="1">
            <w:r w:rsidRPr="00B818B6">
              <w:rPr>
                <w:rStyle w:val="Hyperlink"/>
                <w:b/>
              </w:rPr>
              <w:t xml:space="preserve">3.3 </w:t>
            </w:r>
            <w:r w:rsidRPr="00B818B6">
              <w:rPr>
                <w:rStyle w:val="Hyperlink"/>
                <w:b/>
              </w:rPr>
              <w:tab/>
              <w:t>Microsoft Power BI</w:t>
            </w:r>
            <w:r w:rsidRPr="003144D6">
              <w:rPr>
                <w:rStyle w:val="Hyperlink"/>
                <w:webHidden/>
              </w:rPr>
              <w:tab/>
            </w:r>
            <w:r w:rsidRPr="003144D6">
              <w:rPr>
                <w:rStyle w:val="Hyperlink"/>
                <w:webHidden/>
              </w:rPr>
              <w:fldChar w:fldCharType="begin"/>
            </w:r>
            <w:r w:rsidRPr="003144D6">
              <w:rPr>
                <w:rStyle w:val="Hyperlink"/>
                <w:webHidden/>
              </w:rPr>
              <w:instrText xml:space="preserve"> PAGEREF _Toc33549456 \h </w:instrText>
            </w:r>
            <w:r w:rsidRPr="003144D6">
              <w:rPr>
                <w:rStyle w:val="Hyperlink"/>
                <w:webHidden/>
              </w:rPr>
            </w:r>
            <w:r w:rsidRPr="003144D6">
              <w:rPr>
                <w:rStyle w:val="Hyperlink"/>
                <w:webHidden/>
              </w:rPr>
              <w:fldChar w:fldCharType="separate"/>
            </w:r>
            <w:r w:rsidRPr="003144D6">
              <w:rPr>
                <w:rStyle w:val="Hyperlink"/>
                <w:webHidden/>
              </w:rPr>
              <w:t>30</w:t>
            </w:r>
            <w:r w:rsidRPr="003144D6">
              <w:rPr>
                <w:rStyle w:val="Hyperlink"/>
                <w:webHidden/>
              </w:rPr>
              <w:fldChar w:fldCharType="end"/>
            </w:r>
          </w:hyperlink>
        </w:p>
        <w:p w:rsidR="0032796A" w:rsidRDefault="0032796A" w:rsidP="0032796A">
          <w:pPr>
            <w:pStyle w:val="Sumrio2"/>
            <w:rPr>
              <w:rStyle w:val="Hyperlink"/>
            </w:rPr>
          </w:pPr>
        </w:p>
        <w:p w:rsidR="003144D6" w:rsidRPr="003144D6" w:rsidRDefault="003144D6" w:rsidP="0032796A">
          <w:pPr>
            <w:pStyle w:val="Sumrio2"/>
            <w:rPr>
              <w:rStyle w:val="Hyperlink"/>
            </w:rPr>
          </w:pPr>
          <w:hyperlink w:anchor="_Toc33549457" w:history="1">
            <w:r w:rsidRPr="00B818B6">
              <w:rPr>
                <w:rStyle w:val="Hyperlink"/>
                <w:b/>
              </w:rPr>
              <w:t xml:space="preserve">4 </w:t>
            </w:r>
            <w:r w:rsidR="009C2BFE" w:rsidRPr="00B818B6">
              <w:rPr>
                <w:rStyle w:val="Hyperlink"/>
                <w:b/>
              </w:rPr>
              <w:tab/>
            </w:r>
            <w:r w:rsidRPr="00B818B6">
              <w:rPr>
                <w:rStyle w:val="Hyperlink"/>
                <w:b/>
              </w:rPr>
              <w:t>Desenvolvimento do Protótipo</w:t>
            </w:r>
            <w:r w:rsidRPr="003144D6">
              <w:rPr>
                <w:rStyle w:val="Hyperlink"/>
                <w:webHidden/>
              </w:rPr>
              <w:tab/>
            </w:r>
            <w:r w:rsidRPr="003144D6">
              <w:rPr>
                <w:rStyle w:val="Hyperlink"/>
                <w:webHidden/>
              </w:rPr>
              <w:fldChar w:fldCharType="begin"/>
            </w:r>
            <w:r w:rsidRPr="003144D6">
              <w:rPr>
                <w:rStyle w:val="Hyperlink"/>
                <w:webHidden/>
              </w:rPr>
              <w:instrText xml:space="preserve"> PAGEREF _Toc33549457 \h </w:instrText>
            </w:r>
            <w:r w:rsidRPr="003144D6">
              <w:rPr>
                <w:rStyle w:val="Hyperlink"/>
                <w:webHidden/>
              </w:rPr>
            </w:r>
            <w:r w:rsidRPr="003144D6">
              <w:rPr>
                <w:rStyle w:val="Hyperlink"/>
                <w:webHidden/>
              </w:rPr>
              <w:fldChar w:fldCharType="separate"/>
            </w:r>
            <w:r w:rsidRPr="003144D6">
              <w:rPr>
                <w:rStyle w:val="Hyperlink"/>
                <w:webHidden/>
              </w:rPr>
              <w:t>31</w:t>
            </w:r>
            <w:r w:rsidRPr="003144D6">
              <w:rPr>
                <w:rStyle w:val="Hyperlink"/>
                <w:webHidden/>
              </w:rPr>
              <w:fldChar w:fldCharType="end"/>
            </w:r>
          </w:hyperlink>
        </w:p>
        <w:p w:rsidR="003144D6" w:rsidRPr="003144D6" w:rsidRDefault="003144D6" w:rsidP="0032796A">
          <w:pPr>
            <w:pStyle w:val="Sumrio2"/>
            <w:rPr>
              <w:rStyle w:val="Hyperlink"/>
            </w:rPr>
          </w:pPr>
          <w:hyperlink w:anchor="_Toc33549458" w:history="1">
            <w:r w:rsidRPr="00B818B6">
              <w:rPr>
                <w:rStyle w:val="Hyperlink"/>
                <w:b/>
              </w:rPr>
              <w:t>4.1</w:t>
            </w:r>
            <w:r w:rsidR="009C2BFE" w:rsidRPr="00B818B6">
              <w:rPr>
                <w:rStyle w:val="Hyperlink"/>
                <w:b/>
              </w:rPr>
              <w:tab/>
            </w:r>
            <w:r w:rsidRPr="00B818B6">
              <w:rPr>
                <w:rStyle w:val="Hyperlink"/>
                <w:b/>
              </w:rPr>
              <w:t>Descrição Geral</w:t>
            </w:r>
            <w:r w:rsidRPr="003144D6">
              <w:rPr>
                <w:rStyle w:val="Hyperlink"/>
                <w:webHidden/>
              </w:rPr>
              <w:tab/>
            </w:r>
            <w:r w:rsidRPr="003144D6">
              <w:rPr>
                <w:rStyle w:val="Hyperlink"/>
                <w:webHidden/>
              </w:rPr>
              <w:fldChar w:fldCharType="begin"/>
            </w:r>
            <w:r w:rsidRPr="003144D6">
              <w:rPr>
                <w:rStyle w:val="Hyperlink"/>
                <w:webHidden/>
              </w:rPr>
              <w:instrText xml:space="preserve"> PAGEREF _Toc33549458 \h </w:instrText>
            </w:r>
            <w:r w:rsidRPr="003144D6">
              <w:rPr>
                <w:rStyle w:val="Hyperlink"/>
                <w:webHidden/>
              </w:rPr>
            </w:r>
            <w:r w:rsidRPr="003144D6">
              <w:rPr>
                <w:rStyle w:val="Hyperlink"/>
                <w:webHidden/>
              </w:rPr>
              <w:fldChar w:fldCharType="separate"/>
            </w:r>
            <w:r w:rsidRPr="003144D6">
              <w:rPr>
                <w:rStyle w:val="Hyperlink"/>
                <w:webHidden/>
              </w:rPr>
              <w:t>31</w:t>
            </w:r>
            <w:r w:rsidRPr="003144D6">
              <w:rPr>
                <w:rStyle w:val="Hyperlink"/>
                <w:webHidden/>
              </w:rPr>
              <w:fldChar w:fldCharType="end"/>
            </w:r>
          </w:hyperlink>
        </w:p>
        <w:p w:rsidR="003144D6" w:rsidRPr="003144D6" w:rsidRDefault="003144D6" w:rsidP="0032796A">
          <w:pPr>
            <w:pStyle w:val="Sumrio2"/>
            <w:rPr>
              <w:rStyle w:val="Hyperlink"/>
            </w:rPr>
          </w:pPr>
          <w:hyperlink w:anchor="_Toc33549459" w:history="1">
            <w:r w:rsidRPr="00B818B6">
              <w:rPr>
                <w:rStyle w:val="Hyperlink"/>
                <w:b/>
              </w:rPr>
              <w:t xml:space="preserve">4.2 </w:t>
            </w:r>
            <w:r w:rsidR="009C2BFE" w:rsidRPr="00B818B6">
              <w:rPr>
                <w:rStyle w:val="Hyperlink"/>
                <w:b/>
              </w:rPr>
              <w:tab/>
            </w:r>
            <w:r w:rsidRPr="00B818B6">
              <w:rPr>
                <w:rStyle w:val="Hyperlink"/>
                <w:b/>
              </w:rPr>
              <w:t>Descrição das Etapas de Desenvolvimento</w:t>
            </w:r>
            <w:r w:rsidRPr="003144D6">
              <w:rPr>
                <w:rStyle w:val="Hyperlink"/>
                <w:webHidden/>
              </w:rPr>
              <w:tab/>
            </w:r>
            <w:r w:rsidRPr="003144D6">
              <w:rPr>
                <w:rStyle w:val="Hyperlink"/>
                <w:webHidden/>
              </w:rPr>
              <w:fldChar w:fldCharType="begin"/>
            </w:r>
            <w:r w:rsidRPr="003144D6">
              <w:rPr>
                <w:rStyle w:val="Hyperlink"/>
                <w:webHidden/>
              </w:rPr>
              <w:instrText xml:space="preserve"> PAGEREF _Toc33549459 \h </w:instrText>
            </w:r>
            <w:r w:rsidRPr="003144D6">
              <w:rPr>
                <w:rStyle w:val="Hyperlink"/>
                <w:webHidden/>
              </w:rPr>
            </w:r>
            <w:r w:rsidRPr="003144D6">
              <w:rPr>
                <w:rStyle w:val="Hyperlink"/>
                <w:webHidden/>
              </w:rPr>
              <w:fldChar w:fldCharType="separate"/>
            </w:r>
            <w:r w:rsidRPr="003144D6">
              <w:rPr>
                <w:rStyle w:val="Hyperlink"/>
                <w:webHidden/>
              </w:rPr>
              <w:t>33</w:t>
            </w:r>
            <w:r w:rsidRPr="003144D6">
              <w:rPr>
                <w:rStyle w:val="Hyperlink"/>
                <w:webHidden/>
              </w:rPr>
              <w:fldChar w:fldCharType="end"/>
            </w:r>
          </w:hyperlink>
        </w:p>
        <w:p w:rsidR="003144D6" w:rsidRPr="003144D6" w:rsidRDefault="003144D6" w:rsidP="0032796A">
          <w:pPr>
            <w:pStyle w:val="Sumrio2"/>
            <w:rPr>
              <w:rStyle w:val="Hyperlink"/>
            </w:rPr>
          </w:pPr>
          <w:hyperlink w:anchor="_Toc33549460" w:history="1">
            <w:r w:rsidRPr="00B818B6">
              <w:rPr>
                <w:rStyle w:val="Hyperlink"/>
                <w:b/>
              </w:rPr>
              <w:t>4.3</w:t>
            </w:r>
            <w:r w:rsidR="009C2BFE" w:rsidRPr="00B818B6">
              <w:rPr>
                <w:rStyle w:val="Hyperlink"/>
                <w:b/>
              </w:rPr>
              <w:tab/>
            </w:r>
            <w:r w:rsidRPr="00B818B6">
              <w:rPr>
                <w:rStyle w:val="Hyperlink"/>
                <w:b/>
              </w:rPr>
              <w:t>Levantamento dos Requisitos</w:t>
            </w:r>
            <w:r w:rsidRPr="003144D6">
              <w:rPr>
                <w:rStyle w:val="Hyperlink"/>
                <w:webHidden/>
              </w:rPr>
              <w:tab/>
            </w:r>
            <w:r w:rsidRPr="003144D6">
              <w:rPr>
                <w:rStyle w:val="Hyperlink"/>
                <w:webHidden/>
              </w:rPr>
              <w:fldChar w:fldCharType="begin"/>
            </w:r>
            <w:r w:rsidRPr="003144D6">
              <w:rPr>
                <w:rStyle w:val="Hyperlink"/>
                <w:webHidden/>
              </w:rPr>
              <w:instrText xml:space="preserve"> PAGEREF _Toc33549460 \h </w:instrText>
            </w:r>
            <w:r w:rsidRPr="003144D6">
              <w:rPr>
                <w:rStyle w:val="Hyperlink"/>
                <w:webHidden/>
              </w:rPr>
            </w:r>
            <w:r w:rsidRPr="003144D6">
              <w:rPr>
                <w:rStyle w:val="Hyperlink"/>
                <w:webHidden/>
              </w:rPr>
              <w:fldChar w:fldCharType="separate"/>
            </w:r>
            <w:r w:rsidRPr="003144D6">
              <w:rPr>
                <w:rStyle w:val="Hyperlink"/>
                <w:webHidden/>
              </w:rPr>
              <w:t>33</w:t>
            </w:r>
            <w:r w:rsidRPr="003144D6">
              <w:rPr>
                <w:rStyle w:val="Hyperlink"/>
                <w:webHidden/>
              </w:rPr>
              <w:fldChar w:fldCharType="end"/>
            </w:r>
          </w:hyperlink>
        </w:p>
        <w:p w:rsidR="003144D6" w:rsidRPr="003144D6" w:rsidRDefault="003144D6" w:rsidP="0032796A">
          <w:pPr>
            <w:pStyle w:val="Sumrio2"/>
            <w:rPr>
              <w:rStyle w:val="Hyperlink"/>
            </w:rPr>
          </w:pPr>
          <w:hyperlink w:anchor="_Toc33549461" w:history="1">
            <w:r w:rsidRPr="00B818B6">
              <w:rPr>
                <w:rStyle w:val="Hyperlink"/>
                <w:b/>
              </w:rPr>
              <w:t>4.4</w:t>
            </w:r>
            <w:r w:rsidR="009C2BFE" w:rsidRPr="00B818B6">
              <w:rPr>
                <w:rStyle w:val="Hyperlink"/>
                <w:b/>
              </w:rPr>
              <w:tab/>
            </w:r>
            <w:r w:rsidRPr="00B818B6">
              <w:rPr>
                <w:rStyle w:val="Hyperlink"/>
                <w:b/>
              </w:rPr>
              <w:t>Modelo de Casos de Uso</w:t>
            </w:r>
            <w:r w:rsidRPr="003144D6">
              <w:rPr>
                <w:rStyle w:val="Hyperlink"/>
                <w:webHidden/>
              </w:rPr>
              <w:tab/>
            </w:r>
            <w:r w:rsidRPr="003144D6">
              <w:rPr>
                <w:rStyle w:val="Hyperlink"/>
                <w:webHidden/>
              </w:rPr>
              <w:fldChar w:fldCharType="begin"/>
            </w:r>
            <w:r w:rsidRPr="003144D6">
              <w:rPr>
                <w:rStyle w:val="Hyperlink"/>
                <w:webHidden/>
              </w:rPr>
              <w:instrText xml:space="preserve"> PAGEREF _Toc33549461 \h </w:instrText>
            </w:r>
            <w:r w:rsidRPr="003144D6">
              <w:rPr>
                <w:rStyle w:val="Hyperlink"/>
                <w:webHidden/>
              </w:rPr>
            </w:r>
            <w:r w:rsidRPr="003144D6">
              <w:rPr>
                <w:rStyle w:val="Hyperlink"/>
                <w:webHidden/>
              </w:rPr>
              <w:fldChar w:fldCharType="separate"/>
            </w:r>
            <w:r w:rsidRPr="003144D6">
              <w:rPr>
                <w:rStyle w:val="Hyperlink"/>
                <w:webHidden/>
              </w:rPr>
              <w:t>34</w:t>
            </w:r>
            <w:r w:rsidRPr="003144D6">
              <w:rPr>
                <w:rStyle w:val="Hyperlink"/>
                <w:webHidden/>
              </w:rPr>
              <w:fldChar w:fldCharType="end"/>
            </w:r>
          </w:hyperlink>
        </w:p>
        <w:p w:rsidR="003144D6" w:rsidRPr="003144D6" w:rsidRDefault="003144D6" w:rsidP="0032796A">
          <w:pPr>
            <w:pStyle w:val="Sumrio2"/>
            <w:rPr>
              <w:rStyle w:val="Hyperlink"/>
            </w:rPr>
          </w:pPr>
          <w:hyperlink w:anchor="_Toc33549462" w:history="1">
            <w:r w:rsidRPr="00B818B6">
              <w:rPr>
                <w:rStyle w:val="Hyperlink"/>
                <w:b/>
              </w:rPr>
              <w:t xml:space="preserve">4.5 </w:t>
            </w:r>
            <w:r w:rsidR="009C2BFE" w:rsidRPr="00B818B6">
              <w:rPr>
                <w:rStyle w:val="Hyperlink"/>
                <w:b/>
              </w:rPr>
              <w:tab/>
            </w:r>
            <w:r w:rsidRPr="00B818B6">
              <w:rPr>
                <w:rStyle w:val="Hyperlink"/>
                <w:b/>
              </w:rPr>
              <w:t>Modelagem de classes</w:t>
            </w:r>
            <w:r w:rsidRPr="003144D6">
              <w:rPr>
                <w:rStyle w:val="Hyperlink"/>
                <w:webHidden/>
              </w:rPr>
              <w:tab/>
            </w:r>
            <w:r w:rsidRPr="003144D6">
              <w:rPr>
                <w:rStyle w:val="Hyperlink"/>
                <w:webHidden/>
              </w:rPr>
              <w:fldChar w:fldCharType="begin"/>
            </w:r>
            <w:r w:rsidRPr="003144D6">
              <w:rPr>
                <w:rStyle w:val="Hyperlink"/>
                <w:webHidden/>
              </w:rPr>
              <w:instrText xml:space="preserve"> PAGEREF _Toc33549462 \h </w:instrText>
            </w:r>
            <w:r w:rsidRPr="003144D6">
              <w:rPr>
                <w:rStyle w:val="Hyperlink"/>
                <w:webHidden/>
              </w:rPr>
            </w:r>
            <w:r w:rsidRPr="003144D6">
              <w:rPr>
                <w:rStyle w:val="Hyperlink"/>
                <w:webHidden/>
              </w:rPr>
              <w:fldChar w:fldCharType="separate"/>
            </w:r>
            <w:r w:rsidRPr="003144D6">
              <w:rPr>
                <w:rStyle w:val="Hyperlink"/>
                <w:webHidden/>
              </w:rPr>
              <w:t>36</w:t>
            </w:r>
            <w:r w:rsidRPr="003144D6">
              <w:rPr>
                <w:rStyle w:val="Hyperlink"/>
                <w:webHidden/>
              </w:rPr>
              <w:fldChar w:fldCharType="end"/>
            </w:r>
          </w:hyperlink>
        </w:p>
        <w:p w:rsidR="003144D6" w:rsidRPr="003144D6" w:rsidRDefault="003144D6" w:rsidP="0032796A">
          <w:pPr>
            <w:pStyle w:val="Sumrio2"/>
            <w:rPr>
              <w:rStyle w:val="Hyperlink"/>
            </w:rPr>
          </w:pPr>
          <w:hyperlink w:anchor="_Toc33549463" w:history="1">
            <w:r w:rsidRPr="00B818B6">
              <w:rPr>
                <w:rStyle w:val="Hyperlink"/>
                <w:b/>
              </w:rPr>
              <w:t xml:space="preserve">4.6 </w:t>
            </w:r>
            <w:r w:rsidR="009C2BFE" w:rsidRPr="00B818B6">
              <w:rPr>
                <w:rStyle w:val="Hyperlink"/>
                <w:b/>
              </w:rPr>
              <w:tab/>
            </w:r>
            <w:r w:rsidRPr="00B818B6">
              <w:rPr>
                <w:rStyle w:val="Hyperlink"/>
                <w:b/>
              </w:rPr>
              <w:t>Modelagem dinâmica</w:t>
            </w:r>
            <w:r w:rsidRPr="003144D6">
              <w:rPr>
                <w:rStyle w:val="Hyperlink"/>
                <w:webHidden/>
              </w:rPr>
              <w:tab/>
            </w:r>
            <w:r w:rsidRPr="003144D6">
              <w:rPr>
                <w:rStyle w:val="Hyperlink"/>
                <w:webHidden/>
              </w:rPr>
              <w:fldChar w:fldCharType="begin"/>
            </w:r>
            <w:r w:rsidRPr="003144D6">
              <w:rPr>
                <w:rStyle w:val="Hyperlink"/>
                <w:webHidden/>
              </w:rPr>
              <w:instrText xml:space="preserve"> PAGEREF _Toc33549463 \h </w:instrText>
            </w:r>
            <w:r w:rsidRPr="003144D6">
              <w:rPr>
                <w:rStyle w:val="Hyperlink"/>
                <w:webHidden/>
              </w:rPr>
            </w:r>
            <w:r w:rsidRPr="003144D6">
              <w:rPr>
                <w:rStyle w:val="Hyperlink"/>
                <w:webHidden/>
              </w:rPr>
              <w:fldChar w:fldCharType="separate"/>
            </w:r>
            <w:r w:rsidRPr="003144D6">
              <w:rPr>
                <w:rStyle w:val="Hyperlink"/>
                <w:webHidden/>
              </w:rPr>
              <w:t>38</w:t>
            </w:r>
            <w:r w:rsidRPr="003144D6">
              <w:rPr>
                <w:rStyle w:val="Hyperlink"/>
                <w:webHidden/>
              </w:rPr>
              <w:fldChar w:fldCharType="end"/>
            </w:r>
          </w:hyperlink>
        </w:p>
        <w:p w:rsidR="003144D6" w:rsidRPr="003144D6" w:rsidRDefault="003144D6" w:rsidP="0032796A">
          <w:pPr>
            <w:pStyle w:val="Sumrio2"/>
            <w:rPr>
              <w:rStyle w:val="Hyperlink"/>
            </w:rPr>
          </w:pPr>
          <w:hyperlink w:anchor="_Toc33549464" w:history="1">
            <w:r w:rsidRPr="00B818B6">
              <w:rPr>
                <w:rStyle w:val="Hyperlink"/>
                <w:b/>
              </w:rPr>
              <w:t xml:space="preserve">4.7 </w:t>
            </w:r>
            <w:r w:rsidR="009C2BFE" w:rsidRPr="00B818B6">
              <w:rPr>
                <w:rStyle w:val="Hyperlink"/>
                <w:b/>
              </w:rPr>
              <w:tab/>
            </w:r>
            <w:r w:rsidRPr="00B818B6">
              <w:rPr>
                <w:rStyle w:val="Hyperlink"/>
                <w:b/>
              </w:rPr>
              <w:t>Desenvolvimento da Aplicação DashGen</w:t>
            </w:r>
            <w:r w:rsidRPr="003144D6">
              <w:rPr>
                <w:rStyle w:val="Hyperlink"/>
                <w:webHidden/>
              </w:rPr>
              <w:tab/>
            </w:r>
            <w:r w:rsidRPr="003144D6">
              <w:rPr>
                <w:rStyle w:val="Hyperlink"/>
                <w:webHidden/>
              </w:rPr>
              <w:fldChar w:fldCharType="begin"/>
            </w:r>
            <w:r w:rsidRPr="003144D6">
              <w:rPr>
                <w:rStyle w:val="Hyperlink"/>
                <w:webHidden/>
              </w:rPr>
              <w:instrText xml:space="preserve"> PAGEREF _Toc33549464 \h </w:instrText>
            </w:r>
            <w:r w:rsidRPr="003144D6">
              <w:rPr>
                <w:rStyle w:val="Hyperlink"/>
                <w:webHidden/>
              </w:rPr>
            </w:r>
            <w:r w:rsidRPr="003144D6">
              <w:rPr>
                <w:rStyle w:val="Hyperlink"/>
                <w:webHidden/>
              </w:rPr>
              <w:fldChar w:fldCharType="separate"/>
            </w:r>
            <w:r w:rsidRPr="003144D6">
              <w:rPr>
                <w:rStyle w:val="Hyperlink"/>
                <w:webHidden/>
              </w:rPr>
              <w:t>40</w:t>
            </w:r>
            <w:r w:rsidRPr="003144D6">
              <w:rPr>
                <w:rStyle w:val="Hyperlink"/>
                <w:webHidden/>
              </w:rPr>
              <w:fldChar w:fldCharType="end"/>
            </w:r>
          </w:hyperlink>
        </w:p>
        <w:p w:rsidR="003144D6" w:rsidRPr="003144D6" w:rsidRDefault="003144D6" w:rsidP="0032796A">
          <w:pPr>
            <w:pStyle w:val="Sumrio2"/>
            <w:rPr>
              <w:rStyle w:val="Hyperlink"/>
            </w:rPr>
          </w:pPr>
          <w:hyperlink w:anchor="_Toc33549465" w:history="1">
            <w:r w:rsidRPr="00B818B6">
              <w:rPr>
                <w:rStyle w:val="Hyperlink"/>
              </w:rPr>
              <w:t xml:space="preserve">4.7.1 </w:t>
            </w:r>
            <w:r w:rsidR="009C2BFE" w:rsidRPr="00B818B6">
              <w:rPr>
                <w:rStyle w:val="Hyperlink"/>
              </w:rPr>
              <w:tab/>
            </w:r>
            <w:r w:rsidRPr="00B818B6">
              <w:rPr>
                <w:rStyle w:val="Hyperlink"/>
              </w:rPr>
              <w:t>A interface gráfica do usuário GUI</w:t>
            </w:r>
            <w:r w:rsidRPr="003144D6">
              <w:rPr>
                <w:rStyle w:val="Hyperlink"/>
                <w:webHidden/>
              </w:rPr>
              <w:tab/>
            </w:r>
            <w:r w:rsidRPr="003144D6">
              <w:rPr>
                <w:rStyle w:val="Hyperlink"/>
                <w:webHidden/>
              </w:rPr>
              <w:fldChar w:fldCharType="begin"/>
            </w:r>
            <w:r w:rsidRPr="003144D6">
              <w:rPr>
                <w:rStyle w:val="Hyperlink"/>
                <w:webHidden/>
              </w:rPr>
              <w:instrText xml:space="preserve"> PAGEREF _Toc33549465 \h </w:instrText>
            </w:r>
            <w:r w:rsidRPr="003144D6">
              <w:rPr>
                <w:rStyle w:val="Hyperlink"/>
                <w:webHidden/>
              </w:rPr>
            </w:r>
            <w:r w:rsidRPr="003144D6">
              <w:rPr>
                <w:rStyle w:val="Hyperlink"/>
                <w:webHidden/>
              </w:rPr>
              <w:fldChar w:fldCharType="separate"/>
            </w:r>
            <w:r w:rsidRPr="003144D6">
              <w:rPr>
                <w:rStyle w:val="Hyperlink"/>
                <w:webHidden/>
              </w:rPr>
              <w:t>40</w:t>
            </w:r>
            <w:r w:rsidRPr="003144D6">
              <w:rPr>
                <w:rStyle w:val="Hyperlink"/>
                <w:webHidden/>
              </w:rPr>
              <w:fldChar w:fldCharType="end"/>
            </w:r>
          </w:hyperlink>
        </w:p>
        <w:p w:rsidR="003144D6" w:rsidRPr="003144D6" w:rsidRDefault="003144D6" w:rsidP="0032796A">
          <w:pPr>
            <w:pStyle w:val="Sumrio2"/>
            <w:rPr>
              <w:rStyle w:val="Hyperlink"/>
            </w:rPr>
          </w:pPr>
          <w:hyperlink w:anchor="_Toc33549466" w:history="1">
            <w:r w:rsidRPr="00B818B6">
              <w:rPr>
                <w:rStyle w:val="Hyperlink"/>
              </w:rPr>
              <w:t xml:space="preserve">4.7.2 </w:t>
            </w:r>
            <w:r w:rsidR="009C2BFE" w:rsidRPr="00B818B6">
              <w:rPr>
                <w:rStyle w:val="Hyperlink"/>
              </w:rPr>
              <w:tab/>
            </w:r>
            <w:r w:rsidRPr="00B818B6">
              <w:rPr>
                <w:rStyle w:val="Hyperlink"/>
              </w:rPr>
              <w:t>Controlador</w:t>
            </w:r>
            <w:r w:rsidRPr="003144D6">
              <w:rPr>
                <w:rStyle w:val="Hyperlink"/>
                <w:webHidden/>
              </w:rPr>
              <w:tab/>
            </w:r>
            <w:r w:rsidRPr="003144D6">
              <w:rPr>
                <w:rStyle w:val="Hyperlink"/>
                <w:webHidden/>
              </w:rPr>
              <w:fldChar w:fldCharType="begin"/>
            </w:r>
            <w:r w:rsidRPr="003144D6">
              <w:rPr>
                <w:rStyle w:val="Hyperlink"/>
                <w:webHidden/>
              </w:rPr>
              <w:instrText xml:space="preserve"> PAGEREF _Toc33549466 \h </w:instrText>
            </w:r>
            <w:r w:rsidRPr="003144D6">
              <w:rPr>
                <w:rStyle w:val="Hyperlink"/>
                <w:webHidden/>
              </w:rPr>
            </w:r>
            <w:r w:rsidRPr="003144D6">
              <w:rPr>
                <w:rStyle w:val="Hyperlink"/>
                <w:webHidden/>
              </w:rPr>
              <w:fldChar w:fldCharType="separate"/>
            </w:r>
            <w:r w:rsidRPr="003144D6">
              <w:rPr>
                <w:rStyle w:val="Hyperlink"/>
                <w:webHidden/>
              </w:rPr>
              <w:t>43</w:t>
            </w:r>
            <w:r w:rsidRPr="003144D6">
              <w:rPr>
                <w:rStyle w:val="Hyperlink"/>
                <w:webHidden/>
              </w:rPr>
              <w:fldChar w:fldCharType="end"/>
            </w:r>
          </w:hyperlink>
        </w:p>
        <w:p w:rsidR="003144D6" w:rsidRPr="003144D6" w:rsidRDefault="003144D6" w:rsidP="0032796A">
          <w:pPr>
            <w:pStyle w:val="Sumrio2"/>
            <w:rPr>
              <w:rStyle w:val="Hyperlink"/>
            </w:rPr>
          </w:pPr>
          <w:hyperlink w:anchor="_Toc33549467" w:history="1">
            <w:r w:rsidRPr="00B818B6">
              <w:rPr>
                <w:rStyle w:val="Hyperlink"/>
              </w:rPr>
              <w:t xml:space="preserve">4.7.3 </w:t>
            </w:r>
            <w:r w:rsidR="009C2BFE" w:rsidRPr="00B818B6">
              <w:rPr>
                <w:rStyle w:val="Hyperlink"/>
              </w:rPr>
              <w:tab/>
            </w:r>
            <w:r w:rsidRPr="00B818B6">
              <w:rPr>
                <w:rStyle w:val="Hyperlink"/>
              </w:rPr>
              <w:t>O modelo Dataset</w:t>
            </w:r>
            <w:r w:rsidRPr="003144D6">
              <w:rPr>
                <w:rStyle w:val="Hyperlink"/>
                <w:webHidden/>
              </w:rPr>
              <w:tab/>
            </w:r>
            <w:r w:rsidRPr="003144D6">
              <w:rPr>
                <w:rStyle w:val="Hyperlink"/>
                <w:webHidden/>
              </w:rPr>
              <w:fldChar w:fldCharType="begin"/>
            </w:r>
            <w:r w:rsidRPr="003144D6">
              <w:rPr>
                <w:rStyle w:val="Hyperlink"/>
                <w:webHidden/>
              </w:rPr>
              <w:instrText xml:space="preserve"> PAGEREF _Toc33549467 \h </w:instrText>
            </w:r>
            <w:r w:rsidRPr="003144D6">
              <w:rPr>
                <w:rStyle w:val="Hyperlink"/>
                <w:webHidden/>
              </w:rPr>
            </w:r>
            <w:r w:rsidRPr="003144D6">
              <w:rPr>
                <w:rStyle w:val="Hyperlink"/>
                <w:webHidden/>
              </w:rPr>
              <w:fldChar w:fldCharType="separate"/>
            </w:r>
            <w:r w:rsidRPr="003144D6">
              <w:rPr>
                <w:rStyle w:val="Hyperlink"/>
                <w:webHidden/>
              </w:rPr>
              <w:t>45</w:t>
            </w:r>
            <w:r w:rsidRPr="003144D6">
              <w:rPr>
                <w:rStyle w:val="Hyperlink"/>
                <w:webHidden/>
              </w:rPr>
              <w:fldChar w:fldCharType="end"/>
            </w:r>
          </w:hyperlink>
        </w:p>
        <w:p w:rsidR="003144D6" w:rsidRPr="003144D6" w:rsidRDefault="003144D6" w:rsidP="0032796A">
          <w:pPr>
            <w:pStyle w:val="Sumrio2"/>
            <w:rPr>
              <w:rStyle w:val="Hyperlink"/>
            </w:rPr>
          </w:pPr>
          <w:hyperlink w:anchor="_Toc33549468" w:history="1">
            <w:r w:rsidRPr="00B818B6">
              <w:rPr>
                <w:rStyle w:val="Hyperlink"/>
              </w:rPr>
              <w:t xml:space="preserve">4.7.4 </w:t>
            </w:r>
            <w:r w:rsidR="009C2BFE" w:rsidRPr="00B818B6">
              <w:rPr>
                <w:rStyle w:val="Hyperlink"/>
              </w:rPr>
              <w:tab/>
            </w:r>
            <w:r w:rsidRPr="00B818B6">
              <w:rPr>
                <w:rStyle w:val="Hyperlink"/>
              </w:rPr>
              <w:t>A classe Gerador e o Gabarito dashboard.ftl</w:t>
            </w:r>
            <w:r w:rsidRPr="003144D6">
              <w:rPr>
                <w:rStyle w:val="Hyperlink"/>
                <w:webHidden/>
              </w:rPr>
              <w:tab/>
            </w:r>
            <w:r w:rsidRPr="003144D6">
              <w:rPr>
                <w:rStyle w:val="Hyperlink"/>
                <w:webHidden/>
              </w:rPr>
              <w:fldChar w:fldCharType="begin"/>
            </w:r>
            <w:r w:rsidRPr="003144D6">
              <w:rPr>
                <w:rStyle w:val="Hyperlink"/>
                <w:webHidden/>
              </w:rPr>
              <w:instrText xml:space="preserve"> PAGEREF _Toc33549468 \h </w:instrText>
            </w:r>
            <w:r w:rsidRPr="003144D6">
              <w:rPr>
                <w:rStyle w:val="Hyperlink"/>
                <w:webHidden/>
              </w:rPr>
            </w:r>
            <w:r w:rsidRPr="003144D6">
              <w:rPr>
                <w:rStyle w:val="Hyperlink"/>
                <w:webHidden/>
              </w:rPr>
              <w:fldChar w:fldCharType="separate"/>
            </w:r>
            <w:r w:rsidRPr="003144D6">
              <w:rPr>
                <w:rStyle w:val="Hyperlink"/>
                <w:webHidden/>
              </w:rPr>
              <w:t>46</w:t>
            </w:r>
            <w:r w:rsidRPr="003144D6">
              <w:rPr>
                <w:rStyle w:val="Hyperlink"/>
                <w:webHidden/>
              </w:rPr>
              <w:fldChar w:fldCharType="end"/>
            </w:r>
          </w:hyperlink>
        </w:p>
        <w:p w:rsidR="003144D6" w:rsidRPr="003144D6" w:rsidRDefault="003144D6" w:rsidP="0032796A">
          <w:pPr>
            <w:pStyle w:val="Sumrio2"/>
            <w:rPr>
              <w:rStyle w:val="Hyperlink"/>
            </w:rPr>
          </w:pPr>
          <w:hyperlink w:anchor="_Toc33549469" w:history="1">
            <w:r w:rsidRPr="009F6DEB">
              <w:rPr>
                <w:rStyle w:val="Hyperlink"/>
              </w:rPr>
              <w:t xml:space="preserve">4.7.5 </w:t>
            </w:r>
            <w:r w:rsidR="009C2BFE">
              <w:rPr>
                <w:rStyle w:val="Hyperlink"/>
              </w:rPr>
              <w:tab/>
            </w:r>
            <w:r w:rsidRPr="009F6DEB">
              <w:rPr>
                <w:rStyle w:val="Hyperlink"/>
              </w:rPr>
              <w:t>A classe PackSaida</w:t>
            </w:r>
            <w:r w:rsidRPr="003144D6">
              <w:rPr>
                <w:rStyle w:val="Hyperlink"/>
                <w:webHidden/>
              </w:rPr>
              <w:tab/>
            </w:r>
            <w:r w:rsidRPr="003144D6">
              <w:rPr>
                <w:rStyle w:val="Hyperlink"/>
                <w:webHidden/>
              </w:rPr>
              <w:fldChar w:fldCharType="begin"/>
            </w:r>
            <w:r w:rsidRPr="003144D6">
              <w:rPr>
                <w:rStyle w:val="Hyperlink"/>
                <w:webHidden/>
              </w:rPr>
              <w:instrText xml:space="preserve"> PAGEREF _Toc33549469 \h </w:instrText>
            </w:r>
            <w:r w:rsidRPr="003144D6">
              <w:rPr>
                <w:rStyle w:val="Hyperlink"/>
                <w:webHidden/>
              </w:rPr>
            </w:r>
            <w:r w:rsidRPr="003144D6">
              <w:rPr>
                <w:rStyle w:val="Hyperlink"/>
                <w:webHidden/>
              </w:rPr>
              <w:fldChar w:fldCharType="separate"/>
            </w:r>
            <w:r w:rsidRPr="003144D6">
              <w:rPr>
                <w:rStyle w:val="Hyperlink"/>
                <w:webHidden/>
              </w:rPr>
              <w:t>50</w:t>
            </w:r>
            <w:r w:rsidRPr="003144D6">
              <w:rPr>
                <w:rStyle w:val="Hyperlink"/>
                <w:webHidden/>
              </w:rPr>
              <w:fldChar w:fldCharType="end"/>
            </w:r>
          </w:hyperlink>
        </w:p>
        <w:p w:rsidR="003144D6" w:rsidRPr="003144D6" w:rsidRDefault="003144D6" w:rsidP="0032796A">
          <w:pPr>
            <w:pStyle w:val="Sumrio2"/>
            <w:rPr>
              <w:rStyle w:val="Hyperlink"/>
            </w:rPr>
          </w:pPr>
          <w:hyperlink w:anchor="_Toc33549470" w:history="1">
            <w:r w:rsidRPr="009F6DEB">
              <w:rPr>
                <w:rStyle w:val="Hyperlink"/>
              </w:rPr>
              <w:t xml:space="preserve">4.7.3 </w:t>
            </w:r>
            <w:r w:rsidR="009C2BFE">
              <w:rPr>
                <w:rStyle w:val="Hyperlink"/>
              </w:rPr>
              <w:tab/>
            </w:r>
            <w:r w:rsidRPr="009F6DEB">
              <w:rPr>
                <w:rStyle w:val="Hyperlink"/>
              </w:rPr>
              <w:t>O Dashboard</w:t>
            </w:r>
            <w:r w:rsidRPr="003144D6">
              <w:rPr>
                <w:rStyle w:val="Hyperlink"/>
                <w:webHidden/>
              </w:rPr>
              <w:tab/>
            </w:r>
            <w:r w:rsidRPr="003144D6">
              <w:rPr>
                <w:rStyle w:val="Hyperlink"/>
                <w:webHidden/>
              </w:rPr>
              <w:fldChar w:fldCharType="begin"/>
            </w:r>
            <w:r w:rsidRPr="003144D6">
              <w:rPr>
                <w:rStyle w:val="Hyperlink"/>
                <w:webHidden/>
              </w:rPr>
              <w:instrText xml:space="preserve"> PAGEREF _Toc33549470 \h </w:instrText>
            </w:r>
            <w:r w:rsidRPr="003144D6">
              <w:rPr>
                <w:rStyle w:val="Hyperlink"/>
                <w:webHidden/>
              </w:rPr>
            </w:r>
            <w:r w:rsidRPr="003144D6">
              <w:rPr>
                <w:rStyle w:val="Hyperlink"/>
                <w:webHidden/>
              </w:rPr>
              <w:fldChar w:fldCharType="separate"/>
            </w:r>
            <w:r w:rsidRPr="003144D6">
              <w:rPr>
                <w:rStyle w:val="Hyperlink"/>
                <w:webHidden/>
              </w:rPr>
              <w:t>51</w:t>
            </w:r>
            <w:r w:rsidRPr="003144D6">
              <w:rPr>
                <w:rStyle w:val="Hyperlink"/>
                <w:webHidden/>
              </w:rPr>
              <w:fldChar w:fldCharType="end"/>
            </w:r>
          </w:hyperlink>
        </w:p>
        <w:p w:rsidR="003144D6" w:rsidRPr="003144D6" w:rsidRDefault="003144D6" w:rsidP="0032796A">
          <w:pPr>
            <w:pStyle w:val="Sumrio2"/>
            <w:rPr>
              <w:rStyle w:val="Hyperlink"/>
            </w:rPr>
          </w:pPr>
          <w:hyperlink w:anchor="_Toc33549471" w:history="1">
            <w:r w:rsidRPr="00B818B6">
              <w:rPr>
                <w:rStyle w:val="Hyperlink"/>
                <w:b/>
              </w:rPr>
              <w:t xml:space="preserve">4.8 </w:t>
            </w:r>
            <w:r w:rsidR="009C2BFE" w:rsidRPr="00B818B6">
              <w:rPr>
                <w:rStyle w:val="Hyperlink"/>
                <w:b/>
              </w:rPr>
              <w:tab/>
            </w:r>
            <w:r w:rsidRPr="00B818B6">
              <w:rPr>
                <w:rStyle w:val="Hyperlink"/>
                <w:b/>
              </w:rPr>
              <w:t>Particularidades do ambiente para execução do DashGen</w:t>
            </w:r>
            <w:r w:rsidRPr="003144D6">
              <w:rPr>
                <w:rStyle w:val="Hyperlink"/>
                <w:webHidden/>
              </w:rPr>
              <w:tab/>
            </w:r>
            <w:r w:rsidRPr="003144D6">
              <w:rPr>
                <w:rStyle w:val="Hyperlink"/>
                <w:webHidden/>
              </w:rPr>
              <w:fldChar w:fldCharType="begin"/>
            </w:r>
            <w:r w:rsidRPr="003144D6">
              <w:rPr>
                <w:rStyle w:val="Hyperlink"/>
                <w:webHidden/>
              </w:rPr>
              <w:instrText xml:space="preserve"> PAGEREF _Toc33549471 \h </w:instrText>
            </w:r>
            <w:r w:rsidRPr="003144D6">
              <w:rPr>
                <w:rStyle w:val="Hyperlink"/>
                <w:webHidden/>
              </w:rPr>
            </w:r>
            <w:r w:rsidRPr="003144D6">
              <w:rPr>
                <w:rStyle w:val="Hyperlink"/>
                <w:webHidden/>
              </w:rPr>
              <w:fldChar w:fldCharType="separate"/>
            </w:r>
            <w:r w:rsidRPr="003144D6">
              <w:rPr>
                <w:rStyle w:val="Hyperlink"/>
                <w:webHidden/>
              </w:rPr>
              <w:t>52</w:t>
            </w:r>
            <w:r w:rsidRPr="003144D6">
              <w:rPr>
                <w:rStyle w:val="Hyperlink"/>
                <w:webHidden/>
              </w:rPr>
              <w:fldChar w:fldCharType="end"/>
            </w:r>
          </w:hyperlink>
        </w:p>
        <w:p w:rsidR="0032796A" w:rsidRDefault="0032796A" w:rsidP="0032796A">
          <w:pPr>
            <w:pStyle w:val="Sumrio2"/>
            <w:rPr>
              <w:rStyle w:val="Hyperlink"/>
            </w:rPr>
          </w:pPr>
        </w:p>
        <w:p w:rsidR="003144D6" w:rsidRPr="003144D6" w:rsidRDefault="003144D6" w:rsidP="0032796A">
          <w:pPr>
            <w:pStyle w:val="Sumrio2"/>
            <w:rPr>
              <w:rStyle w:val="Hyperlink"/>
            </w:rPr>
          </w:pPr>
          <w:hyperlink w:anchor="_Toc33549472" w:history="1">
            <w:r w:rsidRPr="00B818B6">
              <w:rPr>
                <w:rStyle w:val="Hyperlink"/>
                <w:b/>
              </w:rPr>
              <w:t xml:space="preserve">5 </w:t>
            </w:r>
            <w:r w:rsidR="009C2BFE" w:rsidRPr="00B818B6">
              <w:rPr>
                <w:rStyle w:val="Hyperlink"/>
                <w:b/>
              </w:rPr>
              <w:tab/>
            </w:r>
            <w:r w:rsidRPr="00B818B6">
              <w:rPr>
                <w:rStyle w:val="Hyperlink"/>
                <w:b/>
              </w:rPr>
              <w:t>CONSIDERAÇÕES FINAIS</w:t>
            </w:r>
            <w:r w:rsidRPr="003144D6">
              <w:rPr>
                <w:rStyle w:val="Hyperlink"/>
                <w:webHidden/>
              </w:rPr>
              <w:tab/>
            </w:r>
            <w:r w:rsidRPr="003144D6">
              <w:rPr>
                <w:rStyle w:val="Hyperlink"/>
                <w:webHidden/>
              </w:rPr>
              <w:fldChar w:fldCharType="begin"/>
            </w:r>
            <w:r w:rsidRPr="003144D6">
              <w:rPr>
                <w:rStyle w:val="Hyperlink"/>
                <w:webHidden/>
              </w:rPr>
              <w:instrText xml:space="preserve"> PAGEREF _Toc33549472 \h </w:instrText>
            </w:r>
            <w:r w:rsidRPr="003144D6">
              <w:rPr>
                <w:rStyle w:val="Hyperlink"/>
                <w:webHidden/>
              </w:rPr>
            </w:r>
            <w:r w:rsidRPr="003144D6">
              <w:rPr>
                <w:rStyle w:val="Hyperlink"/>
                <w:webHidden/>
              </w:rPr>
              <w:fldChar w:fldCharType="separate"/>
            </w:r>
            <w:r w:rsidRPr="003144D6">
              <w:rPr>
                <w:rStyle w:val="Hyperlink"/>
                <w:webHidden/>
              </w:rPr>
              <w:t>52</w:t>
            </w:r>
            <w:r w:rsidRPr="003144D6">
              <w:rPr>
                <w:rStyle w:val="Hyperlink"/>
                <w:webHidden/>
              </w:rPr>
              <w:fldChar w:fldCharType="end"/>
            </w:r>
          </w:hyperlink>
        </w:p>
        <w:p w:rsidR="003144D6" w:rsidRPr="003144D6" w:rsidRDefault="003144D6" w:rsidP="0032796A">
          <w:pPr>
            <w:pStyle w:val="Sumrio2"/>
            <w:rPr>
              <w:rStyle w:val="Hyperlink"/>
            </w:rPr>
          </w:pPr>
          <w:hyperlink w:anchor="_Toc33549473" w:history="1">
            <w:r w:rsidRPr="00B818B6">
              <w:rPr>
                <w:rStyle w:val="Hyperlink"/>
                <w:b/>
              </w:rPr>
              <w:t xml:space="preserve">5.1 </w:t>
            </w:r>
            <w:r w:rsidR="009C2BFE" w:rsidRPr="00B818B6">
              <w:rPr>
                <w:rStyle w:val="Hyperlink"/>
                <w:b/>
              </w:rPr>
              <w:tab/>
            </w:r>
            <w:r w:rsidRPr="00B818B6">
              <w:rPr>
                <w:rStyle w:val="Hyperlink"/>
                <w:b/>
              </w:rPr>
              <w:t>Sugestões para trabalhos futuros</w:t>
            </w:r>
            <w:r w:rsidRPr="003144D6">
              <w:rPr>
                <w:rStyle w:val="Hyperlink"/>
                <w:webHidden/>
              </w:rPr>
              <w:tab/>
            </w:r>
            <w:r w:rsidRPr="003144D6">
              <w:rPr>
                <w:rStyle w:val="Hyperlink"/>
                <w:webHidden/>
              </w:rPr>
              <w:fldChar w:fldCharType="begin"/>
            </w:r>
            <w:r w:rsidRPr="003144D6">
              <w:rPr>
                <w:rStyle w:val="Hyperlink"/>
                <w:webHidden/>
              </w:rPr>
              <w:instrText xml:space="preserve"> PAGEREF _Toc33549473 \h </w:instrText>
            </w:r>
            <w:r w:rsidRPr="003144D6">
              <w:rPr>
                <w:rStyle w:val="Hyperlink"/>
                <w:webHidden/>
              </w:rPr>
            </w:r>
            <w:r w:rsidRPr="003144D6">
              <w:rPr>
                <w:rStyle w:val="Hyperlink"/>
                <w:webHidden/>
              </w:rPr>
              <w:fldChar w:fldCharType="separate"/>
            </w:r>
            <w:r w:rsidRPr="003144D6">
              <w:rPr>
                <w:rStyle w:val="Hyperlink"/>
                <w:webHidden/>
              </w:rPr>
              <w:t>53</w:t>
            </w:r>
            <w:r w:rsidRPr="003144D6">
              <w:rPr>
                <w:rStyle w:val="Hyperlink"/>
                <w:webHidden/>
              </w:rPr>
              <w:fldChar w:fldCharType="end"/>
            </w:r>
          </w:hyperlink>
        </w:p>
        <w:p w:rsidR="00B818B6" w:rsidRDefault="00B818B6" w:rsidP="0032796A">
          <w:pPr>
            <w:pStyle w:val="Sumrio2"/>
            <w:rPr>
              <w:rStyle w:val="Hyperlink"/>
            </w:rPr>
          </w:pPr>
        </w:p>
        <w:p w:rsidR="003144D6" w:rsidRPr="003144D6" w:rsidRDefault="003144D6" w:rsidP="0032796A">
          <w:pPr>
            <w:pStyle w:val="Sumrio2"/>
            <w:rPr>
              <w:rStyle w:val="Hyperlink"/>
            </w:rPr>
          </w:pPr>
          <w:hyperlink w:anchor="_Toc33549474" w:history="1">
            <w:r w:rsidRPr="00B818B6">
              <w:rPr>
                <w:rStyle w:val="Hyperlink"/>
                <w:b/>
              </w:rPr>
              <w:t xml:space="preserve">6 </w:t>
            </w:r>
            <w:r w:rsidR="009C2BFE" w:rsidRPr="00B818B6">
              <w:rPr>
                <w:rStyle w:val="Hyperlink"/>
                <w:b/>
              </w:rPr>
              <w:tab/>
            </w:r>
            <w:r w:rsidRPr="00B818B6">
              <w:rPr>
                <w:rStyle w:val="Hyperlink"/>
                <w:b/>
              </w:rPr>
              <w:t>REFERÊNCIAS</w:t>
            </w:r>
            <w:r w:rsidRPr="003144D6">
              <w:rPr>
                <w:rStyle w:val="Hyperlink"/>
                <w:webHidden/>
              </w:rPr>
              <w:tab/>
            </w:r>
            <w:r w:rsidRPr="003144D6">
              <w:rPr>
                <w:rStyle w:val="Hyperlink"/>
                <w:webHidden/>
              </w:rPr>
              <w:fldChar w:fldCharType="begin"/>
            </w:r>
            <w:r w:rsidRPr="003144D6">
              <w:rPr>
                <w:rStyle w:val="Hyperlink"/>
                <w:webHidden/>
              </w:rPr>
              <w:instrText xml:space="preserve"> PAGEREF _Toc33549474 \h </w:instrText>
            </w:r>
            <w:r w:rsidRPr="003144D6">
              <w:rPr>
                <w:rStyle w:val="Hyperlink"/>
                <w:webHidden/>
              </w:rPr>
            </w:r>
            <w:r w:rsidRPr="003144D6">
              <w:rPr>
                <w:rStyle w:val="Hyperlink"/>
                <w:webHidden/>
              </w:rPr>
              <w:fldChar w:fldCharType="separate"/>
            </w:r>
            <w:r w:rsidRPr="003144D6">
              <w:rPr>
                <w:rStyle w:val="Hyperlink"/>
                <w:webHidden/>
              </w:rPr>
              <w:t>54</w:t>
            </w:r>
            <w:r w:rsidRPr="003144D6">
              <w:rPr>
                <w:rStyle w:val="Hyperlink"/>
                <w:webHidden/>
              </w:rPr>
              <w:fldChar w:fldCharType="end"/>
            </w:r>
          </w:hyperlink>
        </w:p>
        <w:p w:rsidR="00094E34" w:rsidRDefault="00094E34">
          <w:r>
            <w:rPr>
              <w:b/>
              <w:bCs/>
            </w:rPr>
            <w:fldChar w:fldCharType="end"/>
          </w:r>
        </w:p>
      </w:sdtContent>
    </w:sdt>
    <w:p w:rsidR="00423376" w:rsidRDefault="0005095E" w:rsidP="00562A7B">
      <w:pPr>
        <w:jc w:val="left"/>
        <w:rPr>
          <w:rFonts w:cs="Times New Roman"/>
          <w:b/>
          <w:sz w:val="28"/>
          <w:szCs w:val="24"/>
        </w:rPr>
        <w:sectPr w:rsidR="00423376" w:rsidSect="00423376">
          <w:headerReference w:type="default" r:id="rId10"/>
          <w:pgSz w:w="11906" w:h="16838" w:code="9"/>
          <w:pgMar w:top="1701" w:right="1134" w:bottom="1134" w:left="1701" w:header="709" w:footer="709" w:gutter="0"/>
          <w:pgNumType w:start="1"/>
          <w:cols w:space="708"/>
          <w:docGrid w:linePitch="360"/>
        </w:sectPr>
      </w:pPr>
      <w:r w:rsidRPr="002B2829">
        <w:rPr>
          <w:rFonts w:cs="Times New Roman"/>
          <w:b/>
          <w:sz w:val="28"/>
          <w:szCs w:val="24"/>
        </w:rPr>
        <w:br w:type="page"/>
      </w:r>
    </w:p>
    <w:p w:rsidR="0005095E" w:rsidRDefault="003232F1" w:rsidP="00085A27">
      <w:pPr>
        <w:pStyle w:val="Ttulo1"/>
      </w:pPr>
      <w:bookmarkStart w:id="5" w:name="_Toc498681696"/>
      <w:bookmarkStart w:id="6" w:name="_Toc33549430"/>
      <w:proofErr w:type="gramStart"/>
      <w:r>
        <w:lastRenderedPageBreak/>
        <w:t>1</w:t>
      </w:r>
      <w:proofErr w:type="gramEnd"/>
      <w:r>
        <w:t xml:space="preserve"> </w:t>
      </w:r>
      <w:r w:rsidR="00EF0057" w:rsidRPr="002B2829">
        <w:t>INTRODUÇÃO</w:t>
      </w:r>
      <w:bookmarkEnd w:id="5"/>
      <w:bookmarkEnd w:id="6"/>
    </w:p>
    <w:p w:rsidR="00085A27" w:rsidRPr="00085A27" w:rsidRDefault="00085A27" w:rsidP="00085A27"/>
    <w:p w:rsidR="008E5A73" w:rsidRDefault="00C75D58">
      <w:pPr>
        <w:ind w:firstLine="567"/>
        <w:rPr>
          <w:del w:id="7" w:author="Glauber Matteis Gadelha" w:date="2018-10-27T08:08:00Z"/>
        </w:rPr>
        <w:pPrChange w:id="8" w:author="glaubergad" w:date="2019-03-04T20:22:00Z">
          <w:pPr>
            <w:pStyle w:val="Paragrafo-Artigo"/>
            <w:spacing w:line="360" w:lineRule="auto"/>
            <w:ind w:firstLine="1134"/>
          </w:pPr>
        </w:pPrChange>
      </w:pPr>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 xml:space="preserve">: </w:t>
      </w:r>
      <w:del w:id="9" w:author="Glauber Matteis Gadelha" w:date="2018-10-27T08:02:00Z">
        <w:r w:rsidR="00D0465E" w:rsidRPr="002B2829" w:rsidDel="00F6358D">
          <w:delText xml:space="preserve">: O </w:delText>
        </w:r>
      </w:del>
      <w:ins w:id="10" w:author="Aluno" w:date="2018-10-25T20:47:00Z">
        <w:del w:id="11" w:author="Glauber Matteis Gadelha" w:date="2018-10-27T08:02:00Z">
          <w:r w:rsidR="00D0465E" w:rsidRPr="002B2829" w:rsidDel="00F6358D">
            <w:delText>o</w:delText>
          </w:r>
        </w:del>
      </w:ins>
      <w:ins w:id="12" w:author="Glauber Matteis Gadelha" w:date="2018-10-27T08:02:00Z">
        <w:r w:rsidR="00D0465E" w:rsidRPr="002B2829">
          <w:t xml:space="preserve"> o</w:t>
        </w:r>
      </w:ins>
      <w:ins w:id="13" w:author="Aluno" w:date="2018-10-25T20:47:00Z">
        <w:del w:id="14" w:author="Glauber Matteis Gadelha" w:date="2018-10-27T08:02:00Z">
          <w:r w:rsidR="00D0465E" w:rsidRPr="002B2829" w:rsidDel="00F6358D">
            <w:delText xml:space="preserve"> </w:delText>
          </w:r>
        </w:del>
      </w:ins>
      <w:ins w:id="15" w:author="Glauber Matteis Gadelha" w:date="2018-10-27T08:18:00Z">
        <w:r w:rsidR="00D0465E" w:rsidRPr="002B2829">
          <w:t xml:space="preserve"> </w:t>
        </w:r>
      </w:ins>
      <w:r w:rsidR="00D0465E" w:rsidRPr="002B2829">
        <w:t>acúmulo minuto a minuto de massas de dados cada vez maiores</w:t>
      </w:r>
      <w:ins w:id="16" w:author="Glauber Matteis Gadelha" w:date="2018-10-27T08:08:00Z">
        <w:r w:rsidR="00D0465E" w:rsidRPr="002B2829">
          <w:t>.</w:t>
        </w:r>
        <w:r w:rsidR="00D0465E" w:rsidRPr="002B2829" w:rsidDel="00F6358D">
          <w:t xml:space="preserve"> </w:t>
        </w:r>
      </w:ins>
      <w:del w:id="17" w:author="Glauber Matteis Gadelha" w:date="2018-10-27T08:08:00Z">
        <w:r w:rsidR="00D0465E" w:rsidRPr="002B2829" w:rsidDel="00F6358D">
          <w:delText xml:space="preserve"> que, apesar de serem difíceis de manipular e analisar trazem em suas entrelinhas informações altamente úteis e que podem trazer vantagens competitivas ainda difíceis de mensurar com precisão.</w:delText>
        </w:r>
      </w:del>
    </w:p>
    <w:p w:rsidR="008E5A73" w:rsidRDefault="00D0465E">
      <w:pPr>
        <w:pPrChange w:id="18" w:author="glaubergad" w:date="2019-03-04T20:22:00Z">
          <w:pPr>
            <w:pStyle w:val="Paragrafo-Artigo"/>
            <w:spacing w:line="360" w:lineRule="auto"/>
            <w:ind w:firstLine="1134"/>
          </w:pPr>
        </w:pPrChange>
      </w:pPr>
      <w:del w:id="19" w:author="Glauber Matteis Gadelha" w:date="2018-10-27T08:08:00Z">
        <w:r w:rsidRPr="002B2829" w:rsidDel="00F6358D">
          <w:delText>Há alguns anos, e de forma crescente, c</w:delText>
        </w:r>
      </w:del>
      <w:ins w:id="20" w:author="Glauber Matteis Gadelha" w:date="2018-10-27T08:08:00Z">
        <w:r w:rsidRPr="002B2829">
          <w:t>C</w:t>
        </w:r>
      </w:ins>
      <w:r w:rsidRPr="002B2829">
        <w:t>ientistas da Tecnologia da Informação, Matemáticos e estatísticos vem trabalhando em sofisticadas técnicas voltadas a encontrar padrões nessas massas de dados, transformando caos em informação útil.</w:t>
      </w:r>
      <w:r w:rsidR="00946982">
        <w:t xml:space="preserve"> </w:t>
      </w:r>
      <w:r w:rsidRPr="002B2829">
        <w:t>Ainda assim</w:t>
      </w:r>
      <w:del w:id="21" w:author="Glauber Matteis Gadelha" w:date="2018-10-27T08:03:00Z">
        <w:r w:rsidRPr="002B2829" w:rsidDel="00F6358D">
          <w:delText>, a informação em grandes volumes torna difícil a leitura e análise destes relatórios. Os</w:delText>
        </w:r>
      </w:del>
      <w:ins w:id="22" w:author="Glauber Matteis Gadelha" w:date="2018-10-27T08:03:00Z">
        <w:r w:rsidRPr="002B2829">
          <w:t>, os</w:t>
        </w:r>
      </w:ins>
      <w:r w:rsidRPr="002B2829">
        <w:t xml:space="preserve"> volumes são tamanhos que </w:t>
      </w:r>
      <w:ins w:id="23" w:author="Glauber Matteis Gadelha" w:date="2018-10-27T08:04:00Z">
        <w:r w:rsidRPr="002B2829">
          <w:t>inviabilizam</w:t>
        </w:r>
      </w:ins>
      <w:del w:id="24" w:author="Glauber Matteis Gadelha" w:date="2018-10-27T08:04:00Z">
        <w:r w:rsidRPr="002B2829" w:rsidDel="00F6358D">
          <w:delText>que tornam uma tarefa hercúlea essa análise, inviabilizando</w:delText>
        </w:r>
      </w:del>
      <w:r w:rsidRPr="002B2829">
        <w:t xml:space="preserve"> o entendimento</w:t>
      </w:r>
      <w:ins w:id="25" w:author="Glauber Matteis Gadelha" w:date="2018-10-27T08:04:00Z">
        <w:r w:rsidRPr="002B2829">
          <w:t xml:space="preserve"> de certos relat</w:t>
        </w:r>
      </w:ins>
      <w:ins w:id="26" w:author="Glauber Matteis Gadelha" w:date="2018-10-27T08:05:00Z">
        <w:r w:rsidRPr="002B2829">
          <w:t>órios</w:t>
        </w:r>
      </w:ins>
      <w:r w:rsidRPr="002B2829">
        <w:t xml:space="preserve">. </w:t>
      </w:r>
    </w:p>
    <w:p w:rsidR="008B0A58" w:rsidRDefault="00946982" w:rsidP="00946982">
      <w:pPr>
        <w:ind w:firstLine="567"/>
        <w:rPr>
          <w:del w:id="27" w:author="Glauber Matteis Gadelha" w:date="2018-10-27T08:05:00Z"/>
        </w:rPr>
      </w:pPr>
      <w:r>
        <w:tab/>
      </w:r>
      <w:del w:id="28" w:author="Glauber Matteis Gadelha" w:date="2018-10-27T08:05:00Z">
        <w:r w:rsidR="00D0465E" w:rsidRPr="002B2829" w:rsidDel="00F6358D">
          <w:delText>Mesmo bem organizadas e indexadas, listagens de informação mineirada podem ter constatações importantíssimas que passarão despercebidas a olhos com pouco ou nenhum conhecimento da área de estatística.</w:delText>
        </w:r>
      </w:del>
    </w:p>
    <w:p w:rsidR="008E5A73" w:rsidRDefault="00D0465E">
      <w:pPr>
        <w:pPrChange w:id="29" w:author="glaubergad" w:date="2019-03-04T20:22:00Z">
          <w:pPr>
            <w:pStyle w:val="Paragrafo-Artigo"/>
            <w:spacing w:line="360" w:lineRule="auto"/>
            <w:ind w:firstLine="1134"/>
          </w:pPr>
        </w:pPrChange>
      </w:pPr>
      <w:r w:rsidRPr="002B2829">
        <w:t xml:space="preserve">Para minimizar o problema, </w:t>
      </w:r>
      <w:del w:id="30" w:author="Glauber Matteis Gadelha" w:date="2018-10-27T08:05:00Z">
        <w:r w:rsidRPr="002B2829" w:rsidDel="00F6358D">
          <w:delText>,</w:delText>
        </w:r>
      </w:del>
      <w:del w:id="31" w:author="Glauber Matteis Gadelha" w:date="2018-10-27T08:14:00Z">
        <w:r w:rsidRPr="002B2829" w:rsidDel="00F659A2">
          <w:delText xml:space="preserve"> </w:delText>
        </w:r>
      </w:del>
      <w:r w:rsidRPr="002B2829">
        <w:t xml:space="preserve">tem se empregado </w:t>
      </w:r>
      <w:del w:id="32" w:author="Glauber Matteis Gadelha" w:date="2018-10-27T08:05:00Z">
        <w:r w:rsidRPr="002B2829" w:rsidDel="00F6358D">
          <w:delText xml:space="preserve">cada vez mais, </w:delText>
        </w:r>
      </w:del>
      <w:r w:rsidRPr="002B2829">
        <w:t>formas de apresentação de informações sintetizadas em</w:t>
      </w:r>
      <w:ins w:id="33" w:author="Glauber Matteis Gadelha" w:date="2018-10-27T08:06:00Z">
        <w:r w:rsidRPr="002B2829">
          <w:t xml:space="preserve"> quadros</w:t>
        </w:r>
      </w:ins>
      <w:r w:rsidRPr="002B2829">
        <w:t xml:space="preserve"> gráficos</w:t>
      </w:r>
      <w:r w:rsidR="00085A27">
        <w:t>, chamados Dashboards</w:t>
      </w:r>
      <w:r w:rsidRPr="002B2829">
        <w:t>, que entregam um resumo visual de</w:t>
      </w:r>
      <w:del w:id="34" w:author="Glauber Matteis Gadelha" w:date="2018-10-27T08:06:00Z">
        <w:r w:rsidRPr="002B2829" w:rsidDel="00F6358D">
          <w:delText>, muitas vezes,</w:delText>
        </w:r>
      </w:del>
      <w:r w:rsidRPr="002B2829">
        <w:t xml:space="preserve"> </w:t>
      </w:r>
      <w:r w:rsidR="00067EDF">
        <w:t>centenas, muitas vezes milhares</w:t>
      </w:r>
      <w:r w:rsidR="00946982">
        <w:t xml:space="preserve"> de linhas de um</w:t>
      </w:r>
      <w:r w:rsidRPr="002B2829">
        <w:t xml:space="preserve"> </w:t>
      </w:r>
      <w:r w:rsidR="00946982">
        <w:t>conjunto de dados</w:t>
      </w:r>
      <w:r w:rsidRPr="002B2829">
        <w:t>. Isso</w:t>
      </w:r>
      <w:del w:id="35" w:author="Glauber Matteis Gadelha" w:date="2018-10-27T08:07:00Z">
        <w:r w:rsidRPr="002B2829" w:rsidDel="00F6358D">
          <w:delText xml:space="preserve">, obviamente, </w:delText>
        </w:r>
      </w:del>
      <w:ins w:id="36" w:author="Glauber Matteis Gadelha" w:date="2018-10-27T08:10:00Z">
        <w:r w:rsidRPr="002B2829">
          <w:t xml:space="preserve"> </w:t>
        </w:r>
      </w:ins>
      <w:r w:rsidRPr="002B2829">
        <w:t>facilita o entendimento e suporta de forma mais simples e direta a tomada de decisão.</w:t>
      </w:r>
    </w:p>
    <w:p w:rsidR="008E5A73" w:rsidRDefault="0059335C">
      <w:pPr>
        <w:rPr>
          <w:del w:id="37" w:author="Glauber Matteis Gadelha" w:date="2018-10-27T08:14:00Z"/>
        </w:rPr>
        <w:pPrChange w:id="38" w:author="glaubergad" w:date="2019-03-04T20:22:00Z">
          <w:pPr>
            <w:pStyle w:val="Paragrafo-Artigo"/>
            <w:spacing w:line="360" w:lineRule="auto"/>
            <w:ind w:firstLine="1134"/>
          </w:pPr>
        </w:pPrChange>
      </w:pPr>
      <w:r>
        <w:tab/>
      </w:r>
      <w:del w:id="39" w:author="Glauber Matteis Gadelha" w:date="2018-10-27T08:14:00Z">
        <w:r w:rsidR="00D0465E" w:rsidRPr="002B2829" w:rsidDel="00F659A2">
          <w:delText>No mercado corporativo, esse esforço evoluiu de tabelas e gráficos feitos à mão para as planilhas eletrônicas, como Lotus 123 e mais recentemente e ainda bastante utilizada atualmente a Microsoft Excel. Porém, com os sistemas gerenciadores de bancos de dados tomando o lugar de destaque como principal ferramenta de armazenamento de dados em massa, o desenvolvimento de aplicações para manipulação e apresentação destes dados tem evoluído a cada ano.</w:delText>
        </w:r>
      </w:del>
    </w:p>
    <w:p w:rsidR="008E5A73" w:rsidRDefault="00D0465E">
      <w:pPr>
        <w:pPrChange w:id="40" w:author="glaubergad" w:date="2019-03-04T20:22:00Z">
          <w:pPr>
            <w:pStyle w:val="Paragrafo-Artigo"/>
            <w:spacing w:line="360" w:lineRule="auto"/>
            <w:ind w:firstLine="1134"/>
          </w:pPr>
        </w:pPrChange>
      </w:pPr>
      <w:r w:rsidRPr="002B2829">
        <w:t xml:space="preserve">Mesmo com </w:t>
      </w:r>
      <w:r w:rsidR="007F57D1">
        <w:t>evolução das</w:t>
      </w:r>
      <w:r w:rsidRPr="002B2829">
        <w:t xml:space="preserve"> linguagens de programação </w:t>
      </w:r>
      <w:r w:rsidR="007F57D1">
        <w:t>além da</w:t>
      </w:r>
      <w:r w:rsidRPr="002B2829">
        <w:t xml:space="preserve"> expan</w:t>
      </w:r>
      <w:r w:rsidR="007F57D1">
        <w:t>sã</w:t>
      </w:r>
      <w:r w:rsidRPr="002B2829">
        <w:t xml:space="preserve">o </w:t>
      </w:r>
      <w:r w:rsidR="00A80778">
        <w:t xml:space="preserve">de </w:t>
      </w:r>
      <w:r w:rsidRPr="002B2829">
        <w:t>sua</w:t>
      </w:r>
      <w:r w:rsidR="00A80778">
        <w:t>s</w:t>
      </w:r>
      <w:r w:rsidRPr="002B2829">
        <w:t xml:space="preserve"> biblioteca</w:t>
      </w:r>
      <w:r w:rsidR="00A80778">
        <w:t>s</w:t>
      </w:r>
      <w:r w:rsidRPr="002B2829">
        <w:t xml:space="preserve"> de Interfaces de Aplicações para Programação, comumente chamadas APIs, ainda é trabalhoso desenvolver a camada de apresentação de dados de forma gráfica e dinâmica. Uma página JSP</w:t>
      </w:r>
      <w:r w:rsidR="00085A27">
        <w:t>,</w:t>
      </w:r>
      <w:r w:rsidRPr="002B2829">
        <w:t xml:space="preserve"> ASP </w:t>
      </w:r>
      <w:r w:rsidR="00085A27">
        <w:t xml:space="preserve">ou até mesmo HTML puro, </w:t>
      </w:r>
      <w:r w:rsidRPr="002B2829">
        <w:t>contend</w:t>
      </w:r>
      <w:r w:rsidR="00085A27">
        <w:t>o um dashboard que sintetiza em uma página web</w:t>
      </w:r>
      <w:del w:id="41" w:author="Glauber Matteis Gadelha" w:date="2018-10-27T08:15:00Z">
        <w:r w:rsidRPr="002B2829" w:rsidDel="00F659A2">
          <w:delText>, com diversos tipos de apresentações,</w:delText>
        </w:r>
      </w:del>
      <w:r w:rsidRPr="002B2829">
        <w:t xml:space="preserve"> um conjunto de informações de um relatório de pesquisa em banco de dados requer algumas centenas de linhas de código</w:t>
      </w:r>
      <w:del w:id="42" w:author="Glauber Matteis Gadelha" w:date="2018-10-27T08:15:00Z">
        <w:r w:rsidRPr="002B2829" w:rsidDel="00F659A2">
          <w:delText>, ainda que se utilizem frameworks que facilitam bastante este serviço</w:delText>
        </w:r>
      </w:del>
      <w:r w:rsidRPr="002B2829">
        <w:t xml:space="preserve">. </w:t>
      </w:r>
    </w:p>
    <w:p w:rsidR="008E5A73" w:rsidRDefault="00085A27">
      <w:pPr>
        <w:rPr>
          <w:del w:id="43" w:author="Glauber Matteis Gadelha" w:date="2018-10-27T08:15:00Z"/>
        </w:rPr>
        <w:pPrChange w:id="44" w:author="glaubergad" w:date="2019-03-04T20:22:00Z">
          <w:pPr>
            <w:pStyle w:val="Paragrafo-Artigo"/>
            <w:spacing w:line="360" w:lineRule="auto"/>
            <w:ind w:firstLine="1134"/>
          </w:pPr>
        </w:pPrChange>
      </w:pPr>
      <w:r>
        <w:tab/>
      </w:r>
      <w:del w:id="45" w:author="Glauber Matteis Gadelha" w:date="2018-10-27T08:15:00Z">
        <w:r w:rsidR="00D0465E" w:rsidRPr="002B2829" w:rsidDel="00F659A2">
          <w:delText>São blocos padronizados, misturando tags e conteúdo HTML às marcações típicas das linguagens de apresentação para aplicações web, mas que devem ser inseridos sempre que se faz necessário construir essas saídas para o usuário.</w:delText>
        </w:r>
      </w:del>
    </w:p>
    <w:p w:rsidR="008E5A73" w:rsidRDefault="00D0465E">
      <w:pPr>
        <w:pPrChange w:id="46" w:author="glaubergad" w:date="2019-03-04T20:22:00Z">
          <w:pPr>
            <w:pStyle w:val="Paragrafo-Artigo"/>
            <w:spacing w:line="360" w:lineRule="auto"/>
            <w:ind w:firstLine="1134"/>
          </w:pPr>
        </w:pPrChange>
      </w:pPr>
      <w:bookmarkStart w:id="47" w:name="_Toc498681698"/>
      <w:r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Pr="002B2829">
        <w:t xml:space="preserve"> sustentam a necessidade de pesquisa no campo da geração r</w:t>
      </w:r>
      <w:r w:rsidR="00017328">
        <w:t>ápida e eficiente de relatórios</w:t>
      </w:r>
      <w:r w:rsidR="002C4EB9">
        <w:t xml:space="preserve"> gráficos</w:t>
      </w:r>
      <w:r w:rsidRPr="002B2829">
        <w:t xml:space="preserve">. Isto, se feito apropriadamente, reduz a quantidade de falhas de projeto e deixa a equipe de programadores e analistas </w:t>
      </w:r>
      <w:r w:rsidR="002C4EB9">
        <w:t>mais livres</w:t>
      </w:r>
      <w:r w:rsidRPr="002B2829">
        <w:t xml:space="preserve"> para tratar regras de negócio e complexidades típicas de 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615B2E" w:rsidRPr="00615B2E">
        <w:rPr>
          <w:noProof/>
        </w:rPr>
        <w:t>(LUCRÉDIO, 2009)</w:t>
      </w:r>
      <w:r w:rsidR="003F07EB">
        <w:rPr>
          <w:rStyle w:val="Refdenotaderodap"/>
          <w:rFonts w:ascii="Times New Roman" w:hAnsi="Times New Roman" w:cs="Times New Roman"/>
        </w:rPr>
        <w:fldChar w:fldCharType="end"/>
      </w:r>
      <w:r w:rsidRPr="002B2829">
        <w:t>.</w:t>
      </w:r>
    </w:p>
    <w:p w:rsidR="008E5A73" w:rsidRDefault="00D0465E">
      <w:pPr>
        <w:ind w:firstLine="709"/>
        <w:pPrChange w:id="48" w:author="glaubergad" w:date="2019-03-04T20:22:00Z">
          <w:pPr>
            <w:pStyle w:val="Paragrafo-Artigo"/>
            <w:spacing w:line="360" w:lineRule="auto"/>
            <w:ind w:firstLine="1134"/>
          </w:pPr>
        </w:pPrChange>
      </w:pPr>
      <w:r w:rsidRPr="002B2829">
        <w:t xml:space="preserve">Poder </w:t>
      </w:r>
      <w:del w:id="49" w:author="Glauber Matteis Gadelha" w:date="2018-10-27T08:12:00Z">
        <w:r w:rsidRPr="002B2829" w:rsidDel="00F659A2">
          <w:delText xml:space="preserve">se </w:delText>
        </w:r>
      </w:del>
      <w:r w:rsidRPr="002B2829">
        <w:t>utilizar</w:t>
      </w:r>
      <w:ins w:id="50" w:author="Aluno" w:date="2018-10-25T20:50:00Z">
        <w:del w:id="51" w:author="Glauber Matteis Gadelha" w:date="2018-10-27T08:12:00Z">
          <w:r w:rsidRPr="002B2829" w:rsidDel="00F659A2">
            <w:delText>-se</w:delText>
          </w:r>
        </w:del>
      </w:ins>
      <w:ins w:id="52" w:author="Glauber Matteis Gadelha" w:date="2018-10-27T08:12:00Z">
        <w:r w:rsidRPr="002B2829">
          <w:t>-se</w:t>
        </w:r>
      </w:ins>
      <w:r w:rsidRPr="002B2829">
        <w:t xml:space="preserve"> de bibliotecas ou até mesmo programas standalone que ger</w:t>
      </w:r>
      <w:r w:rsidR="009E32CC">
        <w:t>e</w:t>
      </w:r>
      <w:r w:rsidRPr="002B2829">
        <w:t xml:space="preserve">m código a partir de um conjunto de definições feitas </w:t>
      </w:r>
      <w:r w:rsidR="00067EDF">
        <w:t xml:space="preserve">previamente </w:t>
      </w:r>
      <w:r w:rsidRPr="002B2829">
        <w:t xml:space="preserve">pelo usuário, o que pode ser chamado de um assistente ou </w:t>
      </w:r>
      <w:r w:rsidRPr="000A639D">
        <w:rPr>
          <w:i/>
        </w:rPr>
        <w:t>wizard</w:t>
      </w:r>
      <w:r w:rsidRPr="002B2829">
        <w:t xml:space="preserve">, reduz uma etapa trabalhosa e significante do esforço total de desenvolvimento de um sistema completo ou de módulos de um sistema </w:t>
      </w:r>
      <w:r w:rsidR="009E32CC" w:rsidRPr="002B2829">
        <w:t>maior.</w:t>
      </w:r>
      <w:r w:rsidR="002478DD">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Pr="002B2829">
        <w:t>.</w:t>
      </w:r>
      <w:r w:rsidR="007C38BC">
        <w:t xml:space="preserve"> Com um esforço </w:t>
      </w:r>
      <w:r w:rsidR="007C38BC">
        <w:lastRenderedPageBreak/>
        <w:t>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 que, recebendo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Dashboard que apresente de forma clara e com filtragem dinâmica o resumo destes. </w:t>
      </w:r>
    </w:p>
    <w:p w:rsidR="008E5A73" w:rsidRDefault="008E5A73">
      <w:pPr>
        <w:rPr>
          <w:rFonts w:eastAsia="Calibri"/>
          <w:szCs w:val="24"/>
        </w:rPr>
        <w:pPrChange w:id="53" w:author="glaubergad" w:date="2019-03-04T20:22:00Z">
          <w:pPr>
            <w:spacing w:after="160" w:line="240" w:lineRule="auto"/>
            <w:jc w:val="left"/>
          </w:pPr>
        </w:pPrChange>
      </w:pPr>
    </w:p>
    <w:p w:rsidR="00D0465E" w:rsidRDefault="00D0465E" w:rsidP="006E3AD4">
      <w:pPr>
        <w:pStyle w:val="Ttulo2"/>
        <w:numPr>
          <w:ilvl w:val="1"/>
          <w:numId w:val="14"/>
        </w:numPr>
      </w:pPr>
      <w:bookmarkStart w:id="54" w:name="_Toc33549431"/>
      <w:bookmarkEnd w:id="47"/>
      <w:r w:rsidRPr="002B2829">
        <w:t>Objetivo</w:t>
      </w:r>
      <w:r w:rsidR="00AC2A32">
        <w:t xml:space="preserve"> e delimitação de escopo</w:t>
      </w:r>
      <w:bookmarkEnd w:id="54"/>
    </w:p>
    <w:p w:rsidR="006E3AD4" w:rsidRPr="006E3AD4" w:rsidRDefault="006E3AD4" w:rsidP="006E3AD4"/>
    <w:p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Pr>
          <w:rFonts w:cs="Times New Roman"/>
        </w:rPr>
        <w:t>desktop</w:t>
      </w:r>
      <w:r w:rsidR="00E0648B">
        <w:rPr>
          <w:rFonts w:cs="Times New Roman"/>
        </w:rPr>
        <w:t>s</w:t>
      </w:r>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qualquer usuário comum com um arquivo </w:t>
      </w:r>
      <w:r w:rsidR="00035B0C">
        <w:rPr>
          <w:rFonts w:cs="Times New Roman"/>
        </w:rPr>
        <w:t xml:space="preserve">CSV </w:t>
      </w:r>
      <w:r w:rsidR="00600FD0">
        <w:rPr>
          <w:rFonts w:cs="Times New Roman"/>
        </w:rPr>
        <w:t xml:space="preserve">(Comma Separated Values, ou Valores separados por vírgula) </w:t>
      </w:r>
      <w:r w:rsidR="00C85C22">
        <w:rPr>
          <w:rFonts w:cs="Times New Roman"/>
        </w:rPr>
        <w:t>contendo um conjunto de dados</w:t>
      </w:r>
      <w:r w:rsidRPr="002B2829">
        <w:rPr>
          <w:rFonts w:cs="Times New Roman"/>
        </w:rPr>
        <w:t xml:space="preserve">, </w:t>
      </w:r>
      <w:r w:rsidR="00C85C22">
        <w:rPr>
          <w:rFonts w:cs="Times New Roman"/>
        </w:rPr>
        <w:t>a geração de</w:t>
      </w:r>
      <w:r w:rsidRPr="002B2829">
        <w:rPr>
          <w:rFonts w:cs="Times New Roman"/>
        </w:rPr>
        <w:t xml:space="preserve"> </w:t>
      </w:r>
      <w:del w:id="55" w:author="Aluno" w:date="2018-10-25T20:51:00Z">
        <w:r w:rsidRPr="002B2829" w:rsidDel="002B180E">
          <w:rPr>
            <w:rFonts w:cs="Times New Roman"/>
          </w:rPr>
          <w:delText xml:space="preserve">um </w:delText>
        </w:r>
      </w:del>
      <w:ins w:id="56" w:author="Aluno" w:date="2018-10-25T20:51:00Z">
        <w:r w:rsidRPr="002B2829">
          <w:rPr>
            <w:rFonts w:cs="Times New Roman"/>
          </w:rPr>
          <w:t xml:space="preserve">painéis de informações gerenciais </w:t>
        </w:r>
        <w:del w:id="57" w:author="Glauber Matteis Gadelha" w:date="2018-10-27T08:19:00Z">
          <w:r w:rsidRPr="002B2829" w:rsidDel="00F659A2">
            <w:rPr>
              <w:rFonts w:cs="Times New Roman"/>
            </w:rPr>
            <w:delText>(</w:delText>
          </w:r>
        </w:del>
      </w:ins>
      <w:ins w:id="58" w:author="Glauber Matteis Gadelha" w:date="2018-10-27T08:19:00Z">
        <w:r w:rsidRPr="002B2829">
          <w:rPr>
            <w:rFonts w:cs="Times New Roman"/>
          </w:rPr>
          <w:t>(</w:t>
        </w:r>
      </w:ins>
      <w:del w:id="59" w:author="glaubergad" w:date="2019-03-04T20:24:00Z">
        <w:r w:rsidRPr="002B2829" w:rsidDel="00482FD5">
          <w:rPr>
            <w:rFonts w:cs="Times New Roman"/>
            <w:i/>
          </w:rPr>
          <w:delText>dashboard</w:delText>
        </w:r>
      </w:del>
      <w:ins w:id="60" w:author="Glauber Matteis Gadelha" w:date="2018-10-27T08:11:00Z">
        <w:del w:id="61" w:author="glaubergad" w:date="2019-03-04T20:24:00Z">
          <w:r w:rsidRPr="002B2829" w:rsidDel="00482FD5">
            <w:rPr>
              <w:rFonts w:cs="Times New Roman"/>
              <w:i/>
            </w:rPr>
            <w:delText>s</w:delText>
          </w:r>
        </w:del>
      </w:ins>
      <w:ins w:id="62" w:author="glaubergad" w:date="2019-03-04T20:24:00Z">
        <w:r w:rsidR="00482FD5" w:rsidRPr="002B2829">
          <w:rPr>
            <w:rFonts w:cs="Times New Roman"/>
            <w:i/>
          </w:rPr>
          <w:t>Dashboards</w:t>
        </w:r>
      </w:ins>
      <w:ins w:id="63" w:author="Aluno" w:date="2018-10-25T20:51:00Z">
        <w:del w:id="64" w:author="Glauber Matteis Gadelha" w:date="2018-10-27T08:19:00Z">
          <w:r w:rsidRPr="002B2829" w:rsidDel="00F659A2">
            <w:rPr>
              <w:rFonts w:cs="Times New Roman"/>
            </w:rPr>
            <w:delText>)</w:delText>
          </w:r>
        </w:del>
      </w:ins>
      <w:ins w:id="65" w:author="Glauber Matteis Gadelha" w:date="2018-10-27T08:19:00Z">
        <w:r w:rsidRPr="002B2829">
          <w:rPr>
            <w:rFonts w:cs="Times New Roman"/>
          </w:rPr>
          <w:t>)</w:t>
        </w:r>
      </w:ins>
      <w:r w:rsidRPr="002B2829">
        <w:rPr>
          <w:rFonts w:cs="Times New Roman"/>
        </w:rPr>
        <w:t xml:space="preserve"> para representação de</w:t>
      </w:r>
      <w:r w:rsidR="00035B0C">
        <w:rPr>
          <w:rFonts w:cs="Times New Roman"/>
        </w:rPr>
        <w:t>stes</w:t>
      </w:r>
      <w:r w:rsidRPr="002B2829">
        <w:rPr>
          <w:rFonts w:cs="Times New Roman"/>
        </w:rPr>
        <w:t xml:space="preserve"> dados</w:t>
      </w:r>
      <w:ins w:id="66" w:author="Aluno" w:date="2018-10-25T20:52:00Z">
        <w:r w:rsidRPr="002B2829">
          <w:rPr>
            <w:rFonts w:cs="Times New Roman"/>
          </w:rPr>
          <w:t>.</w:t>
        </w:r>
      </w:ins>
      <w:r w:rsidR="00017328">
        <w:rPr>
          <w:rFonts w:cs="Times New Roman"/>
        </w:rPr>
        <w:t xml:space="preserve"> </w:t>
      </w:r>
    </w:p>
    <w:p w:rsidR="00AC2A32" w:rsidRDefault="00AC2A32" w:rsidP="00AC2A32">
      <w:pPr>
        <w:ind w:firstLine="567"/>
        <w:rPr>
          <w:rFonts w:cs="Times New Roman"/>
        </w:rPr>
      </w:pPr>
      <w:r>
        <w:rPr>
          <w:rFonts w:cs="Times New Roman"/>
        </w:rPr>
        <w:t>Esta aplicação permitirá ao usuário escolher entre três tipos diferentes de gráficos: gráfico tipo Pizza, gráfico tipo Linha e gráfico tipo Barras Horizontais. Permitirá também dois tipos de reduções: A redução por contagem do total de incidências de um atributo e a redução por somatória, usando um atributo especificado como chave e a somatória de um segundo atributo especificado como valor.</w:t>
      </w:r>
    </w:p>
    <w:p w:rsidR="00B80B81" w:rsidRDefault="00930555" w:rsidP="00AC2A32">
      <w:pPr>
        <w:ind w:firstLine="567"/>
      </w:pPr>
      <w:r>
        <w:rPr>
          <w:rFonts w:cs="Times New Roman"/>
        </w:rPr>
        <w:t>O</w:t>
      </w:r>
      <w:r w:rsidR="00017328">
        <w:rPr>
          <w:rFonts w:cs="Times New Roman"/>
        </w:rPr>
        <w:t xml:space="preserve"> </w:t>
      </w:r>
      <w:r>
        <w:rPr>
          <w:rFonts w:cs="Times New Roman"/>
        </w:rPr>
        <w:t>gabarito</w:t>
      </w:r>
      <w:r w:rsidR="00017328">
        <w:rPr>
          <w:rFonts w:cs="Times New Roman"/>
        </w:rPr>
        <w:t xml:space="preserve"> </w:t>
      </w:r>
      <w:r>
        <w:rPr>
          <w:rFonts w:cs="Times New Roman"/>
        </w:rPr>
        <w:t xml:space="preserve">trata-se de um arquivo contendo </w:t>
      </w:r>
      <w:proofErr w:type="spellStart"/>
      <w:r>
        <w:rPr>
          <w:rFonts w:cs="Times New Roman"/>
        </w:rPr>
        <w:t>tags</w:t>
      </w:r>
      <w:proofErr w:type="spellEnd"/>
      <w:r>
        <w:rPr>
          <w:rFonts w:cs="Times New Roman"/>
        </w:rPr>
        <w:t xml:space="preserve"> HTML e scripts Javascript estáticos, entremeado a marcações</w:t>
      </w:r>
      <w:r w:rsidR="00017328">
        <w:rPr>
          <w:rFonts w:cs="Times New Roman"/>
        </w:rPr>
        <w:t xml:space="preserve"> </w:t>
      </w:r>
      <w:r>
        <w:rPr>
          <w:rFonts w:cs="Times New Roman"/>
        </w:rPr>
        <w:t>da</w:t>
      </w:r>
      <w:r w:rsidR="00017328">
        <w:rPr>
          <w:rFonts w:cs="Times New Roman"/>
        </w:rPr>
        <w:t xml:space="preserve"> linguagem de </w:t>
      </w:r>
      <w:proofErr w:type="spellStart"/>
      <w:r w:rsidR="00017328">
        <w:rPr>
          <w:rFonts w:cs="Times New Roman"/>
        </w:rPr>
        <w:t>template</w:t>
      </w:r>
      <w:proofErr w:type="spellEnd"/>
      <w:r w:rsidR="00017328">
        <w:rPr>
          <w:rFonts w:cs="Times New Roman"/>
        </w:rPr>
        <w:t xml:space="preserve"> Apache </w:t>
      </w:r>
      <w:proofErr w:type="spellStart"/>
      <w:proofErr w:type="gramStart"/>
      <w:r w:rsidR="00017328">
        <w:rPr>
          <w:rFonts w:cs="Times New Roman"/>
        </w:rPr>
        <w:t>FreeMarker</w:t>
      </w:r>
      <w:proofErr w:type="spellEnd"/>
      <w:proofErr w:type="gramEnd"/>
      <w:r>
        <w:rPr>
          <w:rFonts w:cs="Times New Roman"/>
        </w:rPr>
        <w:t xml:space="preserve"> para o conteúdo a ser preenchido em tempo de execução. Os </w:t>
      </w:r>
      <w:ins w:id="67" w:author="Aluno" w:date="2018-10-25T20:52:00Z">
        <w:r w:rsidR="00D0465E" w:rsidRPr="002B2829">
          <w:rPr>
            <w:rFonts w:cs="Times New Roman"/>
          </w:rPr>
          <w:t>painéis</w:t>
        </w:r>
      </w:ins>
      <w:r w:rsidR="00017328">
        <w:rPr>
          <w:rFonts w:cs="Times New Roman"/>
        </w:rPr>
        <w:t xml:space="preserve"> gerados</w:t>
      </w:r>
      <w:r>
        <w:rPr>
          <w:rFonts w:cs="Times New Roman"/>
        </w:rPr>
        <w:t xml:space="preserve"> na saída</w:t>
      </w:r>
      <w:ins w:id="68" w:author="Aluno" w:date="2018-10-25T20:52:00Z">
        <w:r w:rsidR="00D0465E" w:rsidRPr="002B2829">
          <w:rPr>
            <w:rFonts w:cs="Times New Roman"/>
          </w:rPr>
          <w:t xml:space="preserve"> são codificados</w:t>
        </w:r>
      </w:ins>
      <w:r w:rsidR="00D0465E" w:rsidRPr="002B2829">
        <w:rPr>
          <w:rFonts w:cs="Times New Roman"/>
        </w:rPr>
        <w:t xml:space="preserve"> </w:t>
      </w:r>
      <w:r w:rsidR="00017328">
        <w:rPr>
          <w:rFonts w:cs="Times New Roman"/>
        </w:rPr>
        <w:t>em</w:t>
      </w:r>
      <w:r w:rsidR="00D0465E" w:rsidRPr="002B2829">
        <w:rPr>
          <w:rFonts w:cs="Times New Roman"/>
        </w:rPr>
        <w:t xml:space="preserve"> HMTL5</w:t>
      </w:r>
      <w:r w:rsidR="00C85C22">
        <w:rPr>
          <w:rFonts w:cs="Times New Roman"/>
        </w:rPr>
        <w:t xml:space="preserve"> </w:t>
      </w:r>
      <w:r>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r w:rsidR="00CE2402">
        <w:rPr>
          <w:rFonts w:cs="Times New Roman"/>
        </w:rPr>
        <w:t xml:space="preserve"> se encarregam de aplicar os filtros dinâmicos e gerar os </w:t>
      </w:r>
      <w:proofErr w:type="spellStart"/>
      <w:r w:rsidR="00CE2402">
        <w:rPr>
          <w:rFonts w:cs="Times New Roman"/>
        </w:rPr>
        <w:t>canvas</w:t>
      </w:r>
      <w:proofErr w:type="spellEnd"/>
      <w:r w:rsidR="00CE2402">
        <w:rPr>
          <w:rFonts w:cs="Times New Roman"/>
        </w:rPr>
        <w:t xml:space="preserve"> com gráficos SVG</w:t>
      </w:r>
      <w:r w:rsidR="00D0465E" w:rsidRPr="002B2829">
        <w:rPr>
          <w:rFonts w:cs="Times New Roman"/>
        </w:rPr>
        <w:t>.</w:t>
      </w:r>
    </w:p>
    <w:p w:rsidR="00846DD4" w:rsidRPr="00B80B81" w:rsidRDefault="00846DD4" w:rsidP="00AC2A32">
      <w:pPr>
        <w:ind w:firstLine="567"/>
        <w:rPr>
          <w:rFonts w:cs="Times New Roman"/>
        </w:rPr>
      </w:pPr>
      <w:r>
        <w:t xml:space="preserve">A interface gráfica de interação usuário / aplicação foi desenvolvida usando </w:t>
      </w:r>
      <w:proofErr w:type="gramStart"/>
      <w:r>
        <w:t>JavaFX</w:t>
      </w:r>
      <w:proofErr w:type="gramEnd"/>
      <w:r>
        <w:t xml:space="preserve"> 8.</w:t>
      </w:r>
    </w:p>
    <w:p w:rsidR="00930555" w:rsidRDefault="00930555">
      <w:pPr>
        <w:spacing w:after="160" w:line="240" w:lineRule="auto"/>
        <w:jc w:val="left"/>
      </w:pPr>
      <w:r>
        <w:br w:type="page"/>
      </w:r>
    </w:p>
    <w:p w:rsidR="00D0465E" w:rsidRDefault="00017328" w:rsidP="00846DD4">
      <w:pPr>
        <w:pStyle w:val="Ttulo2"/>
        <w:numPr>
          <w:ilvl w:val="1"/>
          <w:numId w:val="14"/>
        </w:numPr>
      </w:pPr>
      <w:bookmarkStart w:id="69" w:name="_Toc33549432"/>
      <w:r w:rsidRPr="001E2AB8">
        <w:lastRenderedPageBreak/>
        <w:t>Procedimentos metodológicos</w:t>
      </w:r>
      <w:bookmarkEnd w:id="69"/>
    </w:p>
    <w:p w:rsidR="00846DD4" w:rsidRPr="00846DD4" w:rsidRDefault="00846DD4" w:rsidP="00846DD4"/>
    <w:p w:rsidR="00D0465E" w:rsidRDefault="009A6CCF" w:rsidP="009A6CCF">
      <w:pPr>
        <w:rPr>
          <w:rFonts w:cs="Times New Roman"/>
          <w:szCs w:val="24"/>
        </w:rPr>
      </w:pPr>
      <w:r>
        <w:rPr>
          <w:rFonts w:cs="Times New Roman"/>
          <w:szCs w:val="24"/>
        </w:rPr>
        <w:tab/>
        <w:t xml:space="preserve">O trabalho foi conduzido em </w:t>
      </w:r>
      <w:del w:id="70" w:author="glaubergad" w:date="2019-02-23T11:00:00Z">
        <w:r w:rsidDel="003620C0">
          <w:rPr>
            <w:rFonts w:cs="Times New Roman"/>
            <w:szCs w:val="24"/>
          </w:rPr>
          <w:delText xml:space="preserve">3 </w:delText>
        </w:r>
      </w:del>
      <w:ins w:id="71" w:author="glaubergad" w:date="2019-02-23T11:00:00Z">
        <w:r w:rsidR="003620C0">
          <w:rPr>
            <w:rFonts w:cs="Times New Roman"/>
            <w:szCs w:val="24"/>
          </w:rPr>
          <w:t xml:space="preserve">três </w:t>
        </w:r>
      </w:ins>
      <w:r>
        <w:rPr>
          <w:rFonts w:cs="Times New Roman"/>
          <w:szCs w:val="24"/>
        </w:rPr>
        <w:t xml:space="preserve">etapas. </w:t>
      </w:r>
      <w:r w:rsidR="00930555">
        <w:rPr>
          <w:rFonts w:cs="Times New Roman"/>
          <w:szCs w:val="24"/>
        </w:rPr>
        <w:t>No primeiro momento</w:t>
      </w:r>
      <w:r>
        <w:rPr>
          <w:rFonts w:cs="Times New Roman"/>
          <w:szCs w:val="24"/>
        </w:rPr>
        <w:t xml:space="preserve"> foi feita investigação de literatura e trabalhos acadêmicos </w:t>
      </w:r>
      <w:r w:rsidR="006D2F59">
        <w:rPr>
          <w:rFonts w:cs="Times New Roman"/>
          <w:szCs w:val="24"/>
        </w:rPr>
        <w:t xml:space="preserve">a fim </w:t>
      </w:r>
      <w:r>
        <w:rPr>
          <w:rFonts w:cs="Times New Roman"/>
          <w:szCs w:val="24"/>
        </w:rPr>
        <w:t xml:space="preserve">fundamentar teoricamente a aplicação, </w:t>
      </w:r>
      <w:r w:rsidR="006D2F59">
        <w:rPr>
          <w:rFonts w:cs="Times New Roman"/>
          <w:szCs w:val="24"/>
        </w:rPr>
        <w:t>abordando</w:t>
      </w:r>
      <w:r w:rsidR="0017439B">
        <w:rPr>
          <w:rFonts w:cs="Times New Roman"/>
          <w:szCs w:val="24"/>
        </w:rPr>
        <w:t xml:space="preserve"> 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técnicas e ferramentas para apresentação de dados em formato dashboard em aplicações web.</w:t>
      </w:r>
    </w:p>
    <w:p w:rsidR="006D2F59" w:rsidRDefault="006D2F59" w:rsidP="009A6CCF">
      <w:pPr>
        <w:rPr>
          <w:rFonts w:cs="Times New Roman"/>
          <w:szCs w:val="24"/>
        </w:rPr>
      </w:pPr>
      <w:r>
        <w:rPr>
          <w:rFonts w:cs="Times New Roman"/>
          <w:szCs w:val="24"/>
        </w:rPr>
        <w:tab/>
        <w:t xml:space="preserve">Na etapa </w:t>
      </w:r>
      <w:del w:id="72" w:author="glaubergad" w:date="2019-02-23T11:01:00Z">
        <w:r w:rsidDel="003620C0">
          <w:rPr>
            <w:rFonts w:cs="Times New Roman"/>
            <w:szCs w:val="24"/>
          </w:rPr>
          <w:delText>posterior</w:delText>
        </w:r>
      </w:del>
      <w:ins w:id="73" w:author="glaubergad" w:date="2019-02-23T11:01:00Z">
        <w:r w:rsidR="003620C0">
          <w:rPr>
            <w:rFonts w:cs="Times New Roman"/>
            <w:szCs w:val="24"/>
          </w:rPr>
          <w:t>seguinte</w:t>
        </w:r>
      </w:ins>
      <w:r>
        <w:rPr>
          <w:rFonts w:cs="Times New Roman"/>
          <w:szCs w:val="24"/>
        </w:rPr>
        <w:t>, foi feita a análise e modelagem da aplicação, utilizando-se de algumas técnicas já consolidadas de engenharia de software.</w:t>
      </w:r>
    </w:p>
    <w:p w:rsidR="006D2F59" w:rsidRPr="009A6CCF" w:rsidRDefault="006D2F59" w:rsidP="009A6CCF">
      <w:pPr>
        <w:rPr>
          <w:rFonts w:cs="Times New Roman"/>
          <w:szCs w:val="24"/>
        </w:rPr>
      </w:pPr>
      <w:r>
        <w:rPr>
          <w:rFonts w:cs="Times New Roman"/>
          <w:szCs w:val="24"/>
        </w:rPr>
        <w:tab/>
        <w:t>Na etapa final, a aplicação foi desenvolvida aplicando as tecnologias e métodos investigados nas etapas anteriores, testada e validada.</w:t>
      </w:r>
    </w:p>
    <w:p w:rsidR="00194846" w:rsidRPr="002B2829" w:rsidRDefault="00194846" w:rsidP="00F319EF">
      <w:pPr>
        <w:rPr>
          <w:rFonts w:cs="Times New Roman"/>
        </w:rPr>
      </w:pPr>
    </w:p>
    <w:p w:rsidR="009C07DD" w:rsidRDefault="006D2F59" w:rsidP="006D2F59">
      <w:pPr>
        <w:pStyle w:val="Ttulo2"/>
      </w:pPr>
      <w:bookmarkStart w:id="74" w:name="_Toc498681701"/>
      <w:bookmarkStart w:id="75" w:name="_Toc33549433"/>
      <w:proofErr w:type="gramStart"/>
      <w:r>
        <w:t>1.</w:t>
      </w:r>
      <w:r w:rsidR="00735E60">
        <w:t>3</w:t>
      </w:r>
      <w:r>
        <w:t xml:space="preserve"> </w:t>
      </w:r>
      <w:bookmarkEnd w:id="74"/>
      <w:r>
        <w:t>Organização</w:t>
      </w:r>
      <w:proofErr w:type="gramEnd"/>
      <w:r>
        <w:t xml:space="preserve"> do trabalho</w:t>
      </w:r>
      <w:bookmarkEnd w:id="75"/>
    </w:p>
    <w:p w:rsidR="006D2F59" w:rsidRDefault="006D2F59" w:rsidP="006D2F59">
      <w:r>
        <w:tab/>
        <w:t>Este trabalho de conclusão de curso foi organizado como segue descrito abaixo:</w:t>
      </w:r>
    </w:p>
    <w:p w:rsidR="00C85C22" w:rsidRDefault="006D2F59" w:rsidP="00C85C22">
      <w:r>
        <w:tab/>
        <w:t xml:space="preserve">No capítulo 2 é descrita toda a </w:t>
      </w:r>
      <w:r w:rsidR="00215658">
        <w:t xml:space="preserve">fundamentação teórica e técnica para o trabalho. Compreende </w:t>
      </w:r>
      <w:r w:rsidR="0009356F">
        <w:t>uma introdução a</w:t>
      </w:r>
      <w:r w:rsidR="00215658">
        <w:t>o reuso de software,</w:t>
      </w:r>
      <w:r w:rsidR="00AF6828">
        <w:t xml:space="preserve"> </w:t>
      </w:r>
      <w:r w:rsidR="0009356F">
        <w:t>programação generati</w:t>
      </w:r>
      <w:r w:rsidR="00E0648B">
        <w:t>va e geração de código a partir</w:t>
      </w:r>
      <w:r w:rsidR="0009356F">
        <w:t xml:space="preserve"> de linguagens de gabarito</w:t>
      </w:r>
      <w:r w:rsidR="00AF6828">
        <w:t>,</w:t>
      </w:r>
      <w:r w:rsidR="00215658">
        <w:t xml:space="preserve"> a</w:t>
      </w:r>
      <w:r w:rsidR="007B5358">
        <w:t xml:space="preserve"> descrição resumida do histórico e vantagens </w:t>
      </w:r>
      <w:r w:rsidR="00BB54E9">
        <w:t>do motor de gabaritos</w:t>
      </w:r>
      <w:r w:rsidR="00215658">
        <w:t xml:space="preserve"> Apache </w:t>
      </w:r>
      <w:proofErr w:type="spellStart"/>
      <w:proofErr w:type="gramStart"/>
      <w:r w:rsidR="00215658">
        <w:t>FreeMarker</w:t>
      </w:r>
      <w:proofErr w:type="spellEnd"/>
      <w:proofErr w:type="gramEnd"/>
      <w:r w:rsidR="0009356F">
        <w:t xml:space="preserve">, </w:t>
      </w:r>
      <w:r w:rsidR="00215658">
        <w:t xml:space="preserve"> e as bibliotecas DC.js, Crossfilter.js e D3.js, responsáveis por apresentar os dados de forma gráfica e dinâmica em páginas HTML</w:t>
      </w:r>
      <w:r w:rsidR="00F96DD7">
        <w:t>5</w:t>
      </w:r>
      <w:r w:rsidR="00215658">
        <w:t>.</w:t>
      </w:r>
    </w:p>
    <w:p w:rsidR="002B7DBB" w:rsidRDefault="002B7DBB" w:rsidP="00C85C22">
      <w:r>
        <w:tab/>
        <w:t>No capítulo 3 descreve-se o projeto da aplicação geradora de dashboards e seu desenvolvimento. Por último, no capítulo 4 são feitas as considerações finais.</w:t>
      </w:r>
    </w:p>
    <w:p w:rsidR="00F3745A" w:rsidRDefault="00F3745A" w:rsidP="00F3745A"/>
    <w:p w:rsidR="00F3745A" w:rsidRDefault="00F3745A" w:rsidP="00F3745A">
      <w:pPr>
        <w:pStyle w:val="Ttulo1"/>
      </w:pPr>
      <w:bookmarkStart w:id="76" w:name="_Toc33549434"/>
      <w:proofErr w:type="gramStart"/>
      <w:r>
        <w:t>2</w:t>
      </w:r>
      <w:proofErr w:type="gramEnd"/>
      <w:r>
        <w:t xml:space="preserve"> FUNDAMENTAÇÃO TEÓRICA</w:t>
      </w:r>
      <w:bookmarkEnd w:id="76"/>
    </w:p>
    <w:p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apresentação de dados em formato gráfico dashboard.</w:t>
      </w:r>
      <w:r w:rsidR="00B36747">
        <w:t xml:space="preserve"> </w:t>
      </w:r>
      <w:r>
        <w:t xml:space="preserve">Além disso, fundamenta tecnicamente as bibliotecas e </w:t>
      </w:r>
      <w:r w:rsidR="00F3745A">
        <w:t xml:space="preserve">tecnologias </w:t>
      </w:r>
      <w:r>
        <w:t>utilizadas no desenvolvimento da aplicação final.</w:t>
      </w:r>
    </w:p>
    <w:p w:rsidR="00683CDD" w:rsidRDefault="00683CDD" w:rsidP="00683CDD"/>
    <w:p w:rsidR="00683CDD" w:rsidRPr="005D0641" w:rsidRDefault="00683CDD" w:rsidP="005D0641">
      <w:pPr>
        <w:pStyle w:val="Ttulo2"/>
      </w:pPr>
      <w:bookmarkStart w:id="77" w:name="_Toc33549435"/>
      <w:r w:rsidRPr="005D0641">
        <w:t xml:space="preserve">2.1 </w:t>
      </w:r>
      <w:proofErr w:type="gramStart"/>
      <w:r w:rsidR="00B36747" w:rsidRPr="005D0641">
        <w:t>Reuso</w:t>
      </w:r>
      <w:proofErr w:type="gramEnd"/>
      <w:r w:rsidRPr="005D0641">
        <w:t xml:space="preserve"> de Software</w:t>
      </w:r>
      <w:bookmarkEnd w:id="77"/>
    </w:p>
    <w:p w:rsidR="00A931EE" w:rsidRPr="00A931EE" w:rsidRDefault="00A931EE" w:rsidP="00A931EE"/>
    <w:p w:rsidR="00033C28" w:rsidRDefault="00940821" w:rsidP="00683CDD">
      <w:r>
        <w:tab/>
      </w:r>
      <w:r w:rsidR="00DE7325">
        <w:t xml:space="preserve">Uma das definições encontradas na literatura pesquisada </w:t>
      </w:r>
      <w:r w:rsidR="000A639D">
        <w:t xml:space="preserve">com a finalidade de </w:t>
      </w:r>
      <w:r w:rsidR="00DE7325">
        <w:t>desenvolv</w:t>
      </w:r>
      <w:r w:rsidR="000A639D">
        <w:t>er o presente</w:t>
      </w:r>
      <w:r w:rsidR="00DE7325">
        <w:t xml:space="preserve"> trabalho para o reuso de software é o processo de se criar </w:t>
      </w:r>
      <w:r w:rsidR="00DE7325">
        <w:lastRenderedPageBreak/>
        <w:t>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D94A1A">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0E034B" w:rsidRPr="000E034B">
        <w:rPr>
          <w:noProof/>
        </w:rPr>
        <w:t>(KRUEGER, 1992)</w:t>
      </w:r>
      <w:r w:rsidR="003F07EB">
        <w:fldChar w:fldCharType="end"/>
      </w:r>
      <w:r w:rsidR="00DE7325">
        <w:t xml:space="preserve">. 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00422806">
        <w:t>.</w:t>
      </w:r>
      <w:ins w:id="78" w:author="glaubergad" w:date="2019-02-23T11:06:00Z">
        <w:r w:rsidR="00033C28">
          <w:t xml:space="preserve"> </w:t>
        </w:r>
      </w:ins>
    </w:p>
    <w:p w:rsidR="001E2AB8" w:rsidRDefault="001E2AB8" w:rsidP="00683CDD">
      <w:r>
        <w:tab/>
      </w:r>
      <w:proofErr w:type="spellStart"/>
      <w:r>
        <w:t>Lucrédio</w:t>
      </w:r>
      <w:proofErr w:type="spellEnd"/>
      <w:r>
        <w:t xml:space="preserve"> </w:t>
      </w:r>
      <w:r w:rsidR="003F07EB">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de 1947, no início da programação armazenada, quando Wheeler e Wilkes desenvolveram o conceito de </w:t>
      </w:r>
      <w:r w:rsidR="003B65F4" w:rsidRPr="003B65F4">
        <w:rPr>
          <w:i/>
        </w:rPr>
        <w:t>jump</w:t>
      </w:r>
      <w:r w:rsidR="003B65F4">
        <w:t xml:space="preserve">, um precursor do comando </w:t>
      </w:r>
      <w:r w:rsidR="003B65F4">
        <w:rPr>
          <w:i/>
        </w:rPr>
        <w:t>goto</w:t>
      </w:r>
      <w:r w:rsidR="003B65F4">
        <w:t>, que possibilitava reaproveitar blocos de código dentro do mesmo programa. Desta data adiante, programadores reaproveitam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as quais podemos parametrizar e adaptar aos mais diversos domínios de aplicação a custos acessíveis. Há sistemas completos prontos para serem ajustados às necessidades das mais diversas empresas e a conectividade da rede mundial e serviços web garantem ainda mais opções de reuso </w:t>
      </w:r>
      <w:r w:rsidR="003F07EB">
        <w:fldChar w:fldCharType="begin" w:fldLock="1"/>
      </w:r>
      <w:r w:rsidR="00266BE8">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615B2E">
        <w:rPr>
          <w:noProof/>
        </w:rPr>
        <w:t>(SOMMERVILLE, 2013)</w:t>
      </w:r>
      <w:r w:rsidR="003F07EB">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4742D1">
        <w:t xml:space="preserve"> Reaproveitar artefatos devidamente testados e validados certamente pode trazer benefícios na redução do custo total do desenvo</w:t>
      </w:r>
      <w:r w:rsidR="00266BE8">
        <w:t>lvimento de um sistema, entre outras vantagens, porem</w:t>
      </w:r>
      <w:r w:rsidR="004742D1">
        <w:t xml:space="preserve"> algumas dificuldades inerentes também a este reaproveitamento </w:t>
      </w:r>
      <w:proofErr w:type="gramStart"/>
      <w:r w:rsidR="004742D1">
        <w:t>podem mostrar</w:t>
      </w:r>
      <w:proofErr w:type="gramEnd"/>
      <w:r w:rsidR="004742D1">
        <w:t xml:space="preserve">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854DE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9698E" w:rsidRPr="0069698E">
        <w:rPr>
          <w:noProof/>
        </w:rPr>
        <w:t>(SOMMERVILLE, 2013)</w:t>
      </w:r>
      <w:r w:rsidR="003F07EB">
        <w:fldChar w:fldCharType="end"/>
      </w:r>
      <w:r w:rsidR="00266BE8">
        <w:t xml:space="preserve">. </w:t>
      </w:r>
    </w:p>
    <w:p w:rsidR="00266BE8" w:rsidRDefault="00266BE8" w:rsidP="00683CDD"/>
    <w:p w:rsidR="000A639D" w:rsidRDefault="00C75D58" w:rsidP="00683CDD">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3F07EB">
        <w:fldChar w:fldCharType="begin" w:fldLock="1"/>
      </w:r>
      <w:r w:rsidR="004A4E3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266BE8" w:rsidRPr="00266BE8">
        <w:rPr>
          <w:noProof/>
        </w:rPr>
        <w:t>(SOMMERVILLE, 2013)</w:t>
      </w:r>
      <w:r w:rsidR="003F07EB">
        <w:fldChar w:fldCharType="end"/>
      </w:r>
      <w:r w:rsidR="00266BE8">
        <w:t xml:space="preserve">: </w:t>
      </w:r>
    </w:p>
    <w:p w:rsidR="00266BE8" w:rsidRDefault="008944A5" w:rsidP="00C75D58">
      <w:pPr>
        <w:pStyle w:val="PargrafodaLista"/>
        <w:numPr>
          <w:ilvl w:val="0"/>
          <w:numId w:val="15"/>
        </w:numPr>
        <w:ind w:left="1134"/>
      </w:pPr>
      <w:r>
        <w:lastRenderedPageBreak/>
        <w:t>Redução do tempo de desenvolvimento: Em muitos projetos, o prazo de entrega da solução acaba por ser mais importante que os custos do desenvolvimento. Neste caso, o reuso se torna praticamente uma necessidade;</w:t>
      </w:r>
    </w:p>
    <w:p w:rsidR="008944A5" w:rsidRDefault="008944A5" w:rsidP="00C75D58">
      <w:pPr>
        <w:pStyle w:val="PargrafodaLista"/>
        <w:numPr>
          <w:ilvl w:val="0"/>
          <w:numId w:val="15"/>
        </w:numPr>
        <w:ind w:left="1134"/>
      </w:pPr>
      <w:r>
        <w:t>Aumento da confiança: Reusar soluções previamente desenvolvidas, testadas e validadas geralmente reflete uma confiabilidade maior do que uma nova solução desenvolvida;</w:t>
      </w:r>
    </w:p>
    <w:p w:rsidR="008944A5" w:rsidRDefault="008944A5" w:rsidP="00C75D58">
      <w:pPr>
        <w:pStyle w:val="PargrafodaLista"/>
        <w:numPr>
          <w:ilvl w:val="0"/>
          <w:numId w:val="15"/>
        </w:numPr>
        <w:ind w:left="1134"/>
      </w:pPr>
      <w:r>
        <w:t>Melhor uso da mão-de-obra: Reutilizando software, a equipe de análise e desenvolvimento ganha tempo para dar atenção para novas funcionalidades e regras de negócio.</w:t>
      </w:r>
    </w:p>
    <w:p w:rsidR="008944A5" w:rsidRDefault="008944A5" w:rsidP="008944A5"/>
    <w:p w:rsidR="008944A5" w:rsidRDefault="004A4E33" w:rsidP="004A4E33">
      <w:pPr>
        <w:ind w:left="360"/>
      </w:pPr>
      <w:r>
        <w:t xml:space="preserve">Quanto aos problemas e dificuldades relacionadas ao reuso, podemos levar em consideração </w:t>
      </w:r>
      <w:r w:rsidR="003F07EB">
        <w:fldChar w:fldCharType="begin" w:fldLock="1"/>
      </w:r>
      <w:r w:rsidR="006E614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4A4E33">
        <w:rPr>
          <w:noProof/>
        </w:rPr>
        <w:t>(SOMMERVILLE, 2013)</w:t>
      </w:r>
      <w:r w:rsidR="003F07EB">
        <w:fldChar w:fldCharType="end"/>
      </w:r>
      <w:r>
        <w:t>:</w:t>
      </w:r>
    </w:p>
    <w:p w:rsidR="004A4E33" w:rsidRDefault="004A4E33" w:rsidP="004A4E33">
      <w:pPr>
        <w:pStyle w:val="PargrafodaLista"/>
        <w:numPr>
          <w:ilvl w:val="0"/>
          <w:numId w:val="16"/>
        </w:numPr>
        <w:ind w:left="709"/>
      </w:pPr>
      <w:r>
        <w:t xml:space="preserve">Ausência de ferramentas de suporte: Certas ferramentas não dão suporte adequado ao reuso. Isso pode dificultar ou </w:t>
      </w:r>
      <w:r w:rsidR="000C1CE4">
        <w:t>até mesmo</w:t>
      </w:r>
      <w:r>
        <w:t xml:space="preserve"> impedir o emprego destas ferramentas em um novo sistema;</w:t>
      </w:r>
    </w:p>
    <w:p w:rsidR="00BB1FBB" w:rsidRDefault="004A4E33" w:rsidP="004A4E33">
      <w:pPr>
        <w:pStyle w:val="PargrafodaLista"/>
        <w:numPr>
          <w:ilvl w:val="0"/>
          <w:numId w:val="16"/>
        </w:numPr>
        <w:ind w:left="709"/>
      </w:pPr>
      <w:r>
        <w:t xml:space="preserve">Síndrome do “não inventado aqui”: O 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p>
    <w:p w:rsidR="00A931EE" w:rsidRDefault="00BB1FBB" w:rsidP="0055626F">
      <w:pPr>
        <w:pStyle w:val="PargrafodaLista"/>
        <w:numPr>
          <w:ilvl w:val="0"/>
          <w:numId w:val="16"/>
        </w:numPr>
        <w:ind w:left="709"/>
      </w:pPr>
      <w:r>
        <w:t>Aumento do custo de manutenção: Sem 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A21D88" w:rsidRDefault="00A21D88" w:rsidP="005D0641">
      <w:pPr>
        <w:pStyle w:val="Ttulo3"/>
      </w:pPr>
      <w:bookmarkStart w:id="79" w:name="_Toc33549436"/>
      <w:r>
        <w:t>2.1.</w:t>
      </w:r>
      <w:r w:rsidR="005D0641">
        <w:t>1</w:t>
      </w:r>
      <w:r>
        <w:t xml:space="preserve"> Técnicas de aplicação de reuso de software</w:t>
      </w:r>
      <w:bookmarkEnd w:id="79"/>
    </w:p>
    <w:p w:rsidR="00A21D88" w:rsidRDefault="00A21D88" w:rsidP="00A21D88"/>
    <w:p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0E034B">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E6142" w:rsidRPr="006E6142">
        <w:rPr>
          <w:noProof/>
        </w:rPr>
        <w:t>(SOMMERVILLE, 2013)</w:t>
      </w:r>
      <w:r w:rsidR="003F07EB">
        <w:fldChar w:fldCharType="end"/>
      </w:r>
      <w:r w:rsidR="006E6142">
        <w:t>.</w:t>
      </w:r>
    </w:p>
    <w:p w:rsidR="00C4192F" w:rsidRDefault="00C4192F" w:rsidP="0069698E">
      <w:r>
        <w:tab/>
        <w:t xml:space="preserve">A </w:t>
      </w:r>
      <w:r w:rsidR="00C17F34">
        <w:t>F</w:t>
      </w:r>
      <w:r>
        <w:t xml:space="preserve">igura 1 exibe algumas das possibilidades de implementação de reuso de software. Cada uma dessas possibilidades tem descrição resumida na </w:t>
      </w:r>
      <w:r w:rsidR="00C17F34">
        <w:t>T</w:t>
      </w:r>
      <w:r>
        <w:t xml:space="preserve">abela 1. </w:t>
      </w:r>
      <w:r>
        <w:br w:type="page"/>
      </w:r>
    </w:p>
    <w:p w:rsidR="00C4192F" w:rsidRPr="002B0D9E" w:rsidRDefault="00CC76A5" w:rsidP="003912F2">
      <w:pPr>
        <w:jc w:val="center"/>
        <w:rPr>
          <w:b/>
          <w:sz w:val="20"/>
          <w:szCs w:val="20"/>
        </w:rPr>
      </w:pPr>
      <w:r w:rsidRPr="002B0D9E">
        <w:rPr>
          <w:b/>
          <w:sz w:val="20"/>
          <w:szCs w:val="20"/>
        </w:rPr>
        <w:lastRenderedPageBreak/>
        <w:t xml:space="preserve">Figura 1 – Técnicas para </w:t>
      </w:r>
      <w:proofErr w:type="gramStart"/>
      <w:r w:rsidRPr="002B0D9E">
        <w:rPr>
          <w:b/>
          <w:sz w:val="20"/>
          <w:szCs w:val="20"/>
        </w:rPr>
        <w:t>implementação</w:t>
      </w:r>
      <w:proofErr w:type="gramEnd"/>
      <w:r w:rsidRPr="002B0D9E">
        <w:rPr>
          <w:b/>
          <w:sz w:val="20"/>
          <w:szCs w:val="20"/>
        </w:rPr>
        <w:t xml:space="preserve"> de Reuso de Software</w:t>
      </w:r>
    </w:p>
    <w:p w:rsidR="0055626F" w:rsidRDefault="00C4192F" w:rsidP="00C4192F">
      <w:pPr>
        <w:jc w:val="center"/>
      </w:pPr>
      <w:r>
        <w:rPr>
          <w:noProof/>
          <w:lang w:eastAsia="pt-BR"/>
        </w:rPr>
        <w:drawing>
          <wp:inline distT="0" distB="0" distL="0" distR="0" wp14:anchorId="15BE9ADF" wp14:editId="4C480E17">
            <wp:extent cx="3797925" cy="206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4350" cy="2082677"/>
                    </a:xfrm>
                    <a:prstGeom prst="rect">
                      <a:avLst/>
                    </a:prstGeom>
                    <a:noFill/>
                    <a:ln>
                      <a:noFill/>
                    </a:ln>
                  </pic:spPr>
                </pic:pic>
              </a:graphicData>
            </a:graphic>
          </wp:inline>
        </w:drawing>
      </w:r>
    </w:p>
    <w:p w:rsidR="00CC76A5" w:rsidRPr="003912F2" w:rsidRDefault="00CC76A5" w:rsidP="003912F2">
      <w:pPr>
        <w:jc w:val="center"/>
        <w:rPr>
          <w:sz w:val="20"/>
          <w:szCs w:val="20"/>
        </w:rPr>
      </w:pPr>
      <w:r w:rsidRPr="003912F2">
        <w:rPr>
          <w:sz w:val="20"/>
          <w:szCs w:val="20"/>
        </w:rPr>
        <w:t xml:space="preserve">Fonte: </w:t>
      </w:r>
      <w:proofErr w:type="spellStart"/>
      <w:proofErr w:type="gramStart"/>
      <w:r w:rsidRPr="003912F2">
        <w:rPr>
          <w:sz w:val="20"/>
          <w:szCs w:val="20"/>
        </w:rPr>
        <w:t>Sommerville</w:t>
      </w:r>
      <w:proofErr w:type="spellEnd"/>
      <w:r w:rsidRPr="003912F2">
        <w:rPr>
          <w:sz w:val="20"/>
          <w:szCs w:val="20"/>
        </w:rPr>
        <w:t>(</w:t>
      </w:r>
      <w:proofErr w:type="gramEnd"/>
      <w:r w:rsidRPr="003912F2">
        <w:rPr>
          <w:sz w:val="20"/>
          <w:szCs w:val="20"/>
        </w:rPr>
        <w:t>2013)</w:t>
      </w:r>
    </w:p>
    <w:p w:rsidR="00CC76A5" w:rsidRDefault="00CC76A5" w:rsidP="00CC76A5">
      <w:pPr>
        <w:jc w:val="left"/>
        <w:rPr>
          <w:sz w:val="20"/>
          <w:szCs w:val="20"/>
        </w:rPr>
      </w:pPr>
    </w:p>
    <w:p w:rsidR="00CC76A5" w:rsidRPr="002B0D9E" w:rsidRDefault="00C17F34" w:rsidP="003912F2">
      <w:pPr>
        <w:jc w:val="center"/>
        <w:rPr>
          <w:b/>
          <w:sz w:val="20"/>
          <w:szCs w:val="20"/>
        </w:rPr>
      </w:pPr>
      <w:r w:rsidRPr="002B0D9E">
        <w:rPr>
          <w:b/>
          <w:sz w:val="20"/>
          <w:szCs w:val="20"/>
        </w:rPr>
        <w:t>Tabela 1 – Descrição de Abordagens de Reúso de Software</w:t>
      </w:r>
      <w:r w:rsidR="00025096" w:rsidRPr="002B0D9E">
        <w:rPr>
          <w:b/>
          <w:sz w:val="20"/>
          <w:szCs w:val="20"/>
        </w:rPr>
        <w:t>.</w:t>
      </w:r>
    </w:p>
    <w:tbl>
      <w:tblPr>
        <w:tblStyle w:val="Tabelacomgrade"/>
        <w:tblW w:w="0" w:type="auto"/>
        <w:tblLook w:val="04A0" w:firstRow="1" w:lastRow="0" w:firstColumn="1" w:lastColumn="0" w:noHBand="0" w:noVBand="1"/>
      </w:tblPr>
      <w:tblGrid>
        <w:gridCol w:w="2943"/>
        <w:gridCol w:w="6268"/>
      </w:tblGrid>
      <w:tr w:rsidR="00025096" w:rsidTr="00957D16">
        <w:tc>
          <w:tcPr>
            <w:tcW w:w="2943" w:type="dxa"/>
            <w:shd w:val="clear" w:color="auto" w:fill="D0CECE" w:themeFill="background2" w:themeFillShade="E6"/>
          </w:tcPr>
          <w:p w:rsidR="00025096" w:rsidRDefault="00025096" w:rsidP="00025096">
            <w:pPr>
              <w:jc w:val="center"/>
              <w:rPr>
                <w:sz w:val="20"/>
                <w:szCs w:val="20"/>
              </w:rPr>
            </w:pPr>
            <w:r>
              <w:rPr>
                <w:sz w:val="20"/>
                <w:szCs w:val="20"/>
              </w:rPr>
              <w:t>ABORDAGEM</w:t>
            </w:r>
          </w:p>
        </w:tc>
        <w:tc>
          <w:tcPr>
            <w:tcW w:w="6268" w:type="dxa"/>
            <w:shd w:val="clear" w:color="auto" w:fill="D0CECE" w:themeFill="background2" w:themeFillShade="E6"/>
          </w:tcPr>
          <w:p w:rsidR="00025096" w:rsidRDefault="00025096" w:rsidP="00025096">
            <w:pPr>
              <w:jc w:val="center"/>
              <w:rPr>
                <w:sz w:val="20"/>
                <w:szCs w:val="20"/>
              </w:rPr>
            </w:pPr>
            <w:r>
              <w:rPr>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r>
              <w:rPr>
                <w:sz w:val="20"/>
                <w:szCs w:val="20"/>
              </w:rPr>
              <w:t>Reúso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C17F34" w:rsidRPr="003912F2" w:rsidRDefault="00025096" w:rsidP="003912F2">
      <w:pPr>
        <w:jc w:val="center"/>
        <w:rPr>
          <w:sz w:val="20"/>
          <w:szCs w:val="20"/>
        </w:rPr>
      </w:pPr>
      <w:r w:rsidRPr="003912F2">
        <w:rPr>
          <w:sz w:val="20"/>
          <w:szCs w:val="20"/>
        </w:rPr>
        <w:t xml:space="preserve">Fonte: </w:t>
      </w:r>
      <w:proofErr w:type="spellStart"/>
      <w:r w:rsidRPr="003912F2">
        <w:rPr>
          <w:sz w:val="20"/>
          <w:szCs w:val="20"/>
        </w:rPr>
        <w:t>Sommerville</w:t>
      </w:r>
      <w:proofErr w:type="spellEnd"/>
      <w:r w:rsidRPr="003912F2">
        <w:rPr>
          <w:sz w:val="20"/>
          <w:szCs w:val="20"/>
        </w:rPr>
        <w:t xml:space="preserve"> (2013).</w:t>
      </w:r>
    </w:p>
    <w:p w:rsidR="00D2752F" w:rsidRDefault="00D2752F">
      <w:pPr>
        <w:spacing w:after="160" w:line="240" w:lineRule="auto"/>
        <w:jc w:val="left"/>
      </w:pPr>
      <w:r>
        <w:br w:type="page"/>
      </w:r>
    </w:p>
    <w:p w:rsidR="00025096" w:rsidRDefault="00D2752F" w:rsidP="00025096">
      <w:r>
        <w:lastRenderedPageBreak/>
        <w:tab/>
        <w:t>Não faz parte do escopo deste trabalho esgotar o assunto de engenhar</w:t>
      </w:r>
      <w:r w:rsidR="00841888">
        <w:t>ia de software ba</w:t>
      </w:r>
      <w:r w:rsidR="002678B9">
        <w:t xml:space="preserve">seada em reuso, mas será enfatizada a abordagem de </w:t>
      </w:r>
      <w:r>
        <w:t>gera</w:t>
      </w:r>
      <w:r w:rsidR="00D94A1A">
        <w:t>dores</w:t>
      </w:r>
      <w:r>
        <w:t xml:space="preserve"> de programas, </w:t>
      </w:r>
      <w:r w:rsidR="002678B9">
        <w:t>aplicada</w:t>
      </w:r>
      <w:r>
        <w:t xml:space="preserve"> no desenvolvimento do gerador de dashboards.</w:t>
      </w:r>
    </w:p>
    <w:p w:rsidR="00D2752F" w:rsidRDefault="00D2752F" w:rsidP="00025096"/>
    <w:p w:rsidR="00D2752F" w:rsidRDefault="00D2752F" w:rsidP="005D0641">
      <w:pPr>
        <w:pStyle w:val="Ttulo3"/>
      </w:pPr>
      <w:bookmarkStart w:id="80" w:name="_Toc33549437"/>
      <w:r>
        <w:t>2.1.</w:t>
      </w:r>
      <w:r w:rsidR="005D0641">
        <w:t>2</w:t>
      </w:r>
      <w:r>
        <w:t xml:space="preserve"> </w:t>
      </w:r>
      <w:r w:rsidR="00AB7A2D">
        <w:t>Gera</w:t>
      </w:r>
      <w:r w:rsidR="00D94A1A">
        <w:t>dores</w:t>
      </w:r>
      <w:r w:rsidR="005C5511">
        <w:t xml:space="preserve"> de </w:t>
      </w:r>
      <w:r w:rsidR="00AB7A2D">
        <w:t>programas</w:t>
      </w:r>
      <w:bookmarkEnd w:id="80"/>
    </w:p>
    <w:p w:rsidR="00490E71" w:rsidRDefault="00AB7A2D" w:rsidP="00AB7A2D">
      <w:r>
        <w:tab/>
      </w:r>
      <w:r w:rsidR="00D94A1A">
        <w:t xml:space="preserve">Uma definição consoante na literatura pesquisada é que geradores de programas são softwares que geram outros softwares a partir de especificações de alto nível </w:t>
      </w:r>
      <w:r w:rsidR="003F07EB">
        <w:fldChar w:fldCharType="begin" w:fldLock="1"/>
      </w:r>
      <w:r w:rsidR="00490E71">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D94A1A" w:rsidRPr="00D94A1A">
        <w:rPr>
          <w:noProof/>
        </w:rPr>
        <w:t>(SOMMERVILLE, 2013)</w:t>
      </w:r>
      <w:r w:rsidR="003F07EB">
        <w:fldChar w:fldCharType="end"/>
      </w:r>
      <w:r w:rsidR="00D94A1A">
        <w:t xml:space="preserve">. A programação </w:t>
      </w:r>
      <w:r w:rsidR="005F3566">
        <w:t xml:space="preserve">automática ou generativa </w:t>
      </w:r>
      <w:r w:rsidR="00490E71">
        <w:t>automatiza a produção 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490E7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490E71" w:rsidRPr="00490E71">
        <w:rPr>
          <w:noProof/>
        </w:rPr>
        <w:t>(LUCRÉDIO, 2009)</w:t>
      </w:r>
      <w:r w:rsidR="003F07EB">
        <w:fldChar w:fldCharType="end"/>
      </w:r>
      <w:r w:rsidR="00490E71">
        <w:t xml:space="preserve">. Compiladores e geradores de interfaces gráficas embarcados em </w:t>
      </w:r>
      <w:proofErr w:type="spellStart"/>
      <w:r w:rsidR="00490E71">
        <w:t>IDEs</w:t>
      </w:r>
      <w:proofErr w:type="spellEnd"/>
      <w:r w:rsidR="00490E71">
        <w:t xml:space="preserve"> de mercado são exemplos de geradores de programas, que recebem especificações em um nível mais alto de abstração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que um software gere automaticamente o programa sem nenhuma assistência do </w:t>
      </w:r>
      <w:proofErr w:type="gramStart"/>
      <w:r>
        <w:t>usuário</w:t>
      </w:r>
      <w:proofErr w:type="gramEnd"/>
      <w:r>
        <w:t xml:space="preserve"> </w:t>
      </w:r>
      <w:r w:rsidR="003F07EB">
        <w:fldChar w:fldCharType="begin" w:fldLock="1"/>
      </w:r>
      <w:r w:rsidR="0037182B">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Pr="00854DE2">
        <w:rPr>
          <w:noProof/>
        </w:rPr>
        <w:t>(SYRIANI; LUHUNU; SAHRAOUI, 2018)</w:t>
      </w:r>
      <w:r w:rsidR="003F07EB">
        <w:fldChar w:fldCharType="end"/>
      </w:r>
      <w:r>
        <w:t xml:space="preserve">. </w:t>
      </w:r>
    </w:p>
    <w:p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A2118">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Pr="00490E71">
        <w:rPr>
          <w:noProof/>
        </w:rPr>
        <w:t>(LUCRÉDIO, 2009)</w:t>
      </w:r>
      <w:r w:rsidR="003F07EB">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t xml:space="preserve"> recebem especificações ou diagramas como entrada</w:t>
      </w:r>
      <w:r w:rsidR="00BA0AD1">
        <w:t xml:space="preserve"> </w:t>
      </w:r>
      <w:r w:rsidR="003F07EB">
        <w:fldChar w:fldCharType="begin" w:fldLock="1"/>
      </w:r>
      <w:r w:rsidR="00616E7B">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BA0AD1" w:rsidRPr="00BA0AD1">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BA0AD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BA0AD1" w:rsidRPr="00BA0AD1">
        <w:rPr>
          <w:noProof/>
        </w:rPr>
        <w:t>(LUCRÉDIO, 2009)</w:t>
      </w:r>
      <w:r w:rsidR="003F07EB">
        <w:fldChar w:fldCharType="end"/>
      </w:r>
      <w:r>
        <w:t>.</w:t>
      </w:r>
    </w:p>
    <w:p w:rsidR="00BA0AD1" w:rsidRDefault="00BA0AD1" w:rsidP="00490E71">
      <w:r>
        <w:tab/>
      </w:r>
      <w:r w:rsidR="008E5F31">
        <w:t xml:space="preserve">Um problema a ser considerado na geração de programas é quando se faz necessário alterar o produto gerado. Por mais direcionado ao domínio de aplicação e </w:t>
      </w:r>
      <w:r w:rsidR="008E5F31">
        <w:lastRenderedPageBreak/>
        <w:t>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616E7B">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616E7B" w:rsidRPr="00616E7B">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4112AD">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6E7B" w:rsidRPr="00616E7B">
        <w:rPr>
          <w:noProof/>
        </w:rPr>
        <w:t>(SHIMABUKURO JUNIOR, 2006)</w:t>
      </w:r>
      <w:r w:rsidR="003F07EB">
        <w:fldChar w:fldCharType="end"/>
      </w:r>
      <w:r w:rsidR="00616E7B">
        <w:t>.</w:t>
      </w:r>
    </w:p>
    <w:p w:rsidR="002678B9" w:rsidRDefault="002678B9">
      <w:r>
        <w:tab/>
      </w:r>
    </w:p>
    <w:p w:rsidR="00E54112" w:rsidRPr="005D0641" w:rsidRDefault="00E54112" w:rsidP="005D0641">
      <w:pPr>
        <w:pStyle w:val="Ttulo2"/>
      </w:pPr>
      <w:bookmarkStart w:id="81" w:name="_Toc33549438"/>
      <w:r w:rsidRPr="005D0641">
        <w:t>2.</w:t>
      </w:r>
      <w:r w:rsidR="000B2D2E" w:rsidRPr="005D0641">
        <w:t>2</w:t>
      </w:r>
      <w:r w:rsidRPr="005D0641">
        <w:t xml:space="preserve"> Motores de </w:t>
      </w:r>
      <w:r w:rsidR="000C1CE4" w:rsidRPr="005D0641">
        <w:t xml:space="preserve">gabarito </w:t>
      </w:r>
      <w:r w:rsidR="00F400CB" w:rsidRPr="005D0641">
        <w:t>(Template Engines)</w:t>
      </w:r>
      <w:bookmarkEnd w:id="81"/>
    </w:p>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3F07EB">
        <w:fldChar w:fldCharType="begin" w:fldLock="1"/>
      </w:r>
      <w:r w:rsidR="004112AD">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3F07EB">
        <w:fldChar w:fldCharType="begin" w:fldLock="1"/>
      </w:r>
      <w:r w:rsidR="00A57B86">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37182B" w:rsidRPr="0037182B">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Estruturas de decisão e laços fazem parte das ferramentas </w:t>
      </w:r>
      <w:r w:rsidR="00EA78D8">
        <w:t xml:space="preserve">disponíveis </w:t>
      </w:r>
      <w:r w:rsidR="003F07EB">
        <w:fldChar w:fldCharType="begin" w:fldLock="1"/>
      </w:r>
      <w:r w:rsidR="00F760A8">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B20D9D">
        <w:t>.</w:t>
      </w:r>
    </w:p>
    <w:p w:rsidR="00EA78D8" w:rsidRDefault="00EA78D8" w:rsidP="005D0641">
      <w:pPr>
        <w:pStyle w:val="Ttulo3"/>
      </w:pPr>
      <w:bookmarkStart w:id="82" w:name="_Toc33549439"/>
      <w:r w:rsidRPr="00EA78D8">
        <w:t>2.2.1 Elementos básicos de motores de gabarito</w:t>
      </w:r>
      <w:bookmarkEnd w:id="82"/>
    </w:p>
    <w:p w:rsidR="00EA78D8" w:rsidRDefault="00EA78D8" w:rsidP="00EA78D8"/>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69698E">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F760A8" w:rsidRPr="00F760A8">
        <w:rPr>
          <w:noProof/>
        </w:rPr>
        <w:t>(WIKIPEDIA.ORG, 2020)</w:t>
      </w:r>
      <w:r w:rsidR="003F07EB">
        <w:fldChar w:fldCharType="end"/>
      </w:r>
      <w:r w:rsidR="00FF48A6">
        <w:t>.</w:t>
      </w:r>
    </w:p>
    <w:p w:rsidR="00FF48A6" w:rsidRDefault="00FF48A6" w:rsidP="00EA78D8">
      <w:r>
        <w:lastRenderedPageBreak/>
        <w:tab/>
        <w:t xml:space="preserve">O modelo de dados pode ser </w:t>
      </w:r>
      <w:r w:rsidR="00F760A8">
        <w:t>um banco de dados relacional, um arquivo XML, uma planilha ou qualquer fonte de dados pré-formatados. Alguns processadores têm restrições quanto aos tipos de dados que podem ser utilizados, apesar de os mais utilizados serem desenvolvidos 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r w:rsidR="00EC1BEF">
        <w:t>Runtime</w:t>
      </w:r>
      <w:proofErr w:type="spellEnd"/>
      <w:r w:rsidR="00EC1BEF">
        <w:t xml:space="preserve"> inputs) </w:t>
      </w:r>
      <w:r w:rsidR="003F07EB">
        <w:fldChar w:fldCharType="begin" w:fldLock="1"/>
      </w:r>
      <w:r w:rsidR="00076BEE">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EC1BEF" w:rsidRPr="00EC1BEF">
        <w:rPr>
          <w:noProof/>
        </w:rPr>
        <w:t>(SYRIANI; LUHUNU; SAHRAOUI, 2018)</w:t>
      </w:r>
      <w:r w:rsidR="003F07EB">
        <w:fldChar w:fldCharType="end"/>
      </w:r>
      <w:r w:rsidR="00EC1BEF">
        <w:t>.</w:t>
      </w:r>
    </w:p>
    <w:p w:rsidR="00A57B86" w:rsidRDefault="00A57B86" w:rsidP="00EA78D8">
      <w:r>
        <w:tab/>
        <w:t>Gabaritos fonte ou de origem consistem normalmente em texto com marcações em uma linguagem de gabaritos especialmente definida</w:t>
      </w:r>
      <w:r w:rsidR="00EC1BEF">
        <w:t>, também chamadas de entradas em tempo-de-desenvolvimento (Design-time inputs)</w:t>
      </w:r>
      <w:r>
        <w:t xml:space="preserve">, que podem assemelhar-se a funções ou métodos de linguagens de programação </w:t>
      </w:r>
      <w:r w:rsidR="003F07EB">
        <w:fldChar w:fldCharType="begin" w:fldLock="1"/>
      </w:r>
      <w:r w:rsidR="00197B80">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Pr="00A57B86">
        <w:rPr>
          <w:noProof/>
        </w:rPr>
        <w:t>(WIKIPEDIA.ORG, 2020)</w:t>
      </w:r>
      <w:r w:rsidR="003F07EB">
        <w:fldChar w:fldCharType="end"/>
      </w:r>
      <w:r>
        <w:t>.</w:t>
      </w:r>
    </w:p>
    <w:p w:rsidR="00A57B86" w:rsidRDefault="00A57B86" w:rsidP="00EA78D8">
      <w:r>
        <w:tab/>
        <w:t>O motor de composição é responsável por conectar o modelo de dados, receber especificações que podem ser passadas pelo usuário em tempo de execução, processar o gabarito, substituindo as marcações pelos dados ou especificações alimentadas</w:t>
      </w:r>
      <w:r w:rsidR="00197B80">
        <w:t xml:space="preserve"> e direcionar a saída para um </w:t>
      </w:r>
      <w:r w:rsidR="001C2268">
        <w:t>documento de saída em</w:t>
      </w:r>
      <w:r w:rsidR="00197B80">
        <w:t xml:space="preserve"> disco, um vetor ou coleção na memória ou um fluxo de dados que gere a exibição instantânea numa tela, impressão ou, por exemplo, um navegador web </w:t>
      </w:r>
      <w:r w:rsidR="003F07EB">
        <w:fldChar w:fldCharType="begin" w:fldLock="1"/>
      </w:r>
      <w:r w:rsidR="00EC1BEF">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197B80" w:rsidRPr="00197B80">
        <w:rPr>
          <w:noProof/>
        </w:rPr>
        <w:t>(WIKIPEDIA.ORG, 2020)</w:t>
      </w:r>
      <w:r w:rsidR="003F07EB">
        <w:fldChar w:fldCharType="end"/>
      </w:r>
      <w:r w:rsidR="00197B80">
        <w:t xml:space="preserve">. </w:t>
      </w:r>
      <w:r w:rsidR="00B30AB7">
        <w:t>A figura 2 mostra uma representação pictórica de um processador de gabaritos.</w:t>
      </w:r>
    </w:p>
    <w:p w:rsidR="005D0641" w:rsidRPr="00EA78D8" w:rsidRDefault="005D0641" w:rsidP="00EA78D8"/>
    <w:p w:rsidR="00FD16A7" w:rsidRPr="005A0E94" w:rsidRDefault="00D70236" w:rsidP="003912F2">
      <w:pPr>
        <w:jc w:val="center"/>
        <w:rPr>
          <w:b/>
          <w:sz w:val="20"/>
          <w:szCs w:val="20"/>
        </w:rPr>
      </w:pPr>
      <w:r w:rsidRPr="005A0E94">
        <w:rPr>
          <w:b/>
          <w:sz w:val="20"/>
          <w:szCs w:val="20"/>
        </w:rPr>
        <w:t>Figura 2 – Representação de um motor ou processador de gabaritos</w:t>
      </w:r>
    </w:p>
    <w:p w:rsidR="00D70236" w:rsidRDefault="00D70236" w:rsidP="005A0E94">
      <w:pPr>
        <w:jc w:val="center"/>
      </w:pPr>
      <w:r>
        <w:rPr>
          <w:noProof/>
          <w:lang w:eastAsia="pt-BR"/>
        </w:rPr>
        <w:drawing>
          <wp:inline distT="0" distB="0" distL="0" distR="0" wp14:anchorId="03516139" wp14:editId="640B8B84">
            <wp:extent cx="2055906" cy="2456844"/>
            <wp:effectExtent l="0" t="0" r="1905"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2603" cy="2464847"/>
                    </a:xfrm>
                    <a:prstGeom prst="rect">
                      <a:avLst/>
                    </a:prstGeom>
                  </pic:spPr>
                </pic:pic>
              </a:graphicData>
            </a:graphic>
          </wp:inline>
        </w:drawing>
      </w:r>
    </w:p>
    <w:p w:rsidR="00255BEF" w:rsidRPr="005A0E94" w:rsidRDefault="005A0E94" w:rsidP="003912F2">
      <w:pPr>
        <w:jc w:val="center"/>
        <w:rPr>
          <w:b/>
          <w:sz w:val="20"/>
          <w:szCs w:val="20"/>
        </w:rPr>
      </w:pPr>
      <w:r w:rsidRPr="003912F2">
        <w:rPr>
          <w:sz w:val="20"/>
          <w:szCs w:val="20"/>
        </w:rPr>
        <w:t xml:space="preserve">Fonte: </w:t>
      </w:r>
      <w:r w:rsidR="000F38DB" w:rsidRPr="003912F2">
        <w:rPr>
          <w:sz w:val="20"/>
          <w:szCs w:val="20"/>
        </w:rPr>
        <w:t>Elaborada pelo autor</w:t>
      </w:r>
      <w:r w:rsidR="000F38DB">
        <w:rPr>
          <w:b/>
          <w:sz w:val="20"/>
          <w:szCs w:val="20"/>
        </w:rPr>
        <w:t>.</w:t>
      </w:r>
    </w:p>
    <w:p w:rsidR="00AD5F93" w:rsidRDefault="00076846" w:rsidP="00B30AB7">
      <w:r>
        <w:lastRenderedPageBreak/>
        <w:tab/>
        <w:t xml:space="preserve">Dada </w:t>
      </w:r>
      <w:proofErr w:type="gramStart"/>
      <w:r>
        <w:t>a</w:t>
      </w:r>
      <w:proofErr w:type="gramEnd"/>
      <w:r>
        <w:t xml:space="preserve"> flexibilidade dos processadores de gabaritos, há o emprego deste tipo de ferramenta de software em diferentes aplicações. A revisão da literatura indica um uso maior no campo de desenvolvimento web, facilitando o emprego do padrão arquitetural Modelo-Visão-Controle, separando o código fonte em camadas bem distintas. Frameworks de desenvolvimento web disponíveis no mercado atual usam sua própria abordagem para processar as saídas para o usuário. Desenvolvedores em linguagem PHP têm disponível, entre outras ferramentas o </w:t>
      </w:r>
      <w:proofErr w:type="spellStart"/>
      <w:proofErr w:type="gramStart"/>
      <w:r>
        <w:t>Twig</w:t>
      </w:r>
      <w:proofErr w:type="spellEnd"/>
      <w:r w:rsidR="00F3745A">
        <w:t xml:space="preserve"> </w:t>
      </w:r>
      <w:r>
        <w:t>.</w:t>
      </w:r>
      <w:proofErr w:type="gramEnd"/>
      <w:r>
        <w:t xml:space="preserve"> </w:t>
      </w:r>
      <w:proofErr w:type="gramStart"/>
      <w:r>
        <w:t>Desenvolvedores Java</w:t>
      </w:r>
      <w:proofErr w:type="gramEnd"/>
      <w:r>
        <w:t xml:space="preserve"> têm a possibilidade de </w:t>
      </w:r>
      <w:r w:rsidR="00DD5E14">
        <w:t xml:space="preserve">optar pelo uso de </w:t>
      </w:r>
      <w:r>
        <w:t>ferramentas, como o Apache Velocity</w:t>
      </w:r>
      <w:r w:rsidR="00615BF6">
        <w:t xml:space="preserve"> </w:t>
      </w:r>
      <w:r w:rsidR="00615BF6">
        <w:fldChar w:fldCharType="begin" w:fldLock="1"/>
      </w:r>
      <w:r w:rsidR="00615BF6">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615BF6" w:rsidRPr="00615BF6">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7149CE">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615BF6" w:rsidRPr="00615BF6">
        <w:rPr>
          <w:noProof/>
        </w:rPr>
        <w:t>(APACHE.ORG, 2020)</w:t>
      </w:r>
      <w:r w:rsidR="00615BF6">
        <w:fldChar w:fldCharType="end"/>
      </w:r>
      <w:r>
        <w:t>. No presente trabalho vamos nos ater a uma descrição breve dos três motores de gabaritos</w:t>
      </w:r>
      <w:r w:rsidR="00DD5E14">
        <w:t xml:space="preserve"> aqui descritos, tendo sido definido para uso no protótipo o motor Apache Freemarker, merecendo este, portanto, uma descrição mais ampla.</w:t>
      </w:r>
      <w:r>
        <w:t xml:space="preserve"> </w:t>
      </w:r>
    </w:p>
    <w:p w:rsidR="00334B5B" w:rsidRDefault="00334B5B" w:rsidP="00B30AB7"/>
    <w:p w:rsidR="00334B5B" w:rsidRDefault="00334B5B" w:rsidP="00334B5B">
      <w:pPr>
        <w:pStyle w:val="Ttulo2"/>
      </w:pPr>
      <w:bookmarkStart w:id="83" w:name="_Toc33549440"/>
      <w:r>
        <w:t>2.3 Motores de gabaritos disponíveis para utilização no mercado atual</w:t>
      </w:r>
      <w:bookmarkEnd w:id="83"/>
    </w:p>
    <w:p w:rsidR="00334B5B" w:rsidRDefault="00334B5B" w:rsidP="00334B5B"/>
    <w:p w:rsidR="0029243E" w:rsidRDefault="00334B5B" w:rsidP="00574EDC">
      <w:r>
        <w:tab/>
        <w:t xml:space="preserve">Para melhor fundamentar o desenvolvimento do protótipo e a decisão de qual a melhor abordagem para o projeto do gerador de Dashboards, foi necessária uma 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29243E">
        <w:t xml:space="preserve"> e se o projeto fornecia licenciamento gratuito e código-fonte aberto</w:t>
      </w:r>
      <w:r>
        <w:t>.</w:t>
      </w:r>
      <w:r w:rsidR="0029243E">
        <w:t xml:space="preserve"> Nas subseções seguintes descrevo os componentes estudados.</w:t>
      </w:r>
    </w:p>
    <w:p w:rsidR="00E54112" w:rsidRPr="003173F5" w:rsidRDefault="00334B5B" w:rsidP="003173F5">
      <w:pPr>
        <w:pStyle w:val="Ttulo3"/>
      </w:pPr>
      <w:r w:rsidRPr="003173F5">
        <w:t xml:space="preserve"> </w:t>
      </w:r>
      <w:bookmarkStart w:id="84" w:name="_Toc33549441"/>
      <w:r w:rsidR="00E54112" w:rsidRPr="003173F5">
        <w:t xml:space="preserve">2.3.1 </w:t>
      </w:r>
      <w:del w:id="85" w:author="glaubergad" w:date="2019-03-04T20:25:00Z">
        <w:r w:rsidR="00E54112" w:rsidRPr="003173F5" w:rsidDel="00482FD5">
          <w:delText>3</w:delText>
        </w:r>
      </w:del>
      <w:r w:rsidR="00E54112" w:rsidRPr="003173F5">
        <w:t>Apache Velocity</w:t>
      </w:r>
      <w:bookmarkEnd w:id="84"/>
    </w:p>
    <w:p w:rsidR="001F3560" w:rsidRDefault="0029243E" w:rsidP="0029243E">
      <w:r>
        <w:tab/>
      </w:r>
      <w:r w:rsidR="00076BEE">
        <w:t xml:space="preserve">Velocity é um motor de gabaritos baseado em Java. Permite a qualquer um usar uma linguagem de gabaritos simples, porém poderosa, para referenciar objetos definidos em código Java </w:t>
      </w:r>
      <w:r w:rsidR="00076BEE">
        <w:fldChar w:fldCharType="begin" w:fldLock="1"/>
      </w:r>
      <w:r w:rsidR="00A570F9">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A570F9" w:rsidRPr="00A570F9">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É um projeto de código fonte aberto </w:t>
      </w:r>
      <w:r w:rsidR="00103B4F">
        <w:t xml:space="preserve">iniciado em 2000 como parte do projeto Apache Jakarta e é </w:t>
      </w:r>
      <w:r w:rsidR="005D1A5C">
        <w:t xml:space="preserve">hospedado pela Apache Software Foundation e liberada sob a Licença Apache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w:t>
      </w:r>
    </w:p>
    <w:p w:rsidR="005D1A5C" w:rsidRDefault="005D1A5C" w:rsidP="0029243E">
      <w:r>
        <w:tab/>
        <w:t xml:space="preserve">Usando Velocity, é possível renderizar dados de </w:t>
      </w:r>
      <w:r w:rsidR="00B87C3B">
        <w:t xml:space="preserve">Objetos concretos Java </w:t>
      </w:r>
      <w:r>
        <w:t>para texto, XML, HTML ou qualquer tipo de saída pré-formatada.</w:t>
      </w:r>
      <w:r w:rsidR="00DB5A62">
        <w:t xml:space="preserve"> O motor Velocity recebe como entrada o gabarito com as marcações e um objeto Java</w:t>
      </w:r>
      <w:r w:rsidR="001F3560">
        <w:t xml:space="preserve"> com dados brutos </w:t>
      </w:r>
      <w:r w:rsidR="001F3560">
        <w:lastRenderedPageBreak/>
        <w:t>acessíveis por meio de uma interface pública,</w:t>
      </w:r>
      <w:r w:rsidR="00832DB4">
        <w:t xml:space="preserve"> que define o contexto de utilização dos dados</w:t>
      </w:r>
      <w:r w:rsidR="00CE2402">
        <w:fldChar w:fldCharType="begin" w:fldLock="1"/>
      </w:r>
      <w:r w:rsidR="00CE2402">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Fernanda","non-dropping-particle":"","parse-names":false,"suffix":""}],"id":"ITEM-1","issued":{"date-parts":[["2002"]]},"number-of-pages":"10","title":"Formatação de Dados Usando a Ferramenta Velocity","type":"thesis","volume":"1"},"uris":["http://www.mendeley.com/documents/?uuid=792d91cf-dece-3794-a6cb-afe1a17c4f7b"]}],"mendeley":{"formattedCitation":"(CRUZ;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CE2402" w:rsidRPr="001F3560">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1F3560">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&lt;i&gt;et al.&lt;/i&gt;, 2004)","plainTextFormattedCitation":"(MOURA et al., 2004)","previouslyFormattedCitation":"(MOURA &lt;i&gt;et al.&lt;/i&gt;, 2004)"},"properties":{"noteIndex":0},"schema":"https://github.com/citation-style-language/schema/raw/master/csl-citation.json"}</w:instrText>
      </w:r>
      <w:r w:rsidR="00832DB4">
        <w:fldChar w:fldCharType="separate"/>
      </w:r>
      <w:r w:rsidR="00832DB4" w:rsidRPr="00832DB4">
        <w:rPr>
          <w:noProof/>
        </w:rPr>
        <w:t xml:space="preserve">(MOURA </w:t>
      </w:r>
      <w:r w:rsidR="00832DB4" w:rsidRPr="00832DB4">
        <w:rPr>
          <w:i/>
          <w:noProof/>
        </w:rPr>
        <w:t>et al.</w:t>
      </w:r>
      <w:r w:rsidR="00832DB4" w:rsidRPr="00832DB4">
        <w:rPr>
          <w:noProof/>
        </w:rPr>
        <w:t>, 2004)</w:t>
      </w:r>
      <w:r w:rsidR="00832DB4">
        <w:fldChar w:fldCharType="end"/>
      </w:r>
      <w:r w:rsidR="00832DB4">
        <w:t>.</w:t>
      </w:r>
      <w:r w:rsidR="001F3560">
        <w:t xml:space="preserve"> </w:t>
      </w:r>
    </w:p>
    <w:p w:rsidR="00317D97" w:rsidRDefault="00D87B15" w:rsidP="0029243E">
      <w:r>
        <w:tab/>
        <w:t>A linguagem específica do Velocity é a VTL (Velocity Template Language).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33305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Pr="004A39B3">
        <w:rPr>
          <w:noProof/>
        </w:rPr>
        <w:t>(BAELDUNG.COM, 2017)</w:t>
      </w:r>
      <w:r>
        <w:fldChar w:fldCharType="end"/>
      </w:r>
      <w:r>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1C22C0">
      <w:pPr>
        <w:pStyle w:val="PargrafodaLista"/>
        <w:numPr>
          <w:ilvl w:val="0"/>
          <w:numId w:val="18"/>
        </w:numPr>
      </w:pPr>
      <w:r>
        <w:t>Variáveis: Podem ser definidas diretamente no gabarito utilizando a diretiva #set (</w:t>
      </w:r>
      <w:r w:rsidR="00881DD3">
        <w:t>$</w:t>
      </w:r>
      <w:r w:rsidR="007112BA">
        <w:t>variável</w:t>
      </w:r>
      <w:r w:rsidR="00881DD3">
        <w:t>=valor</w:t>
      </w:r>
      <w:r>
        <w:t>). Podem receber valores diretamente do objeto Java;</w:t>
      </w:r>
    </w:p>
    <w:p w:rsidR="001C22C0" w:rsidRDefault="001C22C0" w:rsidP="001C22C0">
      <w:pPr>
        <w:pStyle w:val="PargrafodaLista"/>
        <w:numPr>
          <w:ilvl w:val="0"/>
          <w:numId w:val="18"/>
        </w:numPr>
      </w:pPr>
      <w:r>
        <w:t xml:space="preserve">Propriedades: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p>
    <w:p w:rsidR="003E1734" w:rsidRDefault="003E1734" w:rsidP="001C22C0">
      <w:pPr>
        <w:pStyle w:val="PargrafodaLista"/>
        <w:numPr>
          <w:ilvl w:val="0"/>
          <w:numId w:val="18"/>
        </w:numPr>
      </w:pPr>
      <w:r>
        <w:t>Métodos: Devem ser definidos de forma semelhante às propriedades, trazendo o valor retornado pelo método acessado, na forma $</w:t>
      </w:r>
      <w:proofErr w:type="gramStart"/>
      <w:r>
        <w:t>objeto.</w:t>
      </w:r>
      <w:proofErr w:type="gramEnd"/>
      <w:r>
        <w:t>metodo();</w:t>
      </w: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F867C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333052" w:rsidRPr="00333052">
        <w:rPr>
          <w:noProof/>
        </w:rPr>
        <w:t>(BAELDUNG.COM, 2017)</w:t>
      </w:r>
      <w:r w:rsidR="00333052" w:rsidRPr="005B5AD8">
        <w:fldChar w:fldCharType="end"/>
      </w:r>
      <w:r w:rsidR="00881DD3">
        <w:t>.</w:t>
      </w:r>
    </w:p>
    <w:p w:rsidR="00353F95"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6D7112">
        <w:t>Tabela</w:t>
      </w:r>
      <w:r w:rsidR="00353F95">
        <w:t xml:space="preserve"> </w:t>
      </w:r>
      <w:r w:rsidR="006D7112">
        <w:t>2</w:t>
      </w:r>
      <w:r w:rsidR="00353F95">
        <w:t xml:space="preserve"> traz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pPr>
        <w:spacing w:after="160" w:line="240" w:lineRule="auto"/>
        <w:jc w:val="left"/>
      </w:pPr>
      <w:r>
        <w:br w:type="page"/>
      </w:r>
    </w:p>
    <w:p w:rsidR="00605BB9" w:rsidRDefault="006D7112" w:rsidP="00AC5651">
      <w:pPr>
        <w:jc w:val="center"/>
        <w:rPr>
          <w:b/>
          <w:sz w:val="20"/>
          <w:szCs w:val="20"/>
        </w:rPr>
      </w:pPr>
      <w:r w:rsidRPr="006D7112">
        <w:rPr>
          <w:b/>
          <w:sz w:val="20"/>
          <w:szCs w:val="20"/>
        </w:rPr>
        <w:lastRenderedPageBreak/>
        <w:t>Tabela 2</w:t>
      </w:r>
      <w:proofErr w:type="gramStart"/>
      <w:r w:rsidRPr="006D7112">
        <w:rPr>
          <w:b/>
          <w:sz w:val="20"/>
          <w:szCs w:val="20"/>
        </w:rPr>
        <w:t xml:space="preserve">  </w:t>
      </w:r>
      <w:proofErr w:type="gramEnd"/>
      <w:r w:rsidRPr="006D7112">
        <w:rPr>
          <w:b/>
          <w:sz w:val="20"/>
          <w:szCs w:val="20"/>
        </w:rPr>
        <w:t>- Resumo de diretivas Apache Velocity VTL</w:t>
      </w:r>
    </w:p>
    <w:p w:rsidR="006D7112" w:rsidRDefault="004E58EF" w:rsidP="00E952DE">
      <w:pPr>
        <w:jc w:val="center"/>
        <w:rPr>
          <w:b/>
          <w:sz w:val="20"/>
          <w:szCs w:val="20"/>
        </w:rPr>
      </w:pPr>
      <w:r>
        <w:rPr>
          <w:b/>
          <w:noProof/>
          <w:sz w:val="20"/>
          <w:szCs w:val="20"/>
          <w:lang w:eastAsia="pt-BR"/>
        </w:rPr>
        <w:drawing>
          <wp:inline distT="0" distB="0" distL="0" distR="0" wp14:anchorId="29F42F8F" wp14:editId="17D13AF2">
            <wp:extent cx="4362824" cy="4362824"/>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3299" cy="4363299"/>
                    </a:xfrm>
                    <a:prstGeom prst="rect">
                      <a:avLst/>
                    </a:prstGeom>
                    <a:noFill/>
                    <a:ln>
                      <a:noFill/>
                    </a:ln>
                  </pic:spPr>
                </pic:pic>
              </a:graphicData>
            </a:graphic>
          </wp:inline>
        </w:drawing>
      </w:r>
    </w:p>
    <w:p w:rsidR="00F867C2" w:rsidRPr="00AC5651" w:rsidRDefault="00F867C2" w:rsidP="00AC5651">
      <w:pPr>
        <w:jc w:val="center"/>
        <w:rPr>
          <w:sz w:val="20"/>
          <w:szCs w:val="20"/>
        </w:rPr>
      </w:pPr>
      <w:r w:rsidRPr="00AC5651">
        <w:rPr>
          <w:sz w:val="20"/>
          <w:szCs w:val="20"/>
        </w:rPr>
        <w:t xml:space="preserve">Fonte: </w:t>
      </w:r>
      <w:r w:rsidRPr="00AC5651">
        <w:rPr>
          <w:sz w:val="20"/>
          <w:szCs w:val="20"/>
        </w:rPr>
        <w:fldChar w:fldCharType="begin" w:fldLock="1"/>
      </w:r>
      <w:r w:rsidR="00840138" w:rsidRPr="00AC5651">
        <w:rPr>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AC5651">
        <w:rPr>
          <w:sz w:val="20"/>
          <w:szCs w:val="20"/>
        </w:rPr>
        <w:fldChar w:fldCharType="separate"/>
      </w:r>
      <w:r w:rsidRPr="00AC5651">
        <w:rPr>
          <w:noProof/>
          <w:sz w:val="20"/>
          <w:szCs w:val="20"/>
        </w:rPr>
        <w:t>(XNAT.ORG, 2019)</w:t>
      </w:r>
      <w:r w:rsidRPr="00AC5651">
        <w:rPr>
          <w:sz w:val="20"/>
          <w:szCs w:val="20"/>
        </w:rPr>
        <w:fldChar w:fldCharType="end"/>
      </w:r>
    </w:p>
    <w:p w:rsidR="005B5AD8" w:rsidRDefault="008949C9" w:rsidP="00893BF7">
      <w:r>
        <w:tab/>
      </w:r>
      <w:r w:rsidR="00315C8F">
        <w:t xml:space="preserve">O Apache Velocity é licenciado sob a Apache </w:t>
      </w:r>
      <w:proofErr w:type="spellStart"/>
      <w:r w:rsidR="00315C8F">
        <w:t>License</w:t>
      </w:r>
      <w:proofErr w:type="spellEnd"/>
      <w:r w:rsidR="00315C8F">
        <w:t xml:space="preserve"> 2.0, que é totalmente compatível com a </w:t>
      </w:r>
      <w:proofErr w:type="spellStart"/>
      <w:r w:rsidR="00315C8F">
        <w:t>Gnu</w:t>
      </w:r>
      <w:proofErr w:type="spellEnd"/>
      <w:r w:rsidR="00315C8F">
        <w:t xml:space="preserve">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p>
    <w:p w:rsidR="00E54112" w:rsidRPr="003173F5" w:rsidRDefault="00E54112" w:rsidP="003173F5">
      <w:pPr>
        <w:pStyle w:val="Ttulo3"/>
      </w:pPr>
      <w:del w:id="86" w:author="glaubergad" w:date="2019-03-04T20:25:00Z">
        <w:r w:rsidRPr="003173F5" w:rsidDel="00482FD5">
          <w:delText>3</w:delText>
        </w:r>
      </w:del>
      <w:bookmarkStart w:id="87" w:name="_Toc33549442"/>
      <w:ins w:id="88" w:author="glaubergad" w:date="2019-03-04T20:25:00Z">
        <w:r w:rsidR="00482FD5" w:rsidRPr="003173F5">
          <w:t>2</w:t>
        </w:r>
      </w:ins>
      <w:r w:rsidRPr="003173F5">
        <w:t>.3.</w:t>
      </w:r>
      <w:r w:rsidR="00E5548F" w:rsidRPr="003173F5">
        <w:t>2</w:t>
      </w:r>
      <w:r w:rsidRPr="003173F5">
        <w:t xml:space="preserve"> Apache Freemarker</w:t>
      </w:r>
      <w:bookmarkEnd w:id="87"/>
    </w:p>
    <w:p w:rsidR="00B7095A" w:rsidRDefault="008963B5" w:rsidP="003173F5">
      <w:r>
        <w:tab/>
      </w:r>
      <w:r w:rsidR="00840138">
        <w:t>Apache Freemarker é um motor de gabaritos para Java, tendo sua versão inicial disponibilizada em 2000, desenvolvida por Benjamin Geer e Mike Bayer</w:t>
      </w:r>
      <w:r w:rsidR="00965D4B">
        <w:t xml:space="preserve"> </w:t>
      </w:r>
      <w:r w:rsidR="00965D4B">
        <w:fldChar w:fldCharType="begin" w:fldLock="1"/>
      </w:r>
      <w:r w:rsidR="00F57288">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fldChar w:fldCharType="separate"/>
      </w:r>
      <w:r w:rsidR="00965D4B" w:rsidRPr="00965D4B">
        <w:rPr>
          <w:noProof/>
        </w:rPr>
        <w:t>(WIKIPEDIA.ORG, 2018)</w:t>
      </w:r>
      <w:r w:rsidR="00965D4B">
        <w:fldChar w:fldCharType="end"/>
      </w:r>
      <w:r w:rsidR="00840138">
        <w:t>.</w:t>
      </w:r>
      <w:r w:rsidR="00965D4B">
        <w:t xml:space="preserve"> </w:t>
      </w:r>
      <w:r w:rsidR="00CE2402">
        <w:t xml:space="preserve">Por ser </w:t>
      </w:r>
      <w:r w:rsidR="008F7A6C">
        <w:t xml:space="preserve">Consiste em uma biblioteca Java capaz de gerar saídas de texto baseadas em um ou mais gabaritos e um conjunto de dados variáveis em tempo de execução. Esta saída pode ser página HTML, texto formatado, código fonte, arquivos de configuração ou scripts em geral </w:t>
      </w:r>
      <w:r w:rsidR="009462E6">
        <w:fldChar w:fldCharType="begin" w:fldLock="1"/>
      </w:r>
      <w:r w:rsidR="00DE6660">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DE6660" w:rsidRPr="00DE6660">
        <w:rPr>
          <w:noProof/>
        </w:rPr>
        <w:t>(APACHE.ORG, 2020)</w:t>
      </w:r>
      <w:r w:rsidR="009462E6">
        <w:fldChar w:fldCharType="end"/>
      </w:r>
      <w:r w:rsidR="009462E6">
        <w:t>.</w:t>
      </w:r>
      <w:r w:rsidR="00013D36">
        <w:t xml:space="preserve"> Os gabaritos para uso no motor de composição do Freemarker são escritos usando uma linguagem especializada chamada FTL (Freemarker Template Language), que possui um dicionário de marcações a serem entremeadas ao conteúdo estático.</w:t>
      </w:r>
    </w:p>
    <w:p w:rsidR="00315C8F" w:rsidRDefault="00B7095A" w:rsidP="003173F5">
      <w:r>
        <w:lastRenderedPageBreak/>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EE276B">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67671F" w:rsidRPr="0067671F">
        <w:rPr>
          <w:noProof/>
        </w:rPr>
        <w:t>(APACHE.ORG, 2020)</w:t>
      </w:r>
      <w:r w:rsidR="0067671F">
        <w:fldChar w:fldCharType="end"/>
      </w:r>
      <w:r>
        <w:t>.</w:t>
      </w:r>
    </w:p>
    <w:p w:rsidR="0067671F" w:rsidRDefault="00B54485" w:rsidP="003173F5">
      <w:r>
        <w:tab/>
        <w:t xml:space="preserve">A </w:t>
      </w:r>
      <w:r w:rsidR="00313CFD">
        <w:t>FTL,</w:t>
      </w:r>
      <w:r>
        <w:t xml:space="preserve"> bem como a VTL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831C89">
      <w:pPr>
        <w:pStyle w:val="PargrafodaLista"/>
        <w:numPr>
          <w:ilvl w:val="0"/>
          <w:numId w:val="20"/>
        </w:numPr>
      </w:pPr>
      <w:r>
        <w:t>Texto estático;</w:t>
      </w:r>
    </w:p>
    <w:p w:rsidR="00700E68" w:rsidRPr="00F82485" w:rsidRDefault="00700E68" w:rsidP="00831C89">
      <w:pPr>
        <w:pStyle w:val="PargrafodaLista"/>
        <w:numPr>
          <w:ilvl w:val="0"/>
          <w:numId w:val="20"/>
        </w:numPr>
      </w:pPr>
      <w:r>
        <w:t xml:space="preserve">Interpolações: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9954FB" w:rsidRPr="00831C89">
        <w:rPr>
          <w:rFonts w:ascii="Source Code Pro" w:hAnsi="Source Code Pro"/>
        </w:rPr>
        <w:t>}</w:t>
      </w:r>
      <w:r w:rsidR="00F82485" w:rsidRPr="00831C89">
        <w:rPr>
          <w:rFonts w:ascii="Source Code Pro" w:hAnsi="Source Code Pro"/>
        </w:rPr>
        <w:t>;</w:t>
      </w:r>
    </w:p>
    <w:p w:rsidR="00F82485" w:rsidRDefault="00F82485" w:rsidP="00831C89">
      <w:pPr>
        <w:pStyle w:val="PargrafodaLista"/>
        <w:numPr>
          <w:ilvl w:val="0"/>
          <w:numId w:val="20"/>
        </w:numPr>
      </w:pPr>
      <w:r>
        <w:t xml:space="preserve">Tags FTL: Descritas no gabarito como </w:t>
      </w:r>
      <w:proofErr w:type="spellStart"/>
      <w:r>
        <w:t>tags</w:t>
      </w:r>
      <w:proofErr w:type="spellEnd"/>
      <w:r>
        <w:t xml:space="preserve"> HTML, delimitadas por &lt;</w:t>
      </w:r>
      <w:r w:rsidR="00EE276B">
        <w:t>#</w:t>
      </w:r>
      <w:r>
        <w:t xml:space="preserve"> e &gt;, porém são instruções ao motor Freemarker, não sendo exibidas no documento de saída;</w:t>
      </w:r>
    </w:p>
    <w:p w:rsidR="00F82485" w:rsidRDefault="00F82485" w:rsidP="00831C89">
      <w:pPr>
        <w:pStyle w:val="PargrafodaLista"/>
        <w:numPr>
          <w:ilvl w:val="0"/>
          <w:numId w:val="20"/>
        </w:numPr>
      </w:pPr>
      <w:r>
        <w:t>Comentários: Descrições com finalidade de documentação, delimitadas por &lt;#-- e --&gt;. Assim como as Tags FTL, serão ignorados pelo Motor Freemarker e não serão exibidos na composição do documento de saída.</w:t>
      </w:r>
    </w:p>
    <w:p w:rsidR="00AE44ED" w:rsidRDefault="00EE276B" w:rsidP="00AE44ED">
      <w:r>
        <w:tab/>
      </w:r>
      <w:r w:rsidR="00A96D87">
        <w:t xml:space="preserve">De forma resumida, seguem abaixo descritas as regras básicas </w:t>
      </w:r>
      <w:r w:rsidR="00AE44ED">
        <w:t xml:space="preserve">de expressões em gabaritos Freemarker </w:t>
      </w:r>
      <w:r w:rsidR="00AE44ED">
        <w:fldChar w:fldCharType="begin" w:fldLock="1"/>
      </w:r>
      <w:r w:rsidR="00C5372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AE44ED" w:rsidRPr="00AE44ED">
        <w:rPr>
          <w:noProof/>
        </w:rPr>
        <w:t>(APACHE.ORG, 2020)</w:t>
      </w:r>
      <w:r w:rsidR="00AE44ED">
        <w:fldChar w:fldCharType="end"/>
      </w:r>
      <w:r w:rsidR="00AE44ED">
        <w:t>.</w:t>
      </w:r>
    </w:p>
    <w:p w:rsidR="00AE44ED" w:rsidRDefault="00AE44ED" w:rsidP="00AE44ED"/>
    <w:p w:rsidR="00AE44ED" w:rsidRDefault="00AE44ED" w:rsidP="00AE44ED">
      <w:r>
        <w:tab/>
        <w:t>Valores especificados diretamente</w:t>
      </w:r>
    </w:p>
    <w:p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rsidR="00AE44ED" w:rsidRDefault="00AE44ED" w:rsidP="00145F3B">
      <w:pPr>
        <w:pStyle w:val="PargrafodaLista"/>
        <w:numPr>
          <w:ilvl w:val="0"/>
          <w:numId w:val="22"/>
        </w:numPr>
        <w:ind w:left="1134"/>
      </w:pPr>
      <w:r>
        <w:t>Números: 123.45</w:t>
      </w:r>
    </w:p>
    <w:p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gramStart"/>
      <w:r>
        <w:t>false</w:t>
      </w:r>
      <w:proofErr w:type="gramEnd"/>
    </w:p>
    <w:p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AE44ED" w:rsidRDefault="00AE44ED" w:rsidP="00145F3B">
      <w:pPr>
        <w:pStyle w:val="PargrafodaLista"/>
        <w:numPr>
          <w:ilvl w:val="0"/>
          <w:numId w:val="22"/>
        </w:numPr>
        <w:ind w:left="1134"/>
        <w:rPr>
          <w:i/>
        </w:rPr>
      </w:pPr>
      <w:proofErr w:type="spellStart"/>
      <w:r>
        <w:t>Hashes</w:t>
      </w:r>
      <w:proofErr w:type="spellEnd"/>
      <w:r>
        <w:t xml:space="preserve">: </w:t>
      </w:r>
      <w:r w:rsidRPr="00AE44ED">
        <w:rPr>
          <w:i/>
        </w:rPr>
        <w:t>{"</w:t>
      </w:r>
      <w:proofErr w:type="spellStart"/>
      <w:r w:rsidRPr="00AE44ED">
        <w:rPr>
          <w:i/>
        </w:rPr>
        <w:t>name</w:t>
      </w:r>
      <w:proofErr w:type="spellEnd"/>
      <w:proofErr w:type="gramStart"/>
      <w:r w:rsidRPr="00AE44ED">
        <w:rPr>
          <w:i/>
        </w:rPr>
        <w:t>":</w:t>
      </w:r>
      <w:proofErr w:type="gramEnd"/>
      <w:r w:rsidRPr="00AE44ED">
        <w:rPr>
          <w:i/>
        </w:rPr>
        <w:t>"</w:t>
      </w:r>
      <w:proofErr w:type="spellStart"/>
      <w:r w:rsidRPr="00AE44ED">
        <w:rPr>
          <w:i/>
        </w:rPr>
        <w:t>green</w:t>
      </w:r>
      <w:proofErr w:type="spellEnd"/>
      <w:r w:rsidRPr="00AE44ED">
        <w:rPr>
          <w:i/>
        </w:rPr>
        <w:t xml:space="preserve"> mouse", "price":150}</w:t>
      </w:r>
    </w:p>
    <w:p w:rsidR="00AE44ED" w:rsidRDefault="00AE44ED" w:rsidP="00AE44ED">
      <w:r>
        <w:tab/>
        <w:t>Acessando Variáveis</w:t>
      </w:r>
    </w:p>
    <w:p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rsidR="00AE44ED" w:rsidRDefault="00C53725" w:rsidP="00C53725">
      <w:pPr>
        <w:tabs>
          <w:tab w:val="left" w:pos="0"/>
        </w:tabs>
      </w:pPr>
      <w:r>
        <w:tab/>
      </w:r>
      <w:r w:rsidR="00AE44ED">
        <w:t>Operações com Strings</w:t>
      </w:r>
    </w:p>
    <w:p w:rsidR="00AE44ED" w:rsidRDefault="00AE44ED" w:rsidP="00C53725">
      <w:pPr>
        <w:pStyle w:val="PargrafodaLista"/>
        <w:numPr>
          <w:ilvl w:val="0"/>
          <w:numId w:val="22"/>
        </w:numPr>
        <w:tabs>
          <w:tab w:val="left" w:pos="2552"/>
        </w:tabs>
        <w:ind w:left="1134"/>
      </w:pPr>
      <w:r>
        <w:lastRenderedPageBreak/>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rsidR="00AE44ED" w:rsidRDefault="00145F3B" w:rsidP="00431C36">
      <w:r>
        <w:tab/>
      </w:r>
      <w:r w:rsidR="00431C36">
        <w:t>Operações com sequências</w:t>
      </w:r>
    </w:p>
    <w:p w:rsidR="00AE44ED" w:rsidRPr="00431C36" w:rsidRDefault="00431C36" w:rsidP="00145F3B">
      <w:pPr>
        <w:pStyle w:val="PargrafodaLista"/>
        <w:numPr>
          <w:ilvl w:val="0"/>
          <w:numId w:val="22"/>
        </w:numPr>
        <w:ind w:left="1134"/>
        <w:rPr>
          <w:i/>
        </w:rPr>
      </w:pPr>
      <w:r>
        <w:t>Concatenação</w:t>
      </w:r>
      <w:r w:rsidR="00AE44ED">
        <w:t xml:space="preserve">: </w:t>
      </w:r>
      <w:proofErr w:type="spellStart"/>
      <w:r w:rsidR="00AE44ED" w:rsidRPr="00431C36">
        <w:rPr>
          <w:i/>
        </w:rPr>
        <w:t>users</w:t>
      </w:r>
      <w:proofErr w:type="spellEnd"/>
      <w:r w:rsidR="00AE44ED" w:rsidRPr="00431C36">
        <w:rPr>
          <w:i/>
        </w:rPr>
        <w:t xml:space="preserve"> + ["</w:t>
      </w:r>
      <w:proofErr w:type="spellStart"/>
      <w:r w:rsidR="00AE44ED" w:rsidRPr="00431C36">
        <w:rPr>
          <w:i/>
        </w:rPr>
        <w:t>guest</w:t>
      </w:r>
      <w:proofErr w:type="spellEnd"/>
      <w:r w:rsidR="00AE44ED" w:rsidRPr="00431C36">
        <w:rPr>
          <w:i/>
        </w:rPr>
        <w:t>"]</w:t>
      </w:r>
    </w:p>
    <w:p w:rsidR="00AE44ED" w:rsidRPr="00431C36" w:rsidRDefault="00431C36" w:rsidP="00145F3B">
      <w:pPr>
        <w:pStyle w:val="PargrafodaLista"/>
        <w:numPr>
          <w:ilvl w:val="0"/>
          <w:numId w:val="22"/>
        </w:numPr>
        <w:ind w:left="1134"/>
        <w:rPr>
          <w:i/>
        </w:rPr>
      </w:pPr>
      <w:r>
        <w:t>Parte de uma sequencia</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AE44ED" w:rsidRDefault="00145F3B" w:rsidP="00431C36">
      <w:r>
        <w:tab/>
      </w:r>
      <w:r w:rsidR="00431C36">
        <w:t xml:space="preserve">Operações com </w:t>
      </w:r>
      <w:proofErr w:type="spellStart"/>
      <w:r w:rsidR="00431C36">
        <w:t>hashes</w:t>
      </w:r>
      <w:proofErr w:type="spellEnd"/>
    </w:p>
    <w:p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AE44ED" w:rsidRDefault="00145F3B" w:rsidP="0043562B">
      <w:r>
        <w:tab/>
      </w:r>
      <w:r w:rsidR="0043562B">
        <w:t>Calculo Aritmético</w:t>
      </w:r>
      <w:r w:rsidR="00AE44ED">
        <w:t>: (x * 1.5 + 10) / 2 - y % 100</w:t>
      </w:r>
    </w:p>
    <w:p w:rsidR="00AE44ED" w:rsidRPr="0043562B" w:rsidRDefault="00145F3B" w:rsidP="0043562B">
      <w:pPr>
        <w:rPr>
          <w:i/>
        </w:rPr>
      </w:pPr>
      <w:r>
        <w:tab/>
      </w:r>
      <w:r w:rsidR="0043562B">
        <w:t>Comparações</w:t>
      </w:r>
      <w:r w:rsidR="00AE44ED">
        <w:t xml:space="preserve">: </w:t>
      </w:r>
      <w:r w:rsidR="00AE44ED" w:rsidRPr="0043562B">
        <w:rPr>
          <w:i/>
        </w:rPr>
        <w:t xml:space="preserve">x == y, </w:t>
      </w:r>
      <w:proofErr w:type="gramStart"/>
      <w:r w:rsidR="00AE44ED" w:rsidRPr="0043562B">
        <w:rPr>
          <w:i/>
        </w:rPr>
        <w:t>x !</w:t>
      </w:r>
      <w:proofErr w:type="gramEnd"/>
      <w:r w:rsidR="00AE44ED" w:rsidRPr="0043562B">
        <w:rPr>
          <w:i/>
        </w:rPr>
        <w:t xml:space="preserve">= y, x &lt; y, x &gt; y, x &gt;= y, x &lt;= y, x </w:t>
      </w:r>
      <w:proofErr w:type="spellStart"/>
      <w:r w:rsidR="00AE44ED" w:rsidRPr="0043562B">
        <w:rPr>
          <w:i/>
        </w:rPr>
        <w:t>lt</w:t>
      </w:r>
      <w:proofErr w:type="spellEnd"/>
      <w:r w:rsidR="00AE44ED" w:rsidRPr="0043562B">
        <w:rPr>
          <w:i/>
        </w:rPr>
        <w:t xml:space="preserve"> y, x </w:t>
      </w:r>
      <w:proofErr w:type="spellStart"/>
      <w:r w:rsidR="00AE44ED" w:rsidRPr="0043562B">
        <w:rPr>
          <w:i/>
        </w:rPr>
        <w:t>lte</w:t>
      </w:r>
      <w:proofErr w:type="spellEnd"/>
      <w:r w:rsidR="00AE44ED" w:rsidRPr="0043562B">
        <w:rPr>
          <w:i/>
        </w:rPr>
        <w:t xml:space="preserve"> y, x </w:t>
      </w:r>
      <w:proofErr w:type="spellStart"/>
      <w:r w:rsidR="00AE44ED" w:rsidRPr="0043562B">
        <w:rPr>
          <w:i/>
        </w:rPr>
        <w:t>gt</w:t>
      </w:r>
      <w:proofErr w:type="spellEnd"/>
      <w:r w:rsidR="00AE44ED" w:rsidRPr="0043562B">
        <w:rPr>
          <w:i/>
        </w:rPr>
        <w:t xml:space="preserve"> y, x </w:t>
      </w:r>
      <w:proofErr w:type="spellStart"/>
      <w:r w:rsidR="00AE44ED" w:rsidRPr="0043562B">
        <w:rPr>
          <w:i/>
        </w:rPr>
        <w:t>gte</w:t>
      </w:r>
      <w:proofErr w:type="spellEnd"/>
      <w:r w:rsidR="00AE44ED" w:rsidRPr="0043562B">
        <w:rPr>
          <w:i/>
        </w:rPr>
        <w:t xml:space="preserve"> y</w:t>
      </w:r>
      <w:proofErr w:type="gramStart"/>
      <w:r w:rsidR="00AE44ED" w:rsidRPr="0043562B">
        <w:rPr>
          <w:i/>
        </w:rPr>
        <w:t>, ...</w:t>
      </w:r>
      <w:proofErr w:type="gramEnd"/>
      <w:r w:rsidR="00AE44ED" w:rsidRPr="0043562B">
        <w:rPr>
          <w:i/>
        </w:rPr>
        <w:t>etc.</w:t>
      </w:r>
    </w:p>
    <w:p w:rsidR="00AE44ED" w:rsidRPr="0043562B" w:rsidRDefault="00145F3B" w:rsidP="0043562B">
      <w:pPr>
        <w:rPr>
          <w:i/>
        </w:rPr>
      </w:pPr>
      <w:r>
        <w:tab/>
      </w:r>
      <w:r w:rsidR="0043562B">
        <w:t xml:space="preserve">Operações </w:t>
      </w:r>
      <w:proofErr w:type="gramStart"/>
      <w:r w:rsidR="0043562B">
        <w:t xml:space="preserve">Lógicas </w:t>
      </w:r>
      <w:r w:rsidR="00AE44ED">
        <w:t>:</w:t>
      </w:r>
      <w:proofErr w:type="gramEnd"/>
      <w:r w:rsidR="00AE44ED">
        <w:t xml:space="preserve"> </w:t>
      </w:r>
      <w:r w:rsidR="00AE44ED" w:rsidRPr="0043562B">
        <w:rPr>
          <w:i/>
        </w:rPr>
        <w:t>!</w:t>
      </w:r>
      <w:proofErr w:type="spellStart"/>
      <w:proofErr w:type="gramStart"/>
      <w:r w:rsidR="00AE44ED" w:rsidRPr="0043562B">
        <w:rPr>
          <w:i/>
        </w:rPr>
        <w:t>registered</w:t>
      </w:r>
      <w:proofErr w:type="spellEnd"/>
      <w:proofErr w:type="gramEnd"/>
      <w:r w:rsidR="00AE44ED" w:rsidRPr="0043562B">
        <w:rPr>
          <w:i/>
        </w:rPr>
        <w:t xml:space="preserve"> &amp;&amp; (</w:t>
      </w:r>
      <w:proofErr w:type="spellStart"/>
      <w:r w:rsidR="00AE44ED" w:rsidRPr="0043562B">
        <w:rPr>
          <w:i/>
        </w:rPr>
        <w:t>firstVisit</w:t>
      </w:r>
      <w:proofErr w:type="spellEnd"/>
      <w:r w:rsidR="00AE44ED" w:rsidRPr="0043562B">
        <w:rPr>
          <w:i/>
        </w:rPr>
        <w:t xml:space="preserve"> || </w:t>
      </w:r>
      <w:proofErr w:type="spellStart"/>
      <w:r w:rsidR="00AE44ED" w:rsidRPr="0043562B">
        <w:rPr>
          <w:i/>
        </w:rPr>
        <w:t>fromEurope</w:t>
      </w:r>
      <w:proofErr w:type="spellEnd"/>
      <w:r w:rsidR="00AE44ED" w:rsidRPr="0043562B">
        <w:rPr>
          <w:i/>
        </w:rPr>
        <w:t>)</w:t>
      </w:r>
    </w:p>
    <w:p w:rsidR="00AE44ED" w:rsidRDefault="00145F3B" w:rsidP="0043562B">
      <w:r>
        <w:tab/>
      </w:r>
      <w:r w:rsidR="0043562B">
        <w:t>Funções Embutidas</w:t>
      </w:r>
      <w:r w:rsidR="00AE44ED">
        <w:t xml:space="preserve">: </w:t>
      </w:r>
      <w:proofErr w:type="spellStart"/>
      <w:r w:rsidR="00AE44ED" w:rsidRPr="0043562B">
        <w:rPr>
          <w:i/>
        </w:rPr>
        <w:t>name?</w:t>
      </w:r>
      <w:proofErr w:type="gramStart"/>
      <w:r w:rsidR="00AE44ED" w:rsidRPr="0043562B">
        <w:rPr>
          <w:i/>
        </w:rPr>
        <w:t>upper_case</w:t>
      </w:r>
      <w:proofErr w:type="spellEnd"/>
      <w:proofErr w:type="gramEnd"/>
      <w:r w:rsidR="00AE44ED" w:rsidRPr="0043562B">
        <w:rPr>
          <w:i/>
        </w:rPr>
        <w:t xml:space="preserve">, </w:t>
      </w:r>
      <w:proofErr w:type="spellStart"/>
      <w:r w:rsidR="00AE44ED" w:rsidRPr="0043562B">
        <w:rPr>
          <w:i/>
        </w:rPr>
        <w:t>path?</w:t>
      </w:r>
      <w:proofErr w:type="gramStart"/>
      <w:r w:rsidR="00AE44ED" w:rsidRPr="0043562B">
        <w:rPr>
          <w:i/>
        </w:rPr>
        <w:t>ensure_starts_with</w:t>
      </w:r>
      <w:proofErr w:type="spellEnd"/>
      <w:proofErr w:type="gramEnd"/>
      <w:r w:rsidR="00AE44ED" w:rsidRPr="0043562B">
        <w:rPr>
          <w:i/>
        </w:rPr>
        <w:t>(</w:t>
      </w:r>
      <w:r w:rsidR="0043562B">
        <w:rPr>
          <w:i/>
        </w:rPr>
        <w:t>‘</w:t>
      </w:r>
      <w:r w:rsidR="00AE44ED" w:rsidRPr="0043562B">
        <w:rPr>
          <w:i/>
        </w:rPr>
        <w:t>/</w:t>
      </w:r>
      <w:r w:rsidR="0043562B">
        <w:rPr>
          <w:i/>
        </w:rPr>
        <w:t>’</w:t>
      </w:r>
      <w:r w:rsidR="00AE44ED" w:rsidRPr="0043562B">
        <w:rPr>
          <w:i/>
        </w:rPr>
        <w:t>)</w:t>
      </w:r>
    </w:p>
    <w:p w:rsidR="00AE44ED" w:rsidRPr="0043562B" w:rsidRDefault="00145F3B" w:rsidP="0043562B">
      <w:pPr>
        <w:rPr>
          <w:i/>
        </w:rPr>
      </w:pPr>
      <w:r>
        <w:tab/>
      </w:r>
      <w:r w:rsidR="0043562B">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Default="00145F3B" w:rsidP="0043562B">
      <w:r>
        <w:tab/>
      </w:r>
      <w:r w:rsidR="0043562B">
        <w:t>Operador de valores perdidos (</w:t>
      </w:r>
      <w:proofErr w:type="spellStart"/>
      <w:r w:rsidR="0043562B" w:rsidRPr="0043562B">
        <w:rPr>
          <w:i/>
        </w:rPr>
        <w:t>null</w:t>
      </w:r>
      <w:proofErr w:type="spellEnd"/>
      <w:r w:rsidR="0043562B">
        <w:t xml:space="preserve"> ou </w:t>
      </w:r>
      <w:proofErr w:type="spellStart"/>
      <w:r w:rsidR="0043562B" w:rsidRPr="0043562B">
        <w:rPr>
          <w:i/>
        </w:rPr>
        <w:t>void</w:t>
      </w:r>
      <w:proofErr w:type="spellEnd"/>
      <w:r w:rsidR="0043562B">
        <w:t>)</w:t>
      </w:r>
      <w:r w:rsidR="00AE44ED">
        <w:t>:</w:t>
      </w:r>
    </w:p>
    <w:p w:rsidR="00AE44ED" w:rsidRPr="0043562B" w:rsidRDefault="0043562B" w:rsidP="00145F3B">
      <w:pPr>
        <w:pStyle w:val="PargrafodaLista"/>
        <w:numPr>
          <w:ilvl w:val="0"/>
          <w:numId w:val="22"/>
        </w:numPr>
        <w:ind w:left="1134"/>
        <w:rPr>
          <w:i/>
        </w:rPr>
      </w:pPr>
      <w:r>
        <w:t>Valor Padrão</w:t>
      </w:r>
      <w:r w:rsidR="00AE44ED">
        <w:t xml:space="preserve">: </w:t>
      </w:r>
      <w:proofErr w:type="spellStart"/>
      <w:r w:rsidR="00AE44ED" w:rsidRPr="0043562B">
        <w:rPr>
          <w:i/>
        </w:rPr>
        <w:t>name</w:t>
      </w:r>
      <w:proofErr w:type="spellEnd"/>
      <w:r w:rsidR="00AE44ED" w:rsidRPr="0043562B">
        <w:rPr>
          <w:i/>
        </w:rPr>
        <w:t>!"</w:t>
      </w:r>
      <w:proofErr w:type="spellStart"/>
      <w:r w:rsidR="00AE44ED" w:rsidRPr="0043562B">
        <w:rPr>
          <w:i/>
        </w:rPr>
        <w:t>unknown</w:t>
      </w:r>
      <w:proofErr w:type="spellEnd"/>
      <w:r w:rsidR="00AE44ED" w:rsidRPr="0043562B">
        <w:rPr>
          <w:i/>
        </w:rPr>
        <w:t>"</w:t>
      </w:r>
      <w:r w:rsidR="00AE44ED">
        <w:t xml:space="preserve"> </w:t>
      </w:r>
      <w:proofErr w:type="spellStart"/>
      <w:r w:rsidR="00AE44ED">
        <w:t>or</w:t>
      </w:r>
      <w:proofErr w:type="spellEnd"/>
      <w:r w:rsidR="00AE44ED">
        <w:t xml:space="preserve"> </w:t>
      </w:r>
      <w:r w:rsidR="00AE44ED" w:rsidRPr="0043562B">
        <w:rPr>
          <w:i/>
        </w:rPr>
        <w:t>(</w:t>
      </w:r>
      <w:proofErr w:type="gramStart"/>
      <w:r w:rsidR="00AE44ED" w:rsidRPr="0043562B">
        <w:rPr>
          <w:i/>
        </w:rPr>
        <w:t>user.</w:t>
      </w:r>
      <w:proofErr w:type="gramEnd"/>
      <w:r w:rsidR="00AE44ED" w:rsidRPr="0043562B">
        <w:rPr>
          <w:i/>
        </w:rPr>
        <w:t>name)!"</w:t>
      </w:r>
      <w:proofErr w:type="spellStart"/>
      <w:r w:rsidR="00AE44ED" w:rsidRPr="0043562B">
        <w:rPr>
          <w:i/>
        </w:rPr>
        <w:t>unknown</w:t>
      </w:r>
      <w:proofErr w:type="spellEnd"/>
      <w:r w:rsidR="00AE44ED" w:rsidRPr="0043562B">
        <w:rPr>
          <w:i/>
        </w:rPr>
        <w:t>"</w:t>
      </w:r>
      <w:r w:rsidR="00AE44ED">
        <w:t xml:space="preserve"> </w:t>
      </w:r>
      <w:proofErr w:type="spellStart"/>
      <w:r w:rsidR="00AE44ED">
        <w:t>or</w:t>
      </w:r>
      <w:proofErr w:type="spellEnd"/>
      <w:r w:rsidR="00AE44ED">
        <w:t xml:space="preserve"> </w:t>
      </w:r>
      <w:proofErr w:type="spellStart"/>
      <w:r w:rsidR="00AE44ED" w:rsidRPr="0043562B">
        <w:rPr>
          <w:i/>
        </w:rPr>
        <w:t>name</w:t>
      </w:r>
      <w:proofErr w:type="spellEnd"/>
      <w:r w:rsidR="00AE44ED" w:rsidRPr="0043562B">
        <w:rPr>
          <w:i/>
        </w:rPr>
        <w:t>!</w:t>
      </w:r>
      <w:r w:rsidR="00AE44ED">
        <w:t xml:space="preserve"> </w:t>
      </w:r>
      <w:proofErr w:type="spellStart"/>
      <w:proofErr w:type="gramStart"/>
      <w:r w:rsidR="00AE44ED">
        <w:t>or</w:t>
      </w:r>
      <w:proofErr w:type="spellEnd"/>
      <w:proofErr w:type="gramEnd"/>
      <w:r w:rsidR="00AE44ED">
        <w:t xml:space="preserve"> </w:t>
      </w:r>
      <w:r w:rsidR="00AE44ED" w:rsidRPr="0043562B">
        <w:rPr>
          <w:i/>
        </w:rPr>
        <w:t>(user.name)!</w:t>
      </w:r>
    </w:p>
    <w:p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rsidR="00AE44ED" w:rsidRDefault="00145F3B" w:rsidP="0043562B">
      <w:r>
        <w:tab/>
      </w:r>
      <w:r w:rsidR="0043562B">
        <w:t>Operadores de atribuição</w:t>
      </w:r>
      <w:r w:rsidR="00AE44ED">
        <w:t xml:space="preserve">: </w:t>
      </w:r>
      <w:r w:rsidR="00AE44ED" w:rsidRPr="00627C9F">
        <w:rPr>
          <w:i/>
        </w:rPr>
        <w:t>=, +=, -=, *=, /=, %=, ++, -</w:t>
      </w:r>
      <w:proofErr w:type="gramStart"/>
      <w:r w:rsidR="00AE44ED" w:rsidRPr="00627C9F">
        <w:rPr>
          <w:i/>
        </w:rPr>
        <w:t>-</w:t>
      </w:r>
      <w:proofErr w:type="gramEnd"/>
    </w:p>
    <w:p w:rsidR="00AE44ED" w:rsidRDefault="00145F3B" w:rsidP="0043562B">
      <w:r>
        <w:tab/>
      </w:r>
      <w:r w:rsidR="0043562B">
        <w:t>Lambdas locais</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Quanto às características técnicas, o Apache Freemarker é mais rígido que o Apache Velocity e outros motores de gabaritos. Retorna exceções de ponteiro nulo (</w:t>
      </w:r>
      <w:proofErr w:type="spellStart"/>
      <w:r w:rsidR="00131502">
        <w:t>null</w:t>
      </w:r>
      <w:proofErr w:type="spellEnd"/>
      <w:r w:rsidR="00131502">
        <w:t xml:space="preserve"> pointer </w:t>
      </w:r>
      <w:proofErr w:type="spellStart"/>
      <w:r w:rsidR="00131502">
        <w:t>exceptions</w:t>
      </w:r>
      <w:proofErr w:type="spellEnd"/>
      <w:r w:rsidR="00131502">
        <w:t>) se encontra uma propriedade inexistente ao processar o gabarito, é bastante robusto nas funcionalidades de macro e fornece mais recurso aos desenvolvedores da camada de apresentação do que o Apache Velocity, como operações avançadas com datas e horas. O custo destas vantagens é que a curva de aprendizado do Apache Freemarker é maior, se comparada ao Velocity e outros motores de gabaritos</w:t>
      </w:r>
      <w:r w:rsidR="00C53725">
        <w:t xml:space="preserve"> </w:t>
      </w:r>
      <w:r w:rsidR="00C53725">
        <w:fldChar w:fldCharType="begin" w:fldLock="1"/>
      </w:r>
      <w:r w:rsidR="002E16A8">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fldChar w:fldCharType="separate"/>
      </w:r>
      <w:r w:rsidR="00C53725" w:rsidRPr="00C53725">
        <w:rPr>
          <w:noProof/>
        </w:rPr>
        <w:t>(BERGEN, 2007)</w:t>
      </w:r>
      <w:r w:rsidR="00C53725">
        <w:fldChar w:fldCharType="end"/>
      </w:r>
      <w:r w:rsidR="00131502">
        <w:t>.</w:t>
      </w:r>
    </w:p>
    <w:p w:rsidR="0000086B" w:rsidRDefault="0000086B" w:rsidP="0000086B">
      <w:pPr>
        <w:pStyle w:val="Ttulo3"/>
      </w:pPr>
      <w:bookmarkStart w:id="89" w:name="_Toc33549443"/>
      <w:r>
        <w:lastRenderedPageBreak/>
        <w:t>2.3.3 Critérios usados na avaliação dos motores de gabaritos pesquisados</w:t>
      </w:r>
      <w:bookmarkEnd w:id="89"/>
    </w:p>
    <w:p w:rsidR="0000086B" w:rsidRDefault="0000086B" w:rsidP="0000086B">
      <w:r>
        <w:tab/>
        <w:t>Para que fosse possível decidir tecnicamente qual o motor de gabaritos seria utilizado no projeto objeto deste trabalho de conclusão de curso, foram avaliadas as características descritas na tabela 3. Os dados foram obtidos em uma pesquisa na ferramenta de busca google.com, e em alguns artigos encontrados ao longo do período de levantamento bibliográfico.</w:t>
      </w:r>
    </w:p>
    <w:p w:rsidR="0000086B" w:rsidRDefault="0000086B" w:rsidP="0000086B"/>
    <w:p w:rsidR="0000086B" w:rsidRDefault="0000086B" w:rsidP="00AC5651">
      <w:pPr>
        <w:jc w:val="center"/>
        <w:rPr>
          <w:b/>
          <w:sz w:val="20"/>
          <w:szCs w:val="20"/>
        </w:rPr>
      </w:pPr>
      <w:r w:rsidRPr="0000086B">
        <w:rPr>
          <w:b/>
          <w:sz w:val="20"/>
          <w:szCs w:val="20"/>
        </w:rPr>
        <w:t>Tabela 3</w:t>
      </w:r>
      <w:proofErr w:type="gramStart"/>
      <w:r w:rsidRPr="0000086B">
        <w:rPr>
          <w:b/>
          <w:sz w:val="20"/>
          <w:szCs w:val="20"/>
        </w:rPr>
        <w:t xml:space="preserve">  </w:t>
      </w:r>
      <w:proofErr w:type="gramEnd"/>
      <w:r w:rsidRPr="0000086B">
        <w:rPr>
          <w:b/>
          <w:sz w:val="20"/>
          <w:szCs w:val="20"/>
        </w:rPr>
        <w:t>- Comparativo Apache Velocity X Apache Freemarker</w:t>
      </w:r>
    </w:p>
    <w:tbl>
      <w:tblPr>
        <w:tblStyle w:val="Tabelacomgrade"/>
        <w:tblW w:w="0" w:type="auto"/>
        <w:tblLook w:val="04A0" w:firstRow="1" w:lastRow="0" w:firstColumn="1" w:lastColumn="0" w:noHBand="0" w:noVBand="1"/>
      </w:tblPr>
      <w:tblGrid>
        <w:gridCol w:w="5495"/>
        <w:gridCol w:w="1701"/>
        <w:gridCol w:w="2015"/>
      </w:tblGrid>
      <w:tr w:rsidR="00A3712E" w:rsidTr="002E16A8">
        <w:tc>
          <w:tcPr>
            <w:tcW w:w="5495" w:type="dxa"/>
          </w:tcPr>
          <w:p w:rsidR="00A3712E" w:rsidRPr="00A3712E" w:rsidRDefault="00A3712E" w:rsidP="00A3712E">
            <w:pPr>
              <w:jc w:val="center"/>
              <w:rPr>
                <w:b/>
                <w:sz w:val="20"/>
                <w:szCs w:val="20"/>
              </w:rPr>
            </w:pPr>
            <w:r w:rsidRPr="00A3712E">
              <w:rPr>
                <w:b/>
                <w:sz w:val="20"/>
                <w:szCs w:val="20"/>
              </w:rPr>
              <w:t>ITEM</w:t>
            </w:r>
          </w:p>
        </w:tc>
        <w:tc>
          <w:tcPr>
            <w:tcW w:w="1701" w:type="dxa"/>
          </w:tcPr>
          <w:p w:rsidR="00A3712E" w:rsidRPr="00A3712E" w:rsidRDefault="00A3712E" w:rsidP="00A3712E">
            <w:pPr>
              <w:jc w:val="center"/>
              <w:rPr>
                <w:b/>
                <w:sz w:val="20"/>
                <w:szCs w:val="20"/>
              </w:rPr>
            </w:pPr>
            <w:r w:rsidRPr="00A3712E">
              <w:rPr>
                <w:b/>
                <w:sz w:val="20"/>
                <w:szCs w:val="20"/>
              </w:rPr>
              <w:t>Velocity</w:t>
            </w:r>
          </w:p>
        </w:tc>
        <w:tc>
          <w:tcPr>
            <w:tcW w:w="2015" w:type="dxa"/>
          </w:tcPr>
          <w:p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Pr="00AC5651" w:rsidRDefault="00CD7BF6" w:rsidP="00AC5651">
      <w:pPr>
        <w:jc w:val="center"/>
        <w:rPr>
          <w:sz w:val="20"/>
          <w:szCs w:val="20"/>
        </w:rPr>
      </w:pPr>
      <w:r w:rsidRPr="00AC5651">
        <w:rPr>
          <w:sz w:val="20"/>
          <w:szCs w:val="20"/>
        </w:rPr>
        <w:t>Fonte: Elaborada pelo autor</w:t>
      </w:r>
      <w:r w:rsidR="00042B73" w:rsidRPr="00AC5651">
        <w:rPr>
          <w:sz w:val="20"/>
          <w:szCs w:val="20"/>
        </w:rPr>
        <w:t>.</w:t>
      </w:r>
    </w:p>
    <w:p w:rsidR="0000086B" w:rsidRDefault="0000086B" w:rsidP="0000086B"/>
    <w:p w:rsidR="002417AC" w:rsidRDefault="002417AC" w:rsidP="0000086B">
      <w:r>
        <w:tab/>
        <w:t xml:space="preserve">A seleção se deu </w:t>
      </w:r>
      <w:r w:rsidR="00DA6F8E">
        <w:t xml:space="preserve">pela identificação de que o projeto Apache Freemarker se encontrava mais ativo nos últimos dois anos à data da pesquisa. As comparações de desempenho e a popularidade maior num repositório do gerenciador de dependências Apache Maven foram também cruciais para a decisão de empregar o Apache Freemarker no projeto objeto do presente trabalho. </w:t>
      </w:r>
    </w:p>
    <w:p w:rsidR="00DA6F8E" w:rsidRDefault="00DA6F8E" w:rsidP="0000086B"/>
    <w:p w:rsidR="00DA6F8E" w:rsidRDefault="0060434F" w:rsidP="00DA6F8E">
      <w:pPr>
        <w:pStyle w:val="Ttulo2"/>
        <w:rPr>
          <w:b w:val="0"/>
        </w:rPr>
      </w:pPr>
      <w:bookmarkStart w:id="90" w:name="_Toc33549444"/>
      <w:proofErr w:type="gramStart"/>
      <w:r>
        <w:t>2.2 Apache</w:t>
      </w:r>
      <w:proofErr w:type="gramEnd"/>
      <w:r w:rsidR="00DA6F8E">
        <w:t xml:space="preserve"> Maven</w:t>
      </w:r>
      <w:bookmarkEnd w:id="90"/>
    </w:p>
    <w:p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AD5973">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AD5973" w:rsidRPr="00AD5973">
        <w:rPr>
          <w:noProof/>
        </w:rPr>
        <w:t>(WIKIPEDIA.ORG, 2019b)</w:t>
      </w:r>
      <w:r w:rsidR="00AD5973">
        <w:fldChar w:fldCharType="end"/>
      </w:r>
      <w:r w:rsidR="00AD5973">
        <w:t xml:space="preserve">. É uma ferramenta de gerenciamento e </w:t>
      </w:r>
      <w:r w:rsidR="00AD5973">
        <w:lastRenderedPageBreak/>
        <w:t xml:space="preserve">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Maven pode gerenciar a documentação, relatórios e compilação a partir de uma peça central de </w:t>
      </w:r>
      <w:r w:rsidR="000C5D1C">
        <w:t xml:space="preserve">informação </w:t>
      </w:r>
      <w:r w:rsidR="000C5D1C">
        <w:fldChar w:fldCharType="begin" w:fldLock="1"/>
      </w:r>
      <w:r w:rsidR="000C5D1C">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0C5D1C" w:rsidRPr="000C5D1C">
        <w:rPr>
          <w:noProof/>
        </w:rPr>
        <w:t>(APACHE.ORG, 2019d)</w:t>
      </w:r>
      <w:r w:rsidR="000C5D1C">
        <w:fldChar w:fldCharType="end"/>
      </w:r>
      <w:r w:rsidR="000C5D1C">
        <w:t>.</w:t>
      </w:r>
    </w:p>
    <w:p w:rsidR="000C5D1C" w:rsidRDefault="000C5D1C" w:rsidP="00DA6F8E">
      <w:r>
        <w:tab/>
        <w:t xml:space="preserve">O Maven tem como objetivos principais </w:t>
      </w:r>
      <w:r>
        <w:fldChar w:fldCharType="begin" w:fldLock="1"/>
      </w:r>
      <w:r w:rsidR="002763A7">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Pr="000C5D1C">
        <w:rPr>
          <w:noProof/>
        </w:rPr>
        <w:t>(APACHE.ORG, 2019d)</w:t>
      </w:r>
      <w:r>
        <w:fldChar w:fldCharType="end"/>
      </w:r>
      <w:r>
        <w:t>:</w:t>
      </w:r>
    </w:p>
    <w:p w:rsidR="000C5D1C" w:rsidRDefault="000C5D1C" w:rsidP="000C5D1C">
      <w:pPr>
        <w:pStyle w:val="PargrafodaLista"/>
        <w:numPr>
          <w:ilvl w:val="0"/>
          <w:numId w:val="23"/>
        </w:numPr>
        <w:ind w:left="1134"/>
      </w:pPr>
      <w:r>
        <w:t>Facilitar o processo de con</w:t>
      </w:r>
      <w:r w:rsidR="005B702A">
        <w:t>s</w:t>
      </w:r>
      <w:r>
        <w:t>trução e compilação;</w:t>
      </w:r>
    </w:p>
    <w:p w:rsidR="000C5D1C" w:rsidRDefault="000C5D1C" w:rsidP="000C5D1C">
      <w:pPr>
        <w:pStyle w:val="PargrafodaLista"/>
        <w:numPr>
          <w:ilvl w:val="0"/>
          <w:numId w:val="23"/>
        </w:numPr>
        <w:ind w:left="1134"/>
      </w:pPr>
      <w:r>
        <w:t>Prover um sistema uniforme de construção;</w:t>
      </w:r>
    </w:p>
    <w:p w:rsidR="000C5D1C" w:rsidRDefault="000C5D1C" w:rsidP="000C5D1C">
      <w:pPr>
        <w:pStyle w:val="PargrafodaLista"/>
        <w:numPr>
          <w:ilvl w:val="0"/>
          <w:numId w:val="23"/>
        </w:numPr>
        <w:ind w:left="1134"/>
      </w:pPr>
      <w:r>
        <w:t>Prover informação do projeto com qualidade;</w:t>
      </w:r>
    </w:p>
    <w:p w:rsidR="000C5D1C" w:rsidRDefault="000C5D1C" w:rsidP="000C5D1C">
      <w:pPr>
        <w:pStyle w:val="PargrafodaLista"/>
        <w:numPr>
          <w:ilvl w:val="0"/>
          <w:numId w:val="23"/>
        </w:numPr>
        <w:ind w:left="1134"/>
      </w:pPr>
      <w:r>
        <w:t>Prover diretivas para melhores práticas de desenvolvimento;</w:t>
      </w:r>
    </w:p>
    <w:p w:rsidR="000C5D1C" w:rsidRDefault="000C5D1C" w:rsidP="000C5D1C">
      <w:pPr>
        <w:pStyle w:val="PargrafodaLista"/>
        <w:numPr>
          <w:ilvl w:val="0"/>
          <w:numId w:val="23"/>
        </w:numPr>
        <w:ind w:left="1134"/>
      </w:pPr>
      <w:r>
        <w:t>Garantir a migração transparente de novas funcionalidades.</w:t>
      </w:r>
    </w:p>
    <w:p w:rsidR="00DA6F8E" w:rsidRDefault="00DA6F8E" w:rsidP="00DA6F8E"/>
    <w:p w:rsidR="000C5D1C" w:rsidRDefault="000C5D1C" w:rsidP="00DA6F8E">
      <w:r>
        <w:t xml:space="preserve">O Modelo de Projeto de Objeto é armazenado em um arquivo XML denominado </w:t>
      </w:r>
      <w:proofErr w:type="gramStart"/>
      <w:r>
        <w:t>pom.</w:t>
      </w:r>
      <w:proofErr w:type="gramEnd"/>
      <w:r>
        <w:t>xml</w:t>
      </w:r>
      <w:r w:rsidR="002763A7">
        <w:t>. A Figura 3 mostra um exemplo da estrutura mínima do POM.</w:t>
      </w:r>
    </w:p>
    <w:p w:rsidR="002763A7" w:rsidRDefault="002763A7" w:rsidP="00DA6F8E"/>
    <w:p w:rsidR="002763A7" w:rsidRDefault="002763A7" w:rsidP="001B734C">
      <w:pPr>
        <w:jc w:val="center"/>
        <w:rPr>
          <w:b/>
          <w:sz w:val="20"/>
          <w:szCs w:val="20"/>
        </w:rPr>
      </w:pPr>
      <w:r>
        <w:rPr>
          <w:b/>
          <w:sz w:val="20"/>
          <w:szCs w:val="20"/>
        </w:rPr>
        <w:t xml:space="preserve">Figura 3 – Exemplo de configuração do arquivo </w:t>
      </w:r>
      <w:proofErr w:type="gramStart"/>
      <w:r>
        <w:rPr>
          <w:b/>
          <w:sz w:val="20"/>
          <w:szCs w:val="20"/>
        </w:rPr>
        <w:t>pom.</w:t>
      </w:r>
      <w:proofErr w:type="gramEnd"/>
      <w:r>
        <w:rPr>
          <w:b/>
          <w:sz w:val="20"/>
          <w:szCs w:val="20"/>
        </w:rPr>
        <w:t>xml</w:t>
      </w:r>
    </w:p>
    <w:p w:rsidR="002763A7" w:rsidRDefault="005B702A" w:rsidP="002763A7">
      <w:pPr>
        <w:jc w:val="center"/>
        <w:rPr>
          <w:b/>
          <w:sz w:val="20"/>
          <w:szCs w:val="20"/>
        </w:rPr>
      </w:pPr>
      <w:r>
        <w:rPr>
          <w:b/>
          <w:noProof/>
          <w:sz w:val="20"/>
          <w:szCs w:val="20"/>
          <w:lang w:eastAsia="pt-BR"/>
        </w:rPr>
        <w:drawing>
          <wp:inline distT="0" distB="0" distL="0" distR="0" wp14:anchorId="50CF2004" wp14:editId="350C2BF2">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rsidR="002763A7" w:rsidRPr="001B734C" w:rsidRDefault="002763A7" w:rsidP="001B734C">
      <w:pPr>
        <w:jc w:val="center"/>
        <w:rPr>
          <w:sz w:val="20"/>
          <w:szCs w:val="20"/>
        </w:rPr>
      </w:pPr>
      <w:r w:rsidRPr="001B734C">
        <w:rPr>
          <w:sz w:val="20"/>
          <w:szCs w:val="20"/>
        </w:rPr>
        <w:t xml:space="preserve">Fonte: </w:t>
      </w:r>
      <w:r w:rsidRPr="001B734C">
        <w:rPr>
          <w:sz w:val="20"/>
          <w:szCs w:val="20"/>
        </w:rPr>
        <w:fldChar w:fldCharType="begin" w:fldLock="1"/>
      </w:r>
      <w:r w:rsidR="002F6905" w:rsidRPr="001B734C">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Pr="001B734C">
        <w:rPr>
          <w:sz w:val="20"/>
          <w:szCs w:val="20"/>
        </w:rPr>
        <w:fldChar w:fldCharType="separate"/>
      </w:r>
      <w:r w:rsidRPr="001B734C">
        <w:rPr>
          <w:noProof/>
          <w:sz w:val="20"/>
          <w:szCs w:val="20"/>
        </w:rPr>
        <w:t>(WIKIPEDIA.ORG, 2019b)</w:t>
      </w:r>
      <w:r w:rsidRPr="001B734C">
        <w:rPr>
          <w:sz w:val="20"/>
          <w:szCs w:val="20"/>
        </w:rPr>
        <w:fldChar w:fldCharType="end"/>
      </w:r>
    </w:p>
    <w:p w:rsidR="002876B1" w:rsidRDefault="002F6905" w:rsidP="00DA6F8E">
      <w:r>
        <w:tab/>
      </w:r>
    </w:p>
    <w:p w:rsidR="002763A7" w:rsidRDefault="002876B1" w:rsidP="00DA6F8E">
      <w:r>
        <w:tab/>
      </w:r>
      <w:r w:rsidR="002F6905">
        <w:t>Um projeto Maven tem uma estrutura padronizada de diretórios com as entradas como seguem demonstradas na Tabela 4.</w:t>
      </w:r>
    </w:p>
    <w:p w:rsidR="002F6905" w:rsidRDefault="002F6905" w:rsidP="00DA6F8E"/>
    <w:p w:rsidR="002F6905" w:rsidRDefault="002F6905">
      <w:pPr>
        <w:spacing w:after="160" w:line="240" w:lineRule="auto"/>
        <w:jc w:val="left"/>
        <w:rPr>
          <w:b/>
          <w:sz w:val="20"/>
          <w:szCs w:val="20"/>
        </w:rPr>
      </w:pPr>
      <w:r>
        <w:rPr>
          <w:b/>
          <w:sz w:val="20"/>
          <w:szCs w:val="20"/>
        </w:rPr>
        <w:br w:type="page"/>
      </w:r>
    </w:p>
    <w:p w:rsidR="005B702A" w:rsidRDefault="002F6905" w:rsidP="00026EB0">
      <w:pPr>
        <w:jc w:val="center"/>
        <w:rPr>
          <w:b/>
          <w:sz w:val="20"/>
          <w:szCs w:val="20"/>
        </w:rPr>
      </w:pPr>
      <w:r>
        <w:rPr>
          <w:b/>
          <w:sz w:val="20"/>
          <w:szCs w:val="20"/>
        </w:rPr>
        <w:lastRenderedPageBreak/>
        <w:t>Tabela 4</w:t>
      </w:r>
      <w:proofErr w:type="gramStart"/>
      <w:r>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Pr="00026EB0" w:rsidRDefault="002F6905" w:rsidP="00026EB0">
      <w:pPr>
        <w:jc w:val="center"/>
        <w:rPr>
          <w:sz w:val="20"/>
          <w:szCs w:val="20"/>
        </w:rPr>
      </w:pPr>
      <w:r w:rsidRPr="00026EB0">
        <w:rPr>
          <w:sz w:val="20"/>
          <w:szCs w:val="20"/>
        </w:rPr>
        <w:t xml:space="preserve">Fonte: </w:t>
      </w:r>
      <w:r w:rsidRPr="00026EB0">
        <w:rPr>
          <w:sz w:val="20"/>
          <w:szCs w:val="20"/>
        </w:rPr>
        <w:fldChar w:fldCharType="begin" w:fldLock="1"/>
      </w:r>
      <w:r w:rsidR="00424A87" w:rsidRPr="00026EB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Pr="00026EB0">
        <w:rPr>
          <w:sz w:val="20"/>
          <w:szCs w:val="20"/>
        </w:rPr>
        <w:fldChar w:fldCharType="separate"/>
      </w:r>
      <w:r w:rsidRPr="00026EB0">
        <w:rPr>
          <w:noProof/>
          <w:sz w:val="20"/>
          <w:szCs w:val="20"/>
        </w:rPr>
        <w:t>(WIKIPEDIA.ORG, 2019b)</w:t>
      </w:r>
      <w:r w:rsidRPr="00026EB0">
        <w:rPr>
          <w:sz w:val="20"/>
          <w:szCs w:val="20"/>
        </w:rPr>
        <w:fldChar w:fldCharType="end"/>
      </w:r>
    </w:p>
    <w:p w:rsidR="00A11350" w:rsidRDefault="00A11350" w:rsidP="00A11350"/>
    <w:p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 xml:space="preserve">&gt;. A Figura </w:t>
      </w:r>
      <w:r w:rsidR="009D260A">
        <w:t>4</w:t>
      </w:r>
      <w:r>
        <w:t xml:space="preserve"> demonstra uma declaração de dependência do Apache Freemarker.</w:t>
      </w:r>
    </w:p>
    <w:p w:rsidR="00A11350" w:rsidRDefault="00A11350" w:rsidP="00A11350"/>
    <w:p w:rsidR="00A11350" w:rsidRDefault="00A11350" w:rsidP="001B734C">
      <w:pPr>
        <w:jc w:val="center"/>
        <w:rPr>
          <w:b/>
          <w:sz w:val="20"/>
          <w:szCs w:val="20"/>
        </w:rPr>
      </w:pPr>
      <w:r>
        <w:rPr>
          <w:b/>
          <w:sz w:val="20"/>
          <w:szCs w:val="20"/>
        </w:rPr>
        <w:t xml:space="preserve">Figura </w:t>
      </w:r>
      <w:r w:rsidR="009D260A">
        <w:rPr>
          <w:b/>
          <w:sz w:val="20"/>
          <w:szCs w:val="20"/>
        </w:rPr>
        <w:t>4</w:t>
      </w:r>
      <w:r>
        <w:rPr>
          <w:b/>
          <w:sz w:val="20"/>
          <w:szCs w:val="20"/>
        </w:rPr>
        <w:t xml:space="preserve"> – Exemplo de uma declaração de dependência no </w:t>
      </w:r>
      <w:proofErr w:type="gramStart"/>
      <w:r>
        <w:rPr>
          <w:b/>
          <w:sz w:val="20"/>
          <w:szCs w:val="20"/>
        </w:rPr>
        <w:t>pom.</w:t>
      </w:r>
      <w:proofErr w:type="gramEnd"/>
      <w:r>
        <w:rPr>
          <w:b/>
          <w:sz w:val="20"/>
          <w:szCs w:val="20"/>
        </w:rPr>
        <w:t>xml</w:t>
      </w:r>
    </w:p>
    <w:p w:rsidR="00CF2581" w:rsidRDefault="00CF2581" w:rsidP="00CF2581">
      <w:pPr>
        <w:jc w:val="center"/>
        <w:rPr>
          <w:b/>
          <w:sz w:val="20"/>
          <w:szCs w:val="20"/>
        </w:rPr>
      </w:pPr>
      <w:r>
        <w:rPr>
          <w:b/>
          <w:noProof/>
          <w:sz w:val="20"/>
          <w:szCs w:val="20"/>
          <w:lang w:eastAsia="pt-BR"/>
        </w:rPr>
        <w:drawing>
          <wp:inline distT="0" distB="0" distL="0" distR="0" wp14:anchorId="2EFEAB5F" wp14:editId="7B0127C9">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AE36B3" w:rsidRDefault="00CF2581" w:rsidP="00AE36B3">
      <w:pPr>
        <w:jc w:val="center"/>
        <w:rPr>
          <w:sz w:val="20"/>
          <w:szCs w:val="20"/>
        </w:rPr>
      </w:pPr>
      <w:r w:rsidRPr="00AE36B3">
        <w:rPr>
          <w:sz w:val="20"/>
          <w:szCs w:val="20"/>
        </w:rPr>
        <w:t>Fonte: Elaborada pelo autor</w:t>
      </w:r>
    </w:p>
    <w:p w:rsidR="002F6905" w:rsidRDefault="002F6905" w:rsidP="00DA6F8E"/>
    <w:p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91" w:name="_Toc33549445"/>
      <w:r>
        <w:t xml:space="preserve">2.4 </w:t>
      </w:r>
      <w:proofErr w:type="gramStart"/>
      <w:r>
        <w:t>DC.</w:t>
      </w:r>
      <w:proofErr w:type="gramEnd"/>
      <w:r>
        <w:t>js</w:t>
      </w:r>
      <w:bookmarkEnd w:id="91"/>
    </w:p>
    <w:p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901045">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327101" w:rsidRPr="00327101">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rsidR="002876B1" w:rsidRDefault="002876B1" w:rsidP="002876B1">
      <w:pPr>
        <w:pStyle w:val="Ttulo3"/>
      </w:pPr>
      <w:bookmarkStart w:id="92" w:name="_Toc33549446"/>
      <w:r>
        <w:t xml:space="preserve">2.4.1 </w:t>
      </w:r>
      <w:proofErr w:type="gramStart"/>
      <w:r>
        <w:t>Crossfilter.</w:t>
      </w:r>
      <w:proofErr w:type="gramEnd"/>
      <w:r>
        <w:t>js</w:t>
      </w:r>
      <w:bookmarkEnd w:id="92"/>
    </w:p>
    <w:p w:rsidR="002876B1" w:rsidRDefault="00827038" w:rsidP="002876B1">
      <w:r>
        <w:tab/>
      </w:r>
      <w:proofErr w:type="gramStart"/>
      <w:r w:rsidR="00901045">
        <w:t>Crossfilter.</w:t>
      </w:r>
      <w:proofErr w:type="gramEnd"/>
      <w:r w:rsidR="00901045">
        <w:t xml:space="preserve">js é uma biblioteca Javascript para exploração de grandes  conjuntos de dados multivariados em um navegador web. Mesmo em conjuntos de dados com milhares de registros, suporta uma interação abaixo de 30 milissegundos com visualizações coordenadas </w:t>
      </w:r>
      <w:r w:rsidR="00901045">
        <w:fldChar w:fldCharType="begin" w:fldLock="1"/>
      </w:r>
      <w:r w:rsidR="00901045">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r w:rsidR="00901045">
        <w:fldChar w:fldCharType="begin" w:fldLock="1"/>
      </w:r>
      <w:r w:rsidR="007468AB">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w:t>
      </w:r>
      <w:r w:rsidR="007468AB">
        <w:t xml:space="preserve"> A </w:t>
      </w:r>
      <w:r w:rsidR="00901045">
        <w:t>biblioteca inicial, mantida pela SQUARE possui uma bifurcação mantida pela comunidade, a qual será utilizada na aplicação objeto do presente trabalho.</w:t>
      </w:r>
    </w:p>
    <w:p w:rsidR="002876B1" w:rsidRDefault="002876B1" w:rsidP="002876B1">
      <w:pPr>
        <w:pStyle w:val="Ttulo3"/>
      </w:pPr>
      <w:bookmarkStart w:id="93" w:name="_Toc33549447"/>
      <w:r>
        <w:t xml:space="preserve">2.4.2 </w:t>
      </w:r>
      <w:proofErr w:type="gramStart"/>
      <w:r>
        <w:t>D3.</w:t>
      </w:r>
      <w:proofErr w:type="gramEnd"/>
      <w:r>
        <w:t>js</w:t>
      </w:r>
      <w:bookmarkEnd w:id="93"/>
    </w:p>
    <w:p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r w:rsidR="007468AB">
        <w:fldChar w:fldCharType="begin" w:fldLock="1"/>
      </w:r>
      <w:r w:rsidR="00795D60">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instrText>
      </w:r>
      <w:r w:rsidR="007468AB">
        <w:fldChar w:fldCharType="separate"/>
      </w:r>
      <w:r w:rsidR="007468AB" w:rsidRPr="007468AB">
        <w:rPr>
          <w:noProof/>
        </w:rPr>
        <w:t xml:space="preserve">(BOSTOCK </w:t>
      </w:r>
      <w:r w:rsidR="007468AB" w:rsidRPr="007468AB">
        <w:rPr>
          <w:i/>
          <w:noProof/>
        </w:rPr>
        <w:t>et al.</w:t>
      </w:r>
      <w:r w:rsidR="007468AB" w:rsidRPr="007468AB">
        <w:rPr>
          <w:noProof/>
        </w:rPr>
        <w:t>, 2018)</w:t>
      </w:r>
      <w:r w:rsidR="007468AB">
        <w:fldChar w:fldCharType="end"/>
      </w:r>
      <w:r w:rsidR="007468AB">
        <w:t xml:space="preserve">. </w:t>
      </w:r>
      <w:proofErr w:type="gramStart"/>
      <w:r w:rsidR="007468AB">
        <w:t>D3.</w:t>
      </w:r>
      <w:proofErr w:type="gramEnd"/>
      <w:r w:rsidR="007468AB">
        <w:t>js é extremamente rápida e suporta grandes quantidades de dados e comportamentos dinâmicos que permitem interação e animação.</w:t>
      </w:r>
    </w:p>
    <w:p w:rsidR="002876B1" w:rsidRDefault="002876B1" w:rsidP="002876B1"/>
    <w:p w:rsidR="002876B1" w:rsidRDefault="002876B1" w:rsidP="002876B1">
      <w:pPr>
        <w:pStyle w:val="Ttulo2"/>
      </w:pPr>
      <w:bookmarkStart w:id="94" w:name="_Toc33549448"/>
      <w:r>
        <w:t>2.5 Outras bibliotecas utilizadas neste trabalho</w:t>
      </w:r>
      <w:bookmarkEnd w:id="94"/>
    </w:p>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2876B1">
      <w:pPr>
        <w:pStyle w:val="Ttulo3"/>
        <w:rPr>
          <w:rFonts w:eastAsiaTheme="minorHAnsi"/>
        </w:rPr>
      </w:pPr>
      <w:bookmarkStart w:id="95" w:name="_Toc33549449"/>
      <w:r>
        <w:rPr>
          <w:rFonts w:eastAsiaTheme="minorHAnsi"/>
        </w:rPr>
        <w:lastRenderedPageBreak/>
        <w:t>2.5.1 Apache Commons CSV</w:t>
      </w:r>
      <w:bookmarkEnd w:id="95"/>
    </w:p>
    <w:p w:rsidR="007468AB" w:rsidRPr="007468AB"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D20F53">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143CBD" w:rsidRPr="00143CBD">
        <w:rPr>
          <w:noProof/>
        </w:rPr>
        <w:t>(APACHE.ORG, 2019e)</w:t>
      </w:r>
      <w:r w:rsidR="00143CBD">
        <w:fldChar w:fldCharType="end"/>
      </w:r>
      <w:r w:rsidR="00143CBD">
        <w:t xml:space="preserve">. </w:t>
      </w:r>
      <w:r w:rsidR="00F12B0A">
        <w:t>A Commons CSV transforma os arquivos CSV em uma coleção iterável, permitindo o acesso e tratamento das informações, assim como a escrita de dados em arquivos formatados. No projeto objeto do trabalho a biblioteca foi útil para fazer a coleta das etiquetas dos atributos contidas na primeira linha do arquivo e também na iteração dos registros contidos para identificação de dados de tipo numérico.</w:t>
      </w:r>
    </w:p>
    <w:p w:rsidR="002876B1" w:rsidRDefault="002876B1" w:rsidP="002876B1">
      <w:pPr>
        <w:pStyle w:val="Ttulo3"/>
      </w:pPr>
      <w:bookmarkStart w:id="96" w:name="_Toc33549450"/>
      <w:r>
        <w:t>2.5.2 Apache Commons IO</w:t>
      </w:r>
      <w:bookmarkEnd w:id="96"/>
    </w:p>
    <w:p w:rsidR="00F12B0A" w:rsidRPr="00F12B0A"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 xml:space="preserve">É composta de classes utilitárias para tarefas comuns, classes de Entrada e Saída para </w:t>
      </w:r>
      <w:proofErr w:type="gramStart"/>
      <w:r w:rsidR="001F01BC">
        <w:t>implementação</w:t>
      </w:r>
      <w:proofErr w:type="gramEnd"/>
      <w:r w:rsidR="001F01BC">
        <w:t xml:space="preserve"> de fluxos de dados, Filtros para arquivos, comparadores e monitores de eventos. No projeto objeto do presente trabalho, foi utilizada para facilitar a </w:t>
      </w:r>
      <w:proofErr w:type="gramStart"/>
      <w:r w:rsidR="001F01BC">
        <w:t>implementação</w:t>
      </w:r>
      <w:proofErr w:type="gramEnd"/>
      <w:r w:rsidR="001F01BC">
        <w:t xml:space="preserve"> da rotina de cópia dos arquivos comuns para o diretório de saída do dashboard do usuário.</w:t>
      </w:r>
    </w:p>
    <w:p w:rsidR="002876B1" w:rsidRDefault="002876B1" w:rsidP="002876B1">
      <w:pPr>
        <w:pStyle w:val="Ttulo3"/>
      </w:pPr>
      <w:bookmarkStart w:id="97" w:name="_Toc33549451"/>
      <w:r>
        <w:t xml:space="preserve">2.5.3 </w:t>
      </w:r>
      <w:proofErr w:type="spellStart"/>
      <w:r>
        <w:t>Zeroturnaround</w:t>
      </w:r>
      <w:proofErr w:type="spellEnd"/>
      <w:r>
        <w:t xml:space="preserve"> ZT-ZIP</w:t>
      </w:r>
      <w:bookmarkEnd w:id="97"/>
    </w:p>
    <w:p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D20F5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w:t>
      </w:r>
      <w:proofErr w:type="gramStart"/>
      <w:r>
        <w:t xml:space="preserve">  </w:t>
      </w:r>
      <w:proofErr w:type="gramEnd"/>
      <w:r>
        <w:t>arquivos no formato ZIP.</w:t>
      </w:r>
      <w:r w:rsidR="00D20F53">
        <w:t xml:space="preserve"> É compatível com o Java a partir da versão 1.5 </w:t>
      </w:r>
      <w:r w:rsidR="00D20F53">
        <w:fldChar w:fldCharType="begin" w:fldLock="1"/>
      </w:r>
      <w:r w:rsidR="00D85C3F">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w:t>
      </w:r>
      <w:r>
        <w:t xml:space="preserve"> </w:t>
      </w:r>
    </w:p>
    <w:p w:rsidR="00D20F53" w:rsidRDefault="00D20F53" w:rsidP="001F01BC"/>
    <w:p w:rsidR="002876B1" w:rsidRDefault="002876B1" w:rsidP="002876B1">
      <w:pPr>
        <w:pStyle w:val="Ttulo2"/>
      </w:pPr>
      <w:bookmarkStart w:id="98" w:name="_Toc33549452"/>
      <w:r>
        <w:t xml:space="preserve">2.6 </w:t>
      </w:r>
      <w:proofErr w:type="gramStart"/>
      <w:r>
        <w:t>JavaFX</w:t>
      </w:r>
      <w:proofErr w:type="gramEnd"/>
      <w:r>
        <w:t xml:space="preserve"> 8</w:t>
      </w:r>
      <w:bookmarkEnd w:id="98"/>
    </w:p>
    <w:p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D85C3F">
        <w:fldChar w:fldCharType="begin" w:fldLock="1"/>
      </w:r>
      <w:r w:rsidR="00330CF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D85C3F" w:rsidRPr="00D85C3F">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DC3C5A">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330CFA" w:rsidRPr="00330CFA">
        <w:rPr>
          <w:noProof/>
        </w:rPr>
        <w:t>(ORACLE, 2019)</w:t>
      </w:r>
      <w:r w:rsidR="00330CFA">
        <w:fldChar w:fldCharType="end"/>
      </w:r>
      <w:r w:rsidR="00465636">
        <w:t>.</w:t>
      </w:r>
    </w:p>
    <w:p w:rsidR="00851E20" w:rsidRDefault="00465636" w:rsidP="00923F2D">
      <w:r>
        <w:lastRenderedPageBreak/>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t>premium</w:t>
      </w:r>
      <w:proofErr w:type="spellEnd"/>
      <w:r w:rsidR="00495924">
        <w:t xml:space="preserve"> ao JavaFX 8 até Março de 2022</w:t>
      </w:r>
      <w:r w:rsidR="00DC3C5A">
        <w:t xml:space="preserve"> </w:t>
      </w:r>
      <w:r w:rsidR="00DC3C5A">
        <w:fldChar w:fldCharType="begin" w:fldLock="1"/>
      </w:r>
      <w:r w:rsidR="00DC3C5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DC3C5A" w:rsidRPr="00DC3C5A">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495924">
        <w:t>(Versão 8u241)</w:t>
      </w:r>
      <w:r>
        <w:t xml:space="preserve"> </w:t>
      </w:r>
      <w:r w:rsidR="00DC3C5A">
        <w:t>.</w:t>
      </w:r>
    </w:p>
    <w:p w:rsidR="00DA6F8E" w:rsidRDefault="00DA6F8E" w:rsidP="00DA6F8E">
      <w:r>
        <w:tab/>
      </w:r>
      <w:r w:rsidR="00E354FD">
        <w:t xml:space="preserve">Aplicações em </w:t>
      </w:r>
      <w:proofErr w:type="gramStart"/>
      <w:r w:rsidR="00E354FD">
        <w:t>JavaFX</w:t>
      </w:r>
      <w:proofErr w:type="gramEnd"/>
      <w:r w:rsidR="00E354FD">
        <w:t xml:space="preserve"> seguem o conceito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(Desenvolva uma vez, execute em qualquer lugar, tradução nossa).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 intermediário. </w:t>
      </w:r>
    </w:p>
    <w:p w:rsidR="00DC3C5A" w:rsidRDefault="00DC3C5A" w:rsidP="00DA6F8E">
      <w:r>
        <w:tab/>
        <w:t xml:space="preserve">Por ser desenvolvido como uma API Java, Uma 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DC3C5A">
        <w:rPr>
          <w:noProof/>
        </w:rPr>
        <w:t>(ORACLE, 2019)</w:t>
      </w:r>
      <w:r>
        <w:fldChar w:fldCharType="end"/>
      </w:r>
      <w:r>
        <w:t xml:space="preserve">. </w:t>
      </w:r>
    </w:p>
    <w:p w:rsidR="00DC3C5A" w:rsidRDefault="00DC3C5A" w:rsidP="00DA6F8E">
      <w:r>
        <w:tab/>
        <w:t xml:space="preserve">As </w:t>
      </w:r>
      <w:proofErr w:type="spellStart"/>
      <w:r>
        <w:t>GUIs</w:t>
      </w:r>
      <w:proofErr w:type="spellEnd"/>
      <w:r>
        <w:t xml:space="preserve">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9F5D69" w:rsidRPr="009F5D69">
        <w:rPr>
          <w:noProof/>
        </w:rPr>
        <w:t>(ORACLE, 2019)</w:t>
      </w:r>
      <w:r w:rsidR="009F5D69">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4C19CF">
        <w:t>What</w:t>
      </w:r>
      <w:proofErr w:type="spellEnd"/>
      <w:r w:rsidR="004C19CF">
        <w:t xml:space="preserve"> </w:t>
      </w:r>
      <w:proofErr w:type="spellStart"/>
      <w:r w:rsidR="004C19CF">
        <w:t>you</w:t>
      </w:r>
      <w:proofErr w:type="spellEnd"/>
      <w:r w:rsidR="004C19CF">
        <w:t xml:space="preserve"> </w:t>
      </w:r>
      <w:proofErr w:type="spellStart"/>
      <w:r w:rsidR="004C19CF">
        <w:t>see</w:t>
      </w:r>
      <w:proofErr w:type="spellEnd"/>
      <w:r w:rsidR="004C19CF">
        <w:t xml:space="preserve"> </w:t>
      </w:r>
      <w:proofErr w:type="spellStart"/>
      <w:r w:rsidR="004C19CF">
        <w:t>is</w:t>
      </w:r>
      <w:proofErr w:type="spellEnd"/>
      <w:r w:rsidR="004C19CF">
        <w:t xml:space="preserve"> </w:t>
      </w:r>
      <w:proofErr w:type="spellStart"/>
      <w:r w:rsidR="004C19CF">
        <w:t>what</w:t>
      </w:r>
      <w:proofErr w:type="spellEnd"/>
      <w:r w:rsidR="004C19CF">
        <w:t xml:space="preserve"> </w:t>
      </w:r>
      <w:proofErr w:type="spellStart"/>
      <w:r w:rsidR="004C19CF">
        <w:t>you</w:t>
      </w:r>
      <w:proofErr w:type="spellEnd"/>
      <w:r w:rsidR="004C19CF">
        <w:t xml:space="preserve"> </w:t>
      </w:r>
      <w:proofErr w:type="spellStart"/>
      <w:r w:rsidR="004C19CF">
        <w:t>get</w:t>
      </w:r>
      <w:proofErr w:type="spellEnd"/>
      <w:r w:rsidR="004C19CF">
        <w:t>, O que você vê é o que obtém, tradução nossa) com funcionalidades de arrastar e soltar e facilidades para parametrização das telas de forma visual, gerando como saída o arquivo FXML.</w:t>
      </w:r>
      <w:r w:rsidR="009F5D69">
        <w:t xml:space="preserve"> O Scene Builder está disponível como </w:t>
      </w:r>
      <w:proofErr w:type="spellStart"/>
      <w:r w:rsidR="009F5D69">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FC2595">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2019f; JETBRAINS, 2020)","plainTextFormattedCitation":"(APACHE.ORG, 2019f; JETBRAINS, 2020)","previouslyFormattedCitation":"(APACHE.ORG, 2019f; JETBRAINS, 2020)"},"properties":{"noteIndex":0},"schema":"https://github.com/citation-style-language/schema/raw/master/csl-citation.json"}</w:instrText>
      </w:r>
      <w:r w:rsidR="009F5D69">
        <w:fldChar w:fldCharType="separate"/>
      </w:r>
      <w:r w:rsidR="009F5D69" w:rsidRPr="009F5D69">
        <w:rPr>
          <w:noProof/>
        </w:rPr>
        <w:t>(APACHE.ORG, 2019f; JETBRAINS, 2020)</w:t>
      </w:r>
      <w:r w:rsidR="009F5D69">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tab/>
        <w:t xml:space="preserve">A figura </w:t>
      </w:r>
      <w:r w:rsidR="0060323D">
        <w:t>5</w:t>
      </w:r>
      <w:r>
        <w:t xml:space="preserve"> demonstra uma reprodução de tela do </w:t>
      </w:r>
      <w:proofErr w:type="gramStart"/>
      <w:r>
        <w:t>IntelliJ</w:t>
      </w:r>
      <w:proofErr w:type="gramEnd"/>
      <w:r>
        <w:t xml:space="preserve"> Idea com o </w:t>
      </w:r>
      <w:proofErr w:type="spellStart"/>
      <w:r>
        <w:t>plugin</w:t>
      </w:r>
      <w:proofErr w:type="spellEnd"/>
      <w:r>
        <w:t xml:space="preserve"> JavaFX Scene Builder.</w:t>
      </w:r>
    </w:p>
    <w:p w:rsidR="009F5D69" w:rsidRDefault="009F5D69" w:rsidP="0044700A">
      <w:pPr>
        <w:jc w:val="center"/>
        <w:rPr>
          <w:b/>
          <w:sz w:val="20"/>
          <w:szCs w:val="20"/>
        </w:rPr>
      </w:pPr>
      <w:r>
        <w:rPr>
          <w:b/>
          <w:sz w:val="20"/>
          <w:szCs w:val="20"/>
        </w:rPr>
        <w:lastRenderedPageBreak/>
        <w:t xml:space="preserve">Figura </w:t>
      </w:r>
      <w:r w:rsidR="0060323D">
        <w:rPr>
          <w:b/>
          <w:sz w:val="20"/>
          <w:szCs w:val="20"/>
        </w:rPr>
        <w:t>5</w:t>
      </w:r>
      <w:r>
        <w:rPr>
          <w:b/>
          <w:sz w:val="20"/>
          <w:szCs w:val="20"/>
        </w:rPr>
        <w:t xml:space="preserve">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rsidR="009F5D69" w:rsidRPr="009F5D69" w:rsidRDefault="009F5D69" w:rsidP="00DA6F8E">
      <w:pPr>
        <w:rPr>
          <w:sz w:val="20"/>
          <w:szCs w:val="20"/>
        </w:rPr>
      </w:pPr>
      <w:r>
        <w:rPr>
          <w:noProof/>
          <w:lang w:eastAsia="pt-BR"/>
        </w:rPr>
        <w:drawing>
          <wp:inline distT="0" distB="0" distL="0" distR="0" wp14:anchorId="766046C6" wp14:editId="66880467">
            <wp:extent cx="5612130" cy="299085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990850"/>
                    </a:xfrm>
                    <a:prstGeom prst="rect">
                      <a:avLst/>
                    </a:prstGeom>
                  </pic:spPr>
                </pic:pic>
              </a:graphicData>
            </a:graphic>
          </wp:inline>
        </w:drawing>
      </w:r>
    </w:p>
    <w:p w:rsidR="00164AF7" w:rsidRPr="0044700A" w:rsidRDefault="009F5D69" w:rsidP="0044700A">
      <w:pPr>
        <w:jc w:val="center"/>
        <w:rPr>
          <w:sz w:val="20"/>
          <w:szCs w:val="20"/>
        </w:rPr>
      </w:pPr>
      <w:r w:rsidRPr="0044700A">
        <w:rPr>
          <w:sz w:val="20"/>
          <w:szCs w:val="20"/>
        </w:rPr>
        <w:t>Fonte: Elaborada pelo Autor</w:t>
      </w:r>
    </w:p>
    <w:p w:rsidR="00164AF7" w:rsidRPr="00164AF7" w:rsidRDefault="00164AF7" w:rsidP="003C41E0">
      <w:pPr>
        <w:rPr>
          <w:b/>
          <w:sz w:val="20"/>
          <w:szCs w:val="20"/>
        </w:rPr>
      </w:pPr>
    </w:p>
    <w:p w:rsidR="003C41E0" w:rsidRDefault="003C41E0" w:rsidP="003C41E0">
      <w:r>
        <w:tab/>
      </w:r>
      <w:r w:rsidR="007D5306">
        <w:t xml:space="preserve">O </w:t>
      </w:r>
      <w:proofErr w:type="gramStart"/>
      <w:r w:rsidR="007D5306">
        <w:t>JavaFX</w:t>
      </w:r>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C529DF">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FC2595" w:rsidRPr="00FC2595">
        <w:rPr>
          <w:noProof/>
        </w:rPr>
        <w:t>(WIKIPEDIA.ORG, 2019c)</w:t>
      </w:r>
      <w:r w:rsidR="00FC2595">
        <w:fldChar w:fldCharType="end"/>
      </w:r>
      <w:r w:rsidR="00FC2595">
        <w:t>. É também muito utilizado para desenvolvimento de jogos em Java.</w:t>
      </w:r>
    </w:p>
    <w:p w:rsidR="00FC2595" w:rsidRDefault="00FC2595" w:rsidP="003C41E0"/>
    <w:p w:rsidR="0052361D" w:rsidRDefault="006109F9" w:rsidP="00EC280C">
      <w:pPr>
        <w:pStyle w:val="Ttulo1"/>
      </w:pPr>
      <w:bookmarkStart w:id="99" w:name="_Toc33549453"/>
      <w:proofErr w:type="gramStart"/>
      <w:r>
        <w:t>3</w:t>
      </w:r>
      <w:proofErr w:type="gramEnd"/>
      <w:r>
        <w:t xml:space="preserve"> SOLUÇÕES CORRELATAS</w:t>
      </w:r>
      <w:bookmarkEnd w:id="99"/>
    </w:p>
    <w:p w:rsidR="00EC280C" w:rsidRDefault="003A2814" w:rsidP="00EC280C">
      <w:r>
        <w:tab/>
        <w:t>Este capítulo faz uma breve apresentação de soluções disponíveis para geração de Dashboards</w:t>
      </w:r>
      <w:r w:rsidR="007149CE">
        <w:t xml:space="preserve"> no mercado à época da pesquisa realizada para elaboração deste trabalho de conclusão de curso.</w:t>
      </w:r>
    </w:p>
    <w:p w:rsidR="007149CE" w:rsidRDefault="007149CE" w:rsidP="00EC280C"/>
    <w:p w:rsidR="007149CE" w:rsidRDefault="007149CE" w:rsidP="007149CE">
      <w:pPr>
        <w:pStyle w:val="Ttulo2"/>
      </w:pPr>
      <w:bookmarkStart w:id="100" w:name="_Toc33549454"/>
      <w:r>
        <w:t>3.</w:t>
      </w:r>
      <w:r w:rsidR="00384ECB">
        <w:t>1</w:t>
      </w:r>
      <w:r>
        <w:t xml:space="preserve"> Qlik Sense</w:t>
      </w:r>
      <w:bookmarkEnd w:id="100"/>
    </w:p>
    <w:p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E067C7">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Pr="007149CE">
        <w:rPr>
          <w:noProof/>
        </w:rPr>
        <w:t>(ACADEMIAIN, 2019)</w:t>
      </w:r>
      <w:r>
        <w:fldChar w:fldCharType="end"/>
      </w:r>
      <w:r>
        <w:t>.</w:t>
      </w:r>
      <w:r w:rsidR="00953475">
        <w:t xml:space="preserve"> Pode ser alimentado por diversas fontes de dados para gerar dashboards intuitivos</w:t>
      </w:r>
      <w:r w:rsidR="00E067C7">
        <w:t>. Possui uma versão gratuita que permite uma análise bastante rica de conjuntos de dados</w:t>
      </w:r>
      <w:r w:rsidR="00E067C7">
        <w:fldChar w:fldCharType="begin" w:fldLock="1"/>
      </w:r>
      <w:r w:rsidR="007D0F7C">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E067C7" w:rsidRPr="00E067C7">
        <w:rPr>
          <w:noProof/>
        </w:rPr>
        <w:t>(QLIK, 2019)</w:t>
      </w:r>
      <w:r w:rsidR="00E067C7">
        <w:fldChar w:fldCharType="end"/>
      </w:r>
      <w:r w:rsidR="00E067C7">
        <w:t>.</w:t>
      </w:r>
    </w:p>
    <w:p w:rsidR="00E067C7" w:rsidRDefault="00E067C7" w:rsidP="007149CE">
      <w:r>
        <w:tab/>
      </w:r>
      <w:r w:rsidR="007D0F7C">
        <w:t xml:space="preserve">Traz como benefícios relevantes </w:t>
      </w:r>
      <w:r w:rsidR="007D0F7C">
        <w:fldChar w:fldCharType="begin" w:fldLock="1"/>
      </w:r>
      <w:r w:rsidR="009C381E">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7D0F7C" w:rsidRPr="007D0F7C">
        <w:rPr>
          <w:noProof/>
        </w:rPr>
        <w:t>(ACADEMIAIN, 2019)</w:t>
      </w:r>
      <w:r w:rsidR="007D0F7C">
        <w:fldChar w:fldCharType="end"/>
      </w:r>
      <w:r w:rsidR="007D0F7C">
        <w:t>:</w:t>
      </w:r>
    </w:p>
    <w:p w:rsidR="007D0F7C" w:rsidRDefault="007D0F7C" w:rsidP="00C75D58">
      <w:pPr>
        <w:pStyle w:val="PargrafodaLista"/>
        <w:numPr>
          <w:ilvl w:val="0"/>
          <w:numId w:val="24"/>
        </w:numPr>
        <w:ind w:left="1134"/>
      </w:pPr>
      <w:r>
        <w:t>Visualização de dados intuitiva: conjunto de gráficos e tabelas que permitem melhor entendimento das relações entre os dados;</w:t>
      </w:r>
    </w:p>
    <w:p w:rsidR="007D0F7C" w:rsidRDefault="007D0F7C" w:rsidP="00C75D58">
      <w:pPr>
        <w:pStyle w:val="PargrafodaLista"/>
        <w:numPr>
          <w:ilvl w:val="0"/>
          <w:numId w:val="24"/>
        </w:numPr>
        <w:ind w:left="1134"/>
      </w:pPr>
      <w:r>
        <w:lastRenderedPageBreak/>
        <w:t>Facilidad</w:t>
      </w:r>
      <w:r w:rsidR="00B55874">
        <w:t xml:space="preserve">e de compartilhamento: Permite fácil </w:t>
      </w:r>
      <w:r>
        <w:t>compartilhamento de visualizações úteis com outros interessados;</w:t>
      </w:r>
    </w:p>
    <w:p w:rsidR="007D0F7C" w:rsidRDefault="007D0F7C" w:rsidP="00C75D58">
      <w:pPr>
        <w:pStyle w:val="PargrafodaLista"/>
        <w:numPr>
          <w:ilvl w:val="0"/>
          <w:numId w:val="24"/>
        </w:numPr>
        <w:ind w:left="1134"/>
      </w:pPr>
      <w:r>
        <w:t>Geração de relatórios simplificada: Permite a criação de relatórios personalizados com filtros diferenciados;</w:t>
      </w:r>
    </w:p>
    <w:p w:rsidR="007D0F7C" w:rsidRDefault="007D0F7C" w:rsidP="00C75D58">
      <w:pPr>
        <w:pStyle w:val="PargrafodaLista"/>
        <w:numPr>
          <w:ilvl w:val="0"/>
          <w:numId w:val="24"/>
        </w:numPr>
        <w:ind w:left="1134"/>
      </w:pPr>
      <w:r>
        <w:t>Exploração associativa e busca inteligente: Possibilita a análise dos dados e criação de verificações mesmo sem qualquer conhecimento em programação, com uso de termos de linguagem natural por exploração associativa;</w:t>
      </w:r>
    </w:p>
    <w:p w:rsidR="007D0F7C" w:rsidRDefault="007D0F7C" w:rsidP="00C75D58">
      <w:pPr>
        <w:pStyle w:val="PargrafodaLista"/>
        <w:numPr>
          <w:ilvl w:val="0"/>
          <w:numId w:val="24"/>
        </w:numPr>
        <w:ind w:left="1134"/>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54395" w:rsidRDefault="00654395" w:rsidP="00654395">
      <w:pPr>
        <w:pStyle w:val="PargrafodaLista"/>
      </w:pPr>
    </w:p>
    <w:p w:rsidR="009C381E" w:rsidRDefault="009C381E" w:rsidP="00E408C2">
      <w:pPr>
        <w:jc w:val="center"/>
        <w:rPr>
          <w:b/>
          <w:sz w:val="20"/>
        </w:rPr>
      </w:pPr>
      <w:r>
        <w:rPr>
          <w:b/>
          <w:sz w:val="20"/>
        </w:rPr>
        <w:t xml:space="preserve">Figura </w:t>
      </w:r>
      <w:r w:rsidR="00AA5CAD">
        <w:rPr>
          <w:b/>
          <w:sz w:val="20"/>
        </w:rPr>
        <w:t>6</w:t>
      </w:r>
      <w:r>
        <w:rPr>
          <w:b/>
          <w:sz w:val="20"/>
        </w:rPr>
        <w:t xml:space="preserve"> – Telas do Qlik Sense</w:t>
      </w:r>
    </w:p>
    <w:p w:rsidR="009C381E" w:rsidRDefault="009C381E" w:rsidP="009C381E">
      <w:pPr>
        <w:jc w:val="center"/>
        <w:rPr>
          <w:b/>
          <w:sz w:val="20"/>
        </w:rPr>
      </w:pPr>
      <w:r>
        <w:rPr>
          <w:b/>
          <w:noProof/>
          <w:sz w:val="20"/>
          <w:lang w:eastAsia="pt-BR"/>
        </w:rPr>
        <w:drawing>
          <wp:inline distT="0" distB="0" distL="0" distR="0" wp14:anchorId="0B1DC19B" wp14:editId="0F991727">
            <wp:extent cx="5035463" cy="29148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888" cy="2916812"/>
                    </a:xfrm>
                    <a:prstGeom prst="rect">
                      <a:avLst/>
                    </a:prstGeom>
                    <a:noFill/>
                    <a:ln>
                      <a:noFill/>
                    </a:ln>
                  </pic:spPr>
                </pic:pic>
              </a:graphicData>
            </a:graphic>
          </wp:inline>
        </w:drawing>
      </w:r>
    </w:p>
    <w:p w:rsidR="009C381E" w:rsidRPr="00E408C2" w:rsidRDefault="009C381E" w:rsidP="00E408C2">
      <w:pPr>
        <w:jc w:val="center"/>
        <w:rPr>
          <w:sz w:val="20"/>
        </w:rPr>
      </w:pPr>
      <w:r w:rsidRPr="00E408C2">
        <w:rPr>
          <w:sz w:val="20"/>
        </w:rPr>
        <w:t xml:space="preserve">Fonte: </w:t>
      </w:r>
      <w:r w:rsidRPr="00E408C2">
        <w:rPr>
          <w:sz w:val="20"/>
        </w:rPr>
        <w:fldChar w:fldCharType="begin" w:fldLock="1"/>
      </w:r>
      <w:r w:rsidR="00C17094" w:rsidRPr="00E408C2">
        <w:rPr>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E408C2">
        <w:rPr>
          <w:sz w:val="20"/>
        </w:rPr>
        <w:fldChar w:fldCharType="separate"/>
      </w:r>
      <w:r w:rsidRPr="00E408C2">
        <w:rPr>
          <w:noProof/>
          <w:sz w:val="20"/>
        </w:rPr>
        <w:t>(QLIK, 2019)</w:t>
      </w:r>
      <w:r w:rsidRPr="00E408C2">
        <w:rPr>
          <w:sz w:val="20"/>
        </w:rPr>
        <w:fldChar w:fldCharType="end"/>
      </w:r>
    </w:p>
    <w:p w:rsidR="009C381E" w:rsidRDefault="009C381E" w:rsidP="009C381E">
      <w:pPr>
        <w:rPr>
          <w:b/>
          <w:sz w:val="20"/>
        </w:rPr>
      </w:pPr>
    </w:p>
    <w:p w:rsidR="00384ECB" w:rsidRDefault="00384ECB" w:rsidP="00384ECB">
      <w:pPr>
        <w:pStyle w:val="Ttulo2"/>
      </w:pPr>
      <w:bookmarkStart w:id="101" w:name="_Toc33549455"/>
      <w:proofErr w:type="gramStart"/>
      <w:r>
        <w:t>3.2 Tableau</w:t>
      </w:r>
      <w:proofErr w:type="gramEnd"/>
      <w:r>
        <w:t xml:space="preserve"> Desktop</w:t>
      </w:r>
      <w:bookmarkEnd w:id="101"/>
    </w:p>
    <w:p w:rsidR="00384ECB" w:rsidRDefault="000B2804" w:rsidP="00384ECB">
      <w:r>
        <w:tab/>
      </w:r>
      <w:r w:rsidR="00C17094">
        <w:t xml:space="preserve">O Tableau desktop 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4855CF">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C17094" w:rsidRPr="00C17094">
        <w:rPr>
          <w:noProof/>
        </w:rPr>
        <w:t>(TABLEAU, 2019)</w:t>
      </w:r>
      <w:r w:rsidR="00C17094">
        <w:fldChar w:fldCharType="end"/>
      </w:r>
      <w:r w:rsidR="00C17094">
        <w:t xml:space="preserve">. </w:t>
      </w:r>
    </w:p>
    <w:p w:rsidR="004855CF" w:rsidRDefault="004855CF" w:rsidP="00384ECB">
      <w:r>
        <w:tab/>
        <w:t xml:space="preserve">Traz como recursos mais relevantes </w:t>
      </w:r>
      <w:r>
        <w:fldChar w:fldCharType="begin" w:fldLock="1"/>
      </w:r>
      <w:r w:rsidR="008E5E5A">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Pr="004855CF">
        <w:rPr>
          <w:noProof/>
        </w:rPr>
        <w:t>(SOMATIVA, 2019)</w:t>
      </w:r>
      <w:r>
        <w:fldChar w:fldCharType="end"/>
      </w:r>
      <w:r>
        <w:t>:</w:t>
      </w:r>
    </w:p>
    <w:p w:rsidR="004855CF" w:rsidRDefault="004855CF" w:rsidP="00211BA6">
      <w:pPr>
        <w:pStyle w:val="PargrafodaLista"/>
        <w:numPr>
          <w:ilvl w:val="0"/>
          <w:numId w:val="25"/>
        </w:numPr>
        <w:ind w:left="1134"/>
      </w:pPr>
      <w:r>
        <w:lastRenderedPageBreak/>
        <w:t>Análise visual: Poderosas ferramentas de análise permitem filtragem dinâmica de dados, categorização de tendências e análise de coorte aprofunda com uma interface gráfica simples e intuitiva;</w:t>
      </w:r>
    </w:p>
    <w:p w:rsidR="009C381E" w:rsidRPr="008E5E5A" w:rsidRDefault="004855CF" w:rsidP="00211BA6">
      <w:pPr>
        <w:pStyle w:val="PargrafodaLista"/>
        <w:numPr>
          <w:ilvl w:val="0"/>
          <w:numId w:val="25"/>
        </w:numPr>
        <w:ind w:left="1134"/>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211BA6">
      <w:pPr>
        <w:pStyle w:val="PargrafodaLista"/>
        <w:numPr>
          <w:ilvl w:val="0"/>
          <w:numId w:val="25"/>
        </w:numPr>
        <w:ind w:left="1134"/>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8E5E5A" w:rsidRPr="008E5E5A" w:rsidRDefault="008E5E5A" w:rsidP="00211BA6">
      <w:pPr>
        <w:pStyle w:val="PargrafodaLista"/>
        <w:numPr>
          <w:ilvl w:val="0"/>
          <w:numId w:val="25"/>
        </w:numPr>
        <w:ind w:left="1134"/>
        <w:rPr>
          <w:b/>
          <w:sz w:val="20"/>
        </w:rPr>
      </w:pPr>
      <w:r>
        <w:t>Processador de dados: No caso de necessidade de manter temporariamente os dados off-line ou armazená-los em memória, o Processador</w:t>
      </w:r>
      <w:proofErr w:type="gramStart"/>
      <w:r>
        <w:t xml:space="preserve">  </w:t>
      </w:r>
      <w:proofErr w:type="gramEnd"/>
      <w:r>
        <w:t xml:space="preserve">de Dados Tableau permite a extração de volumes de dados para análises Ad hoc. </w:t>
      </w:r>
    </w:p>
    <w:p w:rsidR="008E5E5A" w:rsidRPr="008E5E5A" w:rsidRDefault="008E5E5A" w:rsidP="00211BA6">
      <w:pPr>
        <w:pStyle w:val="PargrafodaLista"/>
        <w:numPr>
          <w:ilvl w:val="0"/>
          <w:numId w:val="25"/>
        </w:numPr>
        <w:ind w:left="1134"/>
        <w:rPr>
          <w:b/>
          <w:sz w:val="20"/>
        </w:rPr>
      </w:pPr>
      <w:r>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de nuvem para </w:t>
      </w:r>
      <w:proofErr w:type="gramStart"/>
      <w:r>
        <w:t>otimizar</w:t>
      </w:r>
      <w:proofErr w:type="gramEnd"/>
      <w:r>
        <w:t xml:space="preserve"> o processamento de informações e garantir a mobilidade, com aplicativos clientes para Desktops e plataformas móveis.</w:t>
      </w:r>
    </w:p>
    <w:p w:rsidR="008E5E5A" w:rsidRDefault="008E5E5A" w:rsidP="008E5E5A"/>
    <w:p w:rsidR="008E5E5A" w:rsidRPr="008E5E5A" w:rsidRDefault="008E5E5A" w:rsidP="00D7076B">
      <w:pPr>
        <w:jc w:val="center"/>
        <w:rPr>
          <w:b/>
          <w:sz w:val="20"/>
          <w:szCs w:val="20"/>
        </w:rPr>
      </w:pPr>
      <w:r w:rsidRPr="008E5E5A">
        <w:rPr>
          <w:b/>
          <w:sz w:val="20"/>
          <w:szCs w:val="20"/>
        </w:rPr>
        <w:t xml:space="preserve">Figura </w:t>
      </w:r>
      <w:r w:rsidR="007D1098">
        <w:rPr>
          <w:b/>
          <w:sz w:val="20"/>
          <w:szCs w:val="20"/>
        </w:rPr>
        <w:t>7</w:t>
      </w:r>
      <w:r w:rsidRPr="008E5E5A">
        <w:rPr>
          <w:b/>
          <w:sz w:val="20"/>
          <w:szCs w:val="20"/>
        </w:rPr>
        <w:t xml:space="preserve"> – reprodução de tela do Tableau Desktop</w:t>
      </w:r>
    </w:p>
    <w:p w:rsidR="008E5E5A" w:rsidRPr="008E5E5A" w:rsidRDefault="008E5E5A" w:rsidP="008E5E5A">
      <w:pPr>
        <w:jc w:val="center"/>
        <w:rPr>
          <w:b/>
          <w:sz w:val="20"/>
          <w:szCs w:val="20"/>
        </w:rPr>
      </w:pPr>
      <w:r>
        <w:rPr>
          <w:b/>
          <w:noProof/>
          <w:sz w:val="20"/>
          <w:szCs w:val="20"/>
          <w:lang w:eastAsia="pt-BR"/>
        </w:rPr>
        <w:drawing>
          <wp:inline distT="0" distB="0" distL="0" distR="0" wp14:anchorId="7F19DD59" wp14:editId="1E4DA9A7">
            <wp:extent cx="4795520" cy="2815141"/>
            <wp:effectExtent l="0" t="0" r="508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8">
                      <a:extLst>
                        <a:ext uri="{28A0092B-C50C-407E-A947-70E740481C1C}">
                          <a14:useLocalDpi xmlns:a14="http://schemas.microsoft.com/office/drawing/2010/main" val="0"/>
                        </a:ext>
                      </a:extLst>
                    </a:blip>
                    <a:stretch>
                      <a:fillRect/>
                    </a:stretch>
                  </pic:blipFill>
                  <pic:spPr>
                    <a:xfrm>
                      <a:off x="0" y="0"/>
                      <a:ext cx="4803464" cy="2819804"/>
                    </a:xfrm>
                    <a:prstGeom prst="rect">
                      <a:avLst/>
                    </a:prstGeom>
                  </pic:spPr>
                </pic:pic>
              </a:graphicData>
            </a:graphic>
          </wp:inline>
        </w:drawing>
      </w:r>
    </w:p>
    <w:p w:rsidR="008E5E5A" w:rsidRPr="00D7076B" w:rsidRDefault="008E5E5A" w:rsidP="00D7076B">
      <w:pPr>
        <w:jc w:val="center"/>
        <w:rPr>
          <w:sz w:val="20"/>
          <w:szCs w:val="20"/>
        </w:rPr>
      </w:pPr>
      <w:r w:rsidRPr="00D7076B">
        <w:rPr>
          <w:sz w:val="20"/>
          <w:szCs w:val="20"/>
        </w:rPr>
        <w:t xml:space="preserve">Fonte: </w:t>
      </w:r>
      <w:r w:rsidRPr="00D7076B">
        <w:rPr>
          <w:sz w:val="20"/>
          <w:szCs w:val="20"/>
        </w:rPr>
        <w:fldChar w:fldCharType="begin" w:fldLock="1"/>
      </w:r>
      <w:r w:rsidR="00A5557A" w:rsidRPr="00D7076B">
        <w:rPr>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D7076B">
        <w:rPr>
          <w:sz w:val="20"/>
          <w:szCs w:val="20"/>
        </w:rPr>
        <w:fldChar w:fldCharType="separate"/>
      </w:r>
      <w:r w:rsidRPr="00D7076B">
        <w:rPr>
          <w:noProof/>
          <w:sz w:val="20"/>
          <w:szCs w:val="20"/>
        </w:rPr>
        <w:t>(TABLEAU, 2019)</w:t>
      </w:r>
      <w:r w:rsidRPr="00D7076B">
        <w:rPr>
          <w:sz w:val="20"/>
          <w:szCs w:val="20"/>
        </w:rPr>
        <w:fldChar w:fldCharType="end"/>
      </w:r>
    </w:p>
    <w:p w:rsidR="008E5E5A" w:rsidRDefault="00A5557A" w:rsidP="00A5557A">
      <w:pPr>
        <w:pStyle w:val="Ttulo2"/>
      </w:pPr>
      <w:bookmarkStart w:id="102" w:name="_Toc33549456"/>
      <w:proofErr w:type="gramStart"/>
      <w:r>
        <w:lastRenderedPageBreak/>
        <w:t>3.3 Microsoft Power</w:t>
      </w:r>
      <w:proofErr w:type="gramEnd"/>
      <w:r>
        <w:t xml:space="preserve"> BI</w:t>
      </w:r>
      <w:bookmarkEnd w:id="102"/>
    </w:p>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 </w:t>
      </w:r>
      <w:r>
        <w:fldChar w:fldCharType="begin" w:fldLock="1"/>
      </w:r>
      <w:r w:rsidR="00150837">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A5557A">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são </w:t>
      </w:r>
      <w:r>
        <w:fldChar w:fldCharType="begin" w:fldLock="1"/>
      </w:r>
      <w: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rsidR="00150837" w:rsidRDefault="00150837" w:rsidP="00211BA6">
      <w:pPr>
        <w:pStyle w:val="PargrafodaLista"/>
        <w:numPr>
          <w:ilvl w:val="0"/>
          <w:numId w:val="26"/>
        </w:numPr>
        <w:tabs>
          <w:tab w:val="left" w:pos="0"/>
        </w:tabs>
        <w:ind w:left="1134"/>
      </w:pPr>
      <w:r>
        <w:t xml:space="preserve">Conexão </w:t>
      </w:r>
      <w:proofErr w:type="gramStart"/>
      <w:r>
        <w:t>à</w:t>
      </w:r>
      <w:proofErr w:type="gramEnd"/>
      <w:r>
        <w:t xml:space="preserve"> fontes de dados;</w:t>
      </w:r>
    </w:p>
    <w:p w:rsidR="00150837" w:rsidRDefault="00150837" w:rsidP="00211BA6">
      <w:pPr>
        <w:pStyle w:val="PargrafodaLista"/>
        <w:numPr>
          <w:ilvl w:val="0"/>
          <w:numId w:val="26"/>
        </w:numPr>
        <w:tabs>
          <w:tab w:val="left" w:pos="0"/>
        </w:tabs>
        <w:ind w:left="1134"/>
      </w:pPr>
      <w:r>
        <w:t>Transformação e limpeza dos dados para criação de um modelo de dados;</w:t>
      </w:r>
    </w:p>
    <w:p w:rsidR="00150837" w:rsidRDefault="00150837" w:rsidP="00211BA6">
      <w:pPr>
        <w:pStyle w:val="PargrafodaLista"/>
        <w:numPr>
          <w:ilvl w:val="0"/>
          <w:numId w:val="26"/>
        </w:numPr>
        <w:tabs>
          <w:tab w:val="left" w:pos="0"/>
        </w:tabs>
        <w:ind w:left="1134"/>
      </w:pPr>
      <w:r>
        <w:t>Criação de quadros de visualização para representação visual dos dados;</w:t>
      </w:r>
    </w:p>
    <w:p w:rsidR="00150837" w:rsidRDefault="00150837" w:rsidP="00211BA6">
      <w:pPr>
        <w:pStyle w:val="PargrafodaLista"/>
        <w:numPr>
          <w:ilvl w:val="0"/>
          <w:numId w:val="26"/>
        </w:numPr>
        <w:tabs>
          <w:tab w:val="left" w:pos="0"/>
        </w:tabs>
        <w:ind w:left="1134"/>
      </w:pPr>
      <w:r>
        <w:t>Criação de relatórios;</w:t>
      </w:r>
    </w:p>
    <w:p w:rsidR="00150837" w:rsidRDefault="00150837" w:rsidP="00211BA6">
      <w:pPr>
        <w:pStyle w:val="PargrafodaLista"/>
        <w:numPr>
          <w:ilvl w:val="0"/>
          <w:numId w:val="26"/>
        </w:numPr>
        <w:tabs>
          <w:tab w:val="left" w:pos="0"/>
        </w:tabs>
        <w:ind w:left="1134"/>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fldChar w:fldCharType="begin" w:fldLock="1"/>
      </w:r>
      <w:r w:rsidR="00F5686A">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rsidR="00F5686A" w:rsidRDefault="00F5686A" w:rsidP="00150837"/>
    <w:p w:rsidR="00F5686A" w:rsidRDefault="00F5686A" w:rsidP="00417958">
      <w:pPr>
        <w:jc w:val="center"/>
        <w:rPr>
          <w:b/>
          <w:sz w:val="20"/>
          <w:szCs w:val="20"/>
        </w:rPr>
      </w:pPr>
      <w:r w:rsidRPr="00F5686A">
        <w:rPr>
          <w:b/>
          <w:sz w:val="20"/>
          <w:szCs w:val="20"/>
        </w:rPr>
        <w:t xml:space="preserve">Figura </w:t>
      </w:r>
      <w:r w:rsidR="007D1098">
        <w:rPr>
          <w:b/>
          <w:sz w:val="20"/>
          <w:szCs w:val="20"/>
        </w:rPr>
        <w:t>8</w:t>
      </w:r>
      <w:r w:rsidRPr="00F5686A">
        <w:rPr>
          <w:b/>
          <w:sz w:val="20"/>
          <w:szCs w:val="20"/>
        </w:rPr>
        <w:t xml:space="preserve">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14:anchorId="24722B22" wp14:editId="4AED8B6C">
            <wp:extent cx="3921760" cy="2447841"/>
            <wp:effectExtent l="0" t="0" r="2540" b="0"/>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0762" cy="2453459"/>
                    </a:xfrm>
                    <a:prstGeom prst="rect">
                      <a:avLst/>
                    </a:prstGeom>
                    <a:noFill/>
                    <a:ln>
                      <a:noFill/>
                    </a:ln>
                  </pic:spPr>
                </pic:pic>
              </a:graphicData>
            </a:graphic>
          </wp:inline>
        </w:drawing>
      </w:r>
    </w:p>
    <w:p w:rsidR="00F5686A" w:rsidRPr="00417958" w:rsidRDefault="00F5686A" w:rsidP="00417958">
      <w:pPr>
        <w:jc w:val="center"/>
        <w:rPr>
          <w:sz w:val="20"/>
          <w:szCs w:val="20"/>
        </w:rPr>
      </w:pPr>
      <w:r w:rsidRPr="00417958">
        <w:rPr>
          <w:sz w:val="20"/>
          <w:szCs w:val="20"/>
        </w:rPr>
        <w:t xml:space="preserve">Fonte: </w:t>
      </w:r>
      <w:r w:rsidRPr="00417958">
        <w:rPr>
          <w:sz w:val="20"/>
          <w:szCs w:val="20"/>
        </w:rPr>
        <w:fldChar w:fldCharType="begin" w:fldLock="1"/>
      </w:r>
      <w:r w:rsidR="00AA78C2" w:rsidRPr="00417958">
        <w:rPr>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417958">
        <w:rPr>
          <w:sz w:val="20"/>
          <w:szCs w:val="20"/>
        </w:rPr>
        <w:fldChar w:fldCharType="separate"/>
      </w:r>
      <w:r w:rsidRPr="00417958">
        <w:rPr>
          <w:noProof/>
          <w:sz w:val="20"/>
          <w:szCs w:val="20"/>
        </w:rPr>
        <w:t>(MICROSOFT, 2019)</w:t>
      </w:r>
      <w:r w:rsidRPr="00417958">
        <w:rPr>
          <w:sz w:val="20"/>
          <w:szCs w:val="20"/>
        </w:rPr>
        <w:fldChar w:fldCharType="end"/>
      </w:r>
    </w:p>
    <w:p w:rsidR="00107FEB" w:rsidRDefault="0052361D" w:rsidP="0005301A">
      <w:pPr>
        <w:pStyle w:val="Ttulo1"/>
      </w:pPr>
      <w:bookmarkStart w:id="103" w:name="_Toc33549457"/>
      <w:proofErr w:type="gramStart"/>
      <w:r>
        <w:lastRenderedPageBreak/>
        <w:t>4</w:t>
      </w:r>
      <w:proofErr w:type="gramEnd"/>
      <w:r w:rsidR="006109F9">
        <w:t xml:space="preserve"> </w:t>
      </w:r>
      <w:r w:rsidR="0005301A">
        <w:t>Desenvolvimento do Protótipo</w:t>
      </w:r>
      <w:bookmarkEnd w:id="103"/>
    </w:p>
    <w:p w:rsidR="00422806" w:rsidRDefault="0005301A" w:rsidP="0005301A">
      <w:pPr>
        <w:ind w:left="357" w:firstLine="352"/>
      </w:pPr>
      <w:r>
        <w:t xml:space="preserve">Neste capítulo é apresentado o desenvolvimento da ferramenta de geração de dashboards, utilizando práticas de análise orientada a objetos, além de demonstrar exemplos de aplicação e os resultados obtidos. </w:t>
      </w:r>
    </w:p>
    <w:p w:rsidR="0005301A" w:rsidRDefault="0005301A" w:rsidP="0005301A"/>
    <w:p w:rsidR="0005301A" w:rsidRDefault="0052361D" w:rsidP="0005301A">
      <w:pPr>
        <w:pStyle w:val="Ttulo2"/>
        <w:ind w:left="6"/>
      </w:pPr>
      <w:bookmarkStart w:id="104" w:name="_Toc33549458"/>
      <w:proofErr w:type="gramStart"/>
      <w:r>
        <w:t>4</w:t>
      </w:r>
      <w:r w:rsidR="0005301A">
        <w:t>.1 - Descrição</w:t>
      </w:r>
      <w:proofErr w:type="gramEnd"/>
      <w:r w:rsidR="0005301A">
        <w:t xml:space="preserve"> Geral</w:t>
      </w:r>
      <w:bookmarkEnd w:id="104"/>
    </w:p>
    <w:p w:rsidR="0005301A" w:rsidRDefault="0005301A" w:rsidP="0005301A">
      <w:r>
        <w:tab/>
      </w:r>
      <w:r w:rsidR="00CB4EDD">
        <w:t xml:space="preserve">Partindo de uma especificação de um arquivo </w:t>
      </w:r>
      <w:r w:rsidR="001D19D8">
        <w:t>de intercambio de dados</w:t>
      </w:r>
      <w:r w:rsidR="0038020C">
        <w:t xml:space="preserve"> CSV</w:t>
      </w:r>
      <w:r w:rsidR="00CB4EDD">
        <w:t xml:space="preserve">, a aplicação IFPA </w:t>
      </w:r>
      <w:proofErr w:type="gramStart"/>
      <w:r w:rsidR="00CB4EDD">
        <w:t>DashGen</w:t>
      </w:r>
      <w:proofErr w:type="gramEnd"/>
      <w:r w:rsidR="00CB4EDD">
        <w:t xml:space="preserve"> permite gerar um Dashboard contendo </w:t>
      </w:r>
      <w:r w:rsidR="00164AF7">
        <w:t>a quantidade desejada pelo usuário de gráficos, arranjados em 3 gráficos por linha dentre</w:t>
      </w:r>
      <w:r w:rsidR="00CB4EDD">
        <w:t xml:space="preserve"> 3 tipos de gráficos</w:t>
      </w:r>
      <w:r w:rsidR="00164AF7">
        <w:t xml:space="preserve">: </w:t>
      </w:r>
      <w:proofErr w:type="spellStart"/>
      <w:r w:rsidR="00164AF7">
        <w:t>Grafico</w:t>
      </w:r>
      <w:proofErr w:type="spellEnd"/>
      <w:r w:rsidR="00164AF7">
        <w:t xml:space="preserve"> tipo pizza ou torta (pie)</w:t>
      </w:r>
      <w:ins w:id="105" w:author="glaubergad" w:date="2019-03-04T20:26:00Z">
        <w:r w:rsidR="00A90B67">
          <w:t>, gráfico de barras</w:t>
        </w:r>
      </w:ins>
      <w:r w:rsidR="00164AF7">
        <w:t xml:space="preserve"> horizontais (</w:t>
      </w:r>
      <w:proofErr w:type="spellStart"/>
      <w:r w:rsidR="00164AF7">
        <w:t>row</w:t>
      </w:r>
      <w:proofErr w:type="spellEnd"/>
      <w:r w:rsidR="00164AF7">
        <w:t>) ou gráfico de linha</w:t>
      </w:r>
      <w:r w:rsidR="00CB4EDD">
        <w:t>, com filtros dinâmicos que permitem seleção das dimensões pelo usuário, assim como redefinição para a visão inicial.</w:t>
      </w:r>
    </w:p>
    <w:p w:rsidR="00CB4EDD" w:rsidRDefault="00CB4EDD" w:rsidP="0005301A">
      <w:r>
        <w:tab/>
      </w:r>
      <w:r w:rsidR="00BA30A6">
        <w:t>O</w:t>
      </w:r>
      <w:r>
        <w:t xml:space="preserve"> funcionamento da aplicação se </w:t>
      </w:r>
      <w:r w:rsidR="00BA30A6">
        <w:t>dá</w:t>
      </w:r>
      <w:r>
        <w:t xml:space="preserve"> como segue</w:t>
      </w:r>
      <w:r w:rsidR="00BA30A6">
        <w:t xml:space="preserve"> descrito</w:t>
      </w:r>
      <w:r>
        <w:t xml:space="preserve"> abaixo:</w:t>
      </w:r>
    </w:p>
    <w:p w:rsidR="00CB4EDD" w:rsidRDefault="00CB4EDD" w:rsidP="00211BA6">
      <w:pPr>
        <w:pStyle w:val="PargrafodaLista"/>
        <w:numPr>
          <w:ilvl w:val="0"/>
          <w:numId w:val="10"/>
        </w:numPr>
        <w:ind w:left="1134"/>
      </w:pPr>
      <w:r>
        <w:t xml:space="preserve">O usuário indica ao </w:t>
      </w:r>
      <w:proofErr w:type="gramStart"/>
      <w:r>
        <w:t>DashGen</w:t>
      </w:r>
      <w:proofErr w:type="gramEnd"/>
      <w:r>
        <w:t xml:space="preserve"> qual o arquivo fonte de dados;</w:t>
      </w:r>
    </w:p>
    <w:p w:rsidR="00EB5504" w:rsidRDefault="00EB5504" w:rsidP="00211BA6">
      <w:pPr>
        <w:pStyle w:val="PargrafodaLista"/>
        <w:numPr>
          <w:ilvl w:val="0"/>
          <w:numId w:val="10"/>
        </w:numPr>
        <w:ind w:left="1134"/>
      </w:pPr>
      <w:r>
        <w:t>O usuário determina o diretório onde deve ser armazenado o Dashboard;</w:t>
      </w:r>
    </w:p>
    <w:p w:rsidR="00CB4EDD" w:rsidRDefault="00CB4EDD" w:rsidP="00211BA6">
      <w:pPr>
        <w:pStyle w:val="PargrafodaLista"/>
        <w:numPr>
          <w:ilvl w:val="0"/>
          <w:numId w:val="10"/>
        </w:numPr>
        <w:ind w:left="1134"/>
        <w:rPr>
          <w:ins w:id="106" w:author="glaubergad" w:date="2019-03-04T20:28:00Z"/>
        </w:rPr>
      </w:pPr>
      <w:r>
        <w:t xml:space="preserve">O </w:t>
      </w:r>
      <w:proofErr w:type="gramStart"/>
      <w:r>
        <w:t>DashGen</w:t>
      </w:r>
      <w:proofErr w:type="gramEnd"/>
      <w:r>
        <w:t xml:space="preserve"> </w:t>
      </w:r>
      <w:ins w:id="107" w:author="glaubergad" w:date="2019-03-04T20:27:00Z">
        <w:r w:rsidR="00A90B67">
          <w:t>captura a primeira linha do arquivo fonte de dados, considerando que esta traga os nomes dos atributos contidos</w:t>
        </w:r>
      </w:ins>
      <w:r w:rsidR="008E5EC4">
        <w:t xml:space="preserve">. </w:t>
      </w:r>
      <w:r w:rsidR="00F113B1">
        <w:t>Faz uma análise dos dados identificando quais atributos são numéricos</w:t>
      </w:r>
      <w:del w:id="108" w:author="glaubergad" w:date="2019-03-04T20:28:00Z">
        <w:r w:rsidDel="00E60712">
          <w:delText>lista os atributos obtidos a fim de que o usuário possa selecionar quais deles serão usados como dimensões</w:delText>
        </w:r>
      </w:del>
      <w:r>
        <w:t>;</w:t>
      </w:r>
    </w:p>
    <w:p w:rsidR="00E60712" w:rsidRDefault="00E60712" w:rsidP="00211BA6">
      <w:pPr>
        <w:pStyle w:val="PargrafodaLista"/>
        <w:numPr>
          <w:ilvl w:val="0"/>
          <w:numId w:val="10"/>
        </w:numPr>
        <w:ind w:left="1134"/>
      </w:pPr>
      <w:ins w:id="109" w:author="glaubergad" w:date="2019-03-04T20:28:00Z">
        <w:r>
          <w:t xml:space="preserve">O usuário especifica </w:t>
        </w:r>
      </w:ins>
      <w:r w:rsidR="00164AF7">
        <w:t>o atributo que servirá como dimensão de redução para cada gráfico</w:t>
      </w:r>
      <w:ins w:id="110" w:author="glaubergad" w:date="2019-03-04T20:29:00Z">
        <w:r>
          <w:t xml:space="preserve">, bem como o título </w:t>
        </w:r>
      </w:ins>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Del="00E60712" w:rsidRDefault="00CB4EDD" w:rsidP="00211BA6">
      <w:pPr>
        <w:pStyle w:val="PargrafodaLista"/>
        <w:numPr>
          <w:ilvl w:val="0"/>
          <w:numId w:val="10"/>
        </w:numPr>
        <w:ind w:left="1134"/>
        <w:rPr>
          <w:del w:id="111" w:author="glaubergad" w:date="2019-03-04T20:29:00Z"/>
        </w:rPr>
      </w:pPr>
      <w:del w:id="112" w:author="glaubergad" w:date="2019-03-04T20:29:00Z">
        <w:r w:rsidDel="00E60712">
          <w:delText>O usuário especifica o título do Dashboard e as etiquetas dos atributos a serem exibidas;</w:delText>
        </w:r>
      </w:del>
    </w:p>
    <w:p w:rsidR="00CB4EDD" w:rsidRDefault="00CB4EDD" w:rsidP="00211BA6">
      <w:pPr>
        <w:pStyle w:val="PargrafodaLista"/>
        <w:numPr>
          <w:ilvl w:val="0"/>
          <w:numId w:val="10"/>
        </w:numPr>
        <w:ind w:left="1134"/>
      </w:pPr>
      <w:r>
        <w:t xml:space="preserve">O </w:t>
      </w:r>
      <w:proofErr w:type="gramStart"/>
      <w:r>
        <w:t>DashGen</w:t>
      </w:r>
      <w:proofErr w:type="gramEnd"/>
      <w:r>
        <w:t xml:space="preserve"> instancia </w:t>
      </w:r>
      <w:r w:rsidR="00164AF7">
        <w:t>o gabarito</w:t>
      </w:r>
      <w:r>
        <w:t xml:space="preserve"> incluindo os dados espec</w:t>
      </w:r>
      <w:r w:rsidR="00BA30A6">
        <w:t>ificados, gerando um Dashboard completo.</w:t>
      </w:r>
    </w:p>
    <w:p w:rsidR="00BA30A6" w:rsidRDefault="00BA30A6" w:rsidP="00211BA6">
      <w:pPr>
        <w:pStyle w:val="PargrafodaLista"/>
        <w:numPr>
          <w:ilvl w:val="0"/>
          <w:numId w:val="10"/>
        </w:numPr>
        <w:ind w:left="1134"/>
      </w:pPr>
      <w:r>
        <w:t xml:space="preserve">O </w:t>
      </w:r>
      <w:proofErr w:type="gramStart"/>
      <w:r>
        <w:t>DashGen</w:t>
      </w:r>
      <w:proofErr w:type="gramEnd"/>
      <w:r>
        <w:t xml:space="preserve"> salva </w:t>
      </w:r>
      <w:r w:rsidR="00164AF7">
        <w:t>toda a estrutura necessária para a exibição do dashboard além de um arquivo compactado em formato</w:t>
      </w:r>
      <w:r w:rsidR="00CD6053">
        <w:t xml:space="preserve"> </w:t>
      </w:r>
      <w:r>
        <w:t>ZIP na pasta especificada pelo usuário.</w:t>
      </w:r>
    </w:p>
    <w:p w:rsidR="002E3F3F" w:rsidRDefault="002E3F3F">
      <w:pPr>
        <w:spacing w:after="160" w:line="240" w:lineRule="auto"/>
        <w:jc w:val="left"/>
        <w:rPr>
          <w:b/>
          <w:sz w:val="20"/>
          <w:szCs w:val="20"/>
        </w:rPr>
      </w:pPr>
      <w:r>
        <w:rPr>
          <w:b/>
          <w:sz w:val="20"/>
          <w:szCs w:val="20"/>
        </w:rPr>
        <w:br w:type="page"/>
      </w:r>
    </w:p>
    <w:p w:rsidR="00F740CE" w:rsidRDefault="00F740CE" w:rsidP="0017075E">
      <w:pPr>
        <w:spacing w:after="160" w:line="240" w:lineRule="auto"/>
        <w:jc w:val="center"/>
        <w:rPr>
          <w:b/>
          <w:sz w:val="20"/>
          <w:szCs w:val="20"/>
        </w:rPr>
      </w:pPr>
      <w:r w:rsidRPr="00F740CE">
        <w:rPr>
          <w:b/>
          <w:sz w:val="20"/>
          <w:szCs w:val="20"/>
        </w:rPr>
        <w:lastRenderedPageBreak/>
        <w:t xml:space="preserve">Figura </w:t>
      </w:r>
      <w:r w:rsidR="002844D6">
        <w:rPr>
          <w:b/>
          <w:sz w:val="20"/>
          <w:szCs w:val="20"/>
        </w:rPr>
        <w:t>9</w:t>
      </w:r>
      <w:r w:rsidRPr="00F740CE">
        <w:rPr>
          <w:b/>
          <w:sz w:val="20"/>
          <w:szCs w:val="20"/>
        </w:rPr>
        <w:t xml:space="preserve"> – Passos do </w:t>
      </w:r>
      <w:proofErr w:type="spellStart"/>
      <w:r w:rsidRPr="00F740CE">
        <w:rPr>
          <w:b/>
          <w:sz w:val="20"/>
          <w:szCs w:val="20"/>
        </w:rPr>
        <w:t>Dashgen</w:t>
      </w:r>
      <w:proofErr w:type="spellEnd"/>
    </w:p>
    <w:p w:rsidR="00F740CE" w:rsidRPr="00F740CE" w:rsidRDefault="00F740CE" w:rsidP="00F740CE">
      <w:pPr>
        <w:jc w:val="center"/>
        <w:rPr>
          <w:b/>
          <w:sz w:val="20"/>
          <w:szCs w:val="20"/>
        </w:rPr>
      </w:pPr>
      <w:r>
        <w:rPr>
          <w:b/>
          <w:noProof/>
          <w:sz w:val="20"/>
          <w:szCs w:val="20"/>
          <w:lang w:eastAsia="pt-BR"/>
        </w:rPr>
        <w:drawing>
          <wp:inline distT="0" distB="0" distL="0" distR="0" wp14:anchorId="160A806F" wp14:editId="2BEDDFC4">
            <wp:extent cx="5366751" cy="1529977"/>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os_dashgen.png"/>
                    <pic:cNvPicPr/>
                  </pic:nvPicPr>
                  <pic:blipFill>
                    <a:blip r:embed="rId20">
                      <a:extLst>
                        <a:ext uri="{28A0092B-C50C-407E-A947-70E740481C1C}">
                          <a14:useLocalDpi xmlns:a14="http://schemas.microsoft.com/office/drawing/2010/main" val="0"/>
                        </a:ext>
                      </a:extLst>
                    </a:blip>
                    <a:stretch>
                      <a:fillRect/>
                    </a:stretch>
                  </pic:blipFill>
                  <pic:spPr>
                    <a:xfrm>
                      <a:off x="0" y="0"/>
                      <a:ext cx="5365602" cy="1529650"/>
                    </a:xfrm>
                    <a:prstGeom prst="rect">
                      <a:avLst/>
                    </a:prstGeom>
                  </pic:spPr>
                </pic:pic>
              </a:graphicData>
            </a:graphic>
          </wp:inline>
        </w:drawing>
      </w:r>
    </w:p>
    <w:p w:rsidR="00791DE4" w:rsidRPr="0017075E" w:rsidRDefault="00F740CE" w:rsidP="0017075E">
      <w:pPr>
        <w:jc w:val="center"/>
        <w:rPr>
          <w:sz w:val="20"/>
          <w:szCs w:val="20"/>
        </w:rPr>
      </w:pPr>
      <w:r w:rsidRPr="0017075E">
        <w:rPr>
          <w:sz w:val="20"/>
          <w:szCs w:val="20"/>
        </w:rPr>
        <w:t>Fonte: Elaborada pelo Autor</w:t>
      </w:r>
    </w:p>
    <w:p w:rsidR="00F740CE" w:rsidRPr="00F740CE" w:rsidRDefault="00F740CE" w:rsidP="008D67A1">
      <w:pPr>
        <w:rPr>
          <w:b/>
          <w:sz w:val="20"/>
          <w:szCs w:val="20"/>
        </w:rPr>
      </w:pPr>
    </w:p>
    <w:p w:rsidR="00B66370" w:rsidRDefault="0052361D" w:rsidP="003A5E58">
      <w:pPr>
        <w:pStyle w:val="Ttulo2"/>
      </w:pPr>
      <w:bookmarkStart w:id="113" w:name="_Toc33549459"/>
      <w:proofErr w:type="gramStart"/>
      <w:r>
        <w:t>4</w:t>
      </w:r>
      <w:r w:rsidR="003A5E58">
        <w:t>.2 Descrição</w:t>
      </w:r>
      <w:proofErr w:type="gramEnd"/>
      <w:r w:rsidR="003A5E58">
        <w:t xml:space="preserve"> das Etapas de Desenvolvimento</w:t>
      </w:r>
      <w:bookmarkEnd w:id="113"/>
    </w:p>
    <w:p w:rsidR="003A5E58" w:rsidRDefault="003A5E58" w:rsidP="003A5E58">
      <w:r>
        <w:tab/>
      </w:r>
      <w:r w:rsidR="003538C3">
        <w:t xml:space="preserve">O trabalho de desenvolvimento da aplicação IFPA </w:t>
      </w:r>
      <w:proofErr w:type="gramStart"/>
      <w:r w:rsidR="003538C3">
        <w:t>DashGen</w:t>
      </w:r>
      <w:proofErr w:type="gramEnd"/>
      <w:r w:rsidR="003538C3">
        <w:t xml:space="preserve"> foi dividido nos seguintes passos:</w:t>
      </w:r>
    </w:p>
    <w:p w:rsidR="00F93C30" w:rsidRDefault="00F93C30" w:rsidP="00A07DB5">
      <w:pPr>
        <w:pStyle w:val="PargrafodaLista"/>
        <w:numPr>
          <w:ilvl w:val="0"/>
          <w:numId w:val="11"/>
        </w:numPr>
        <w:ind w:left="993"/>
      </w:pPr>
      <w:r>
        <w:t>Levantamento dos requisitos;</w:t>
      </w:r>
    </w:p>
    <w:p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rsidR="00F93C30" w:rsidRDefault="00F93C30" w:rsidP="003538C3">
      <w:pPr>
        <w:pStyle w:val="PargrafodaLista"/>
        <w:numPr>
          <w:ilvl w:val="0"/>
          <w:numId w:val="11"/>
        </w:numPr>
        <w:ind w:left="993"/>
      </w:pPr>
      <w:proofErr w:type="gramStart"/>
      <w:r>
        <w:t>Implementação</w:t>
      </w:r>
      <w:proofErr w:type="gramEnd"/>
      <w:r>
        <w:t xml:space="preserve"> do motor de Templates;</w:t>
      </w:r>
    </w:p>
    <w:p w:rsidR="00F93C30" w:rsidRDefault="00F93C30" w:rsidP="003538C3">
      <w:pPr>
        <w:pStyle w:val="PargrafodaLista"/>
        <w:numPr>
          <w:ilvl w:val="0"/>
          <w:numId w:val="11"/>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114" w:name="_Toc33549460"/>
      <w:proofErr w:type="gramStart"/>
      <w:r>
        <w:t>4</w:t>
      </w:r>
      <w:r w:rsidR="00E94B09">
        <w:t>.3 – Levantamento</w:t>
      </w:r>
      <w:proofErr w:type="gramEnd"/>
      <w:r w:rsidR="00E94B09">
        <w:t xml:space="preserve"> dos Requisitos</w:t>
      </w:r>
      <w:bookmarkEnd w:id="114"/>
    </w:p>
    <w:p w:rsidR="00AD0249" w:rsidRDefault="00AD0249" w:rsidP="00AD0249">
      <w:r>
        <w:tab/>
        <w:t xml:space="preserve">A aplicação produzida neste trabalho, a partir das especificações de entrada, será capaz de </w:t>
      </w:r>
      <w:del w:id="115" w:author="glaubergad" w:date="2019-03-04T20:30:00Z">
        <w:r w:rsidDel="00EB6B31">
          <w:delText xml:space="preserve">produzir </w:delText>
        </w:r>
      </w:del>
      <w:ins w:id="116" w:author="glaubergad" w:date="2019-03-04T20:30:00Z">
        <w:r w:rsidR="00EB6B31">
          <w:t xml:space="preserve">gerar </w:t>
        </w:r>
      </w:ins>
      <w:r>
        <w:t xml:space="preserve">um Dashboard completo. As entradas são: o arquivo de dados, </w:t>
      </w:r>
      <w:r w:rsidR="00561CDA">
        <w:t>o arquivo de gabarito</w:t>
      </w:r>
      <w:r>
        <w:t xml:space="preserve">, os atributos de dimensão, o título do </w:t>
      </w:r>
      <w:r w:rsidR="00561CDA">
        <w:t>quadro</w:t>
      </w:r>
      <w:r>
        <w:t xml:space="preserve"> e o caminho para armazenamento do Dashboard gerado.</w:t>
      </w:r>
    </w:p>
    <w:p w:rsidR="007F40EF" w:rsidRDefault="00FB6BCB" w:rsidP="00AD0249">
      <w:r>
        <w:tab/>
        <w:t>Baseado nisso, foi feito o levantamento de requisitos a serem atendidos, fechando o escopo da aplicação. N</w:t>
      </w:r>
      <w:r w:rsidR="00CF37C2">
        <w:t>a</w:t>
      </w:r>
      <w:r>
        <w:t xml:space="preserve"> </w:t>
      </w:r>
      <w:r w:rsidR="00CF37C2">
        <w:t>Tabela 5</w:t>
      </w:r>
      <w:r>
        <w:t>, podem ser observados os requisitos funcionais e n</w:t>
      </w:r>
      <w:r w:rsidR="00CF37C2">
        <w:t>a</w:t>
      </w:r>
      <w:r>
        <w:t xml:space="preserve"> </w:t>
      </w:r>
      <w:r w:rsidR="00CF37C2">
        <w:t>Tabela</w:t>
      </w:r>
      <w:r>
        <w:t xml:space="preserve"> </w:t>
      </w:r>
      <w:r w:rsidR="004B0AEA">
        <w:t>2</w:t>
      </w:r>
      <w:r>
        <w:t xml:space="preserve">, podem ser observados os requisitos </w:t>
      </w:r>
      <w:r w:rsidR="00965822">
        <w:t>não funcionais</w:t>
      </w:r>
      <w:r>
        <w:t>.</w:t>
      </w:r>
    </w:p>
    <w:p w:rsidR="007F40EF" w:rsidRDefault="007F40EF">
      <w:pPr>
        <w:spacing w:after="160" w:line="240" w:lineRule="auto"/>
        <w:jc w:val="left"/>
      </w:pPr>
    </w:p>
    <w:p w:rsidR="002C1B96" w:rsidRDefault="002C1B96">
      <w:pPr>
        <w:spacing w:after="160" w:line="240" w:lineRule="auto"/>
        <w:jc w:val="left"/>
        <w:rPr>
          <w:b/>
          <w:sz w:val="20"/>
        </w:rPr>
      </w:pPr>
      <w:r>
        <w:rPr>
          <w:b/>
          <w:sz w:val="20"/>
        </w:rPr>
        <w:br w:type="page"/>
      </w:r>
    </w:p>
    <w:p w:rsidR="008211DF" w:rsidRPr="007F40EF" w:rsidRDefault="007F40EF" w:rsidP="0017075E">
      <w:pPr>
        <w:jc w:val="center"/>
        <w:rPr>
          <w:b/>
          <w:sz w:val="20"/>
        </w:rPr>
      </w:pPr>
      <w:r w:rsidRPr="007F40EF">
        <w:rPr>
          <w:b/>
          <w:sz w:val="20"/>
        </w:rPr>
        <w:lastRenderedPageBreak/>
        <w:t>Tabela 5 – Requisitos Funcionais da aplicação</w:t>
      </w:r>
    </w:p>
    <w:tbl>
      <w:tblPr>
        <w:tblStyle w:val="Tabelacomgrade"/>
        <w:tblW w:w="0" w:type="auto"/>
        <w:tblLook w:val="04A0" w:firstRow="1" w:lastRow="0" w:firstColumn="1" w:lastColumn="0" w:noHBand="0" w:noVBand="1"/>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w:t>
            </w:r>
          </w:p>
        </w:tc>
        <w:tc>
          <w:tcPr>
            <w:tcW w:w="6635"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Descrição</w:t>
            </w:r>
          </w:p>
        </w:tc>
        <w:tc>
          <w:tcPr>
            <w:tcW w:w="1448"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Caso de Uso</w:t>
            </w:r>
          </w:p>
        </w:tc>
      </w:tr>
      <w:tr w:rsidR="008211DF" w:rsidTr="0025716D">
        <w:tc>
          <w:tcPr>
            <w:tcW w:w="1128" w:type="dxa"/>
          </w:tcPr>
          <w:p w:rsidR="008211DF" w:rsidRDefault="008140C3" w:rsidP="009F15CB">
            <w:pPr>
              <w:jc w:val="center"/>
            </w:pPr>
            <w:r>
              <w:t>RF01</w:t>
            </w:r>
          </w:p>
        </w:tc>
        <w:tc>
          <w:tcPr>
            <w:tcW w:w="6635" w:type="dxa"/>
          </w:tcPr>
          <w:p w:rsidR="008211DF" w:rsidRPr="009F15CB" w:rsidRDefault="005560AD" w:rsidP="008140C3">
            <w:pPr>
              <w:jc w:val="left"/>
              <w:rPr>
                <w:sz w:val="20"/>
                <w:szCs w:val="20"/>
              </w:rPr>
            </w:pPr>
            <w:r>
              <w:rPr>
                <w:sz w:val="20"/>
                <w:szCs w:val="20"/>
              </w:rPr>
              <w:t>O sistema</w:t>
            </w:r>
            <w:r w:rsidR="008140C3">
              <w:rPr>
                <w:sz w:val="20"/>
                <w:szCs w:val="20"/>
              </w:rPr>
              <w:t xml:space="preserve"> deve </w:t>
            </w:r>
            <w:r w:rsidR="003F63C7">
              <w:rPr>
                <w:sz w:val="20"/>
                <w:szCs w:val="20"/>
              </w:rPr>
              <w:t xml:space="preserve">ser capaz de </w:t>
            </w:r>
            <w:r w:rsidR="008140C3">
              <w:rPr>
                <w:sz w:val="20"/>
                <w:szCs w:val="20"/>
              </w:rPr>
              <w:t>acessar o arquivo de dados</w:t>
            </w:r>
            <w:r w:rsidR="0038020C">
              <w:rPr>
                <w:sz w:val="20"/>
                <w:szCs w:val="20"/>
              </w:rPr>
              <w:t xml:space="preserve"> CSV</w:t>
            </w:r>
          </w:p>
        </w:tc>
        <w:tc>
          <w:tcPr>
            <w:tcW w:w="1448" w:type="dxa"/>
          </w:tcPr>
          <w:p w:rsidR="008211DF" w:rsidRPr="009F15CB" w:rsidRDefault="005560AD" w:rsidP="00A07DB5">
            <w:pPr>
              <w:jc w:val="center"/>
              <w:rPr>
                <w:sz w:val="20"/>
                <w:szCs w:val="20"/>
              </w:rPr>
            </w:pPr>
            <w:r>
              <w:rPr>
                <w:sz w:val="20"/>
                <w:szCs w:val="20"/>
              </w:rPr>
              <w:t>UC0</w:t>
            </w:r>
            <w:r w:rsidR="00A07DB5">
              <w:rPr>
                <w:sz w:val="20"/>
                <w:szCs w:val="20"/>
              </w:rPr>
              <w:t>1</w:t>
            </w:r>
          </w:p>
        </w:tc>
      </w:tr>
      <w:tr w:rsidR="008211DF" w:rsidTr="0025716D">
        <w:tc>
          <w:tcPr>
            <w:tcW w:w="1128" w:type="dxa"/>
          </w:tcPr>
          <w:p w:rsidR="008211DF" w:rsidRDefault="008140C3" w:rsidP="009F15CB">
            <w:pPr>
              <w:jc w:val="center"/>
            </w:pPr>
            <w:r>
              <w:t>RF02</w:t>
            </w:r>
          </w:p>
        </w:tc>
        <w:tc>
          <w:tcPr>
            <w:tcW w:w="6635" w:type="dxa"/>
          </w:tcPr>
          <w:p w:rsidR="008211DF" w:rsidRPr="009F15CB" w:rsidRDefault="0025716D" w:rsidP="0025716D">
            <w:pPr>
              <w:jc w:val="left"/>
              <w:rPr>
                <w:sz w:val="20"/>
                <w:szCs w:val="20"/>
              </w:rPr>
            </w:pPr>
            <w:r>
              <w:rPr>
                <w:sz w:val="20"/>
                <w:szCs w:val="20"/>
              </w:rPr>
              <w:t xml:space="preserve">O sistema deve permitir que o usuário </w:t>
            </w:r>
            <w:proofErr w:type="gramStart"/>
            <w:r>
              <w:rPr>
                <w:sz w:val="20"/>
                <w:szCs w:val="20"/>
              </w:rPr>
              <w:t>especifique</w:t>
            </w:r>
            <w:proofErr w:type="gramEnd"/>
            <w:r>
              <w:rPr>
                <w:sz w:val="20"/>
                <w:szCs w:val="20"/>
              </w:rPr>
              <w:t xml:space="preserve"> o arquivo de dados </w:t>
            </w:r>
          </w:p>
        </w:tc>
        <w:tc>
          <w:tcPr>
            <w:tcW w:w="1448" w:type="dxa"/>
          </w:tcPr>
          <w:p w:rsidR="008211DF" w:rsidRPr="009F15CB" w:rsidRDefault="005560AD" w:rsidP="00A07DB5">
            <w:pPr>
              <w:jc w:val="center"/>
              <w:rPr>
                <w:sz w:val="20"/>
                <w:szCs w:val="20"/>
              </w:rPr>
            </w:pPr>
            <w:r>
              <w:rPr>
                <w:sz w:val="20"/>
                <w:szCs w:val="20"/>
              </w:rPr>
              <w:t>UC0</w:t>
            </w:r>
            <w:r w:rsidR="00A07DB5">
              <w:rPr>
                <w:sz w:val="20"/>
                <w:szCs w:val="20"/>
              </w:rPr>
              <w:t>1</w:t>
            </w:r>
          </w:p>
        </w:tc>
      </w:tr>
      <w:tr w:rsidR="008211DF" w:rsidTr="000926E5">
        <w:trPr>
          <w:trHeight w:val="660"/>
        </w:trPr>
        <w:tc>
          <w:tcPr>
            <w:tcW w:w="1128" w:type="dxa"/>
          </w:tcPr>
          <w:p w:rsidR="008211DF" w:rsidRDefault="008140C3" w:rsidP="009F15CB">
            <w:pPr>
              <w:jc w:val="center"/>
            </w:pPr>
            <w:r>
              <w:t>RF03</w:t>
            </w:r>
          </w:p>
        </w:tc>
        <w:tc>
          <w:tcPr>
            <w:tcW w:w="6635" w:type="dxa"/>
          </w:tcPr>
          <w:p w:rsidR="008211DF" w:rsidRPr="009F15CB" w:rsidRDefault="0025716D" w:rsidP="009F15CB">
            <w:pPr>
              <w:jc w:val="left"/>
              <w:rPr>
                <w:sz w:val="20"/>
                <w:szCs w:val="20"/>
              </w:rPr>
            </w:pPr>
            <w:r>
              <w:rPr>
                <w:sz w:val="20"/>
                <w:szCs w:val="20"/>
              </w:rPr>
              <w:t xml:space="preserve">O sistema deve identificar os </w:t>
            </w:r>
            <w:r w:rsidR="003F63C7">
              <w:rPr>
                <w:sz w:val="20"/>
                <w:szCs w:val="20"/>
              </w:rPr>
              <w:t>Metadados</w:t>
            </w:r>
            <w:r>
              <w:rPr>
                <w:sz w:val="20"/>
                <w:szCs w:val="20"/>
              </w:rPr>
              <w:t xml:space="preserve"> do arquivo de dados</w:t>
            </w:r>
          </w:p>
        </w:tc>
        <w:tc>
          <w:tcPr>
            <w:tcW w:w="1448" w:type="dxa"/>
          </w:tcPr>
          <w:p w:rsidR="008211DF" w:rsidRPr="009F15CB" w:rsidRDefault="005560AD" w:rsidP="009F15CB">
            <w:pPr>
              <w:jc w:val="center"/>
              <w:rPr>
                <w:sz w:val="20"/>
                <w:szCs w:val="20"/>
              </w:rPr>
            </w:pPr>
            <w:r>
              <w:rPr>
                <w:sz w:val="20"/>
                <w:szCs w:val="20"/>
              </w:rPr>
              <w:t>UC01</w:t>
            </w:r>
          </w:p>
        </w:tc>
      </w:tr>
      <w:tr w:rsidR="0025716D" w:rsidTr="0025716D">
        <w:tc>
          <w:tcPr>
            <w:tcW w:w="1128" w:type="dxa"/>
          </w:tcPr>
          <w:p w:rsidR="0025716D" w:rsidRDefault="0025716D" w:rsidP="009F15CB">
            <w:pPr>
              <w:jc w:val="center"/>
            </w:pPr>
            <w:r>
              <w:t>RF04</w:t>
            </w:r>
          </w:p>
        </w:tc>
        <w:tc>
          <w:tcPr>
            <w:tcW w:w="6635" w:type="dxa"/>
          </w:tcPr>
          <w:p w:rsidR="0025716D" w:rsidRDefault="0025716D" w:rsidP="009F15CB">
            <w:pPr>
              <w:jc w:val="left"/>
              <w:rPr>
                <w:sz w:val="20"/>
                <w:szCs w:val="20"/>
              </w:rPr>
            </w:pPr>
            <w:r>
              <w:rPr>
                <w:sz w:val="20"/>
                <w:szCs w:val="20"/>
              </w:rPr>
              <w:t>O sistema deve ser capaz de identificar atributos numéricos dentro dos conjuntos de dados</w:t>
            </w:r>
          </w:p>
        </w:tc>
        <w:tc>
          <w:tcPr>
            <w:tcW w:w="1448" w:type="dxa"/>
          </w:tcPr>
          <w:p w:rsidR="0025716D" w:rsidRDefault="0025716D" w:rsidP="009F15CB">
            <w:pPr>
              <w:jc w:val="center"/>
              <w:rPr>
                <w:sz w:val="20"/>
                <w:szCs w:val="20"/>
              </w:rPr>
            </w:pPr>
            <w:r>
              <w:rPr>
                <w:sz w:val="20"/>
                <w:szCs w:val="20"/>
              </w:rPr>
              <w:t>UC01</w:t>
            </w:r>
          </w:p>
        </w:tc>
      </w:tr>
      <w:tr w:rsidR="005560AD" w:rsidTr="0025716D">
        <w:tc>
          <w:tcPr>
            <w:tcW w:w="1128" w:type="dxa"/>
          </w:tcPr>
          <w:p w:rsidR="005560AD" w:rsidRDefault="005560AD" w:rsidP="0025716D">
            <w:pPr>
              <w:jc w:val="center"/>
            </w:pPr>
            <w:r>
              <w:t>RF0</w:t>
            </w:r>
            <w:r w:rsidR="0025716D">
              <w:t>5</w:t>
            </w:r>
          </w:p>
        </w:tc>
        <w:tc>
          <w:tcPr>
            <w:tcW w:w="6635" w:type="dxa"/>
          </w:tcPr>
          <w:p w:rsidR="005560AD" w:rsidRDefault="005560AD" w:rsidP="009F15CB">
            <w:pPr>
              <w:jc w:val="left"/>
              <w:rPr>
                <w:sz w:val="20"/>
                <w:szCs w:val="20"/>
              </w:rPr>
            </w:pPr>
            <w:r>
              <w:rPr>
                <w:sz w:val="20"/>
                <w:szCs w:val="20"/>
              </w:rPr>
              <w:t xml:space="preserve">O sistema deve permitir que o usuário </w:t>
            </w:r>
            <w:proofErr w:type="gramStart"/>
            <w:r>
              <w:rPr>
                <w:sz w:val="20"/>
                <w:szCs w:val="20"/>
              </w:rPr>
              <w:t>especifique</w:t>
            </w:r>
            <w:proofErr w:type="gramEnd"/>
            <w:r>
              <w:rPr>
                <w:sz w:val="20"/>
                <w:szCs w:val="20"/>
              </w:rPr>
              <w:t xml:space="preserve"> o caminho onde o Dashboard deve ser armazenado</w:t>
            </w:r>
          </w:p>
        </w:tc>
        <w:tc>
          <w:tcPr>
            <w:tcW w:w="1448" w:type="dxa"/>
          </w:tcPr>
          <w:p w:rsidR="005560AD" w:rsidRPr="009F15CB" w:rsidRDefault="005560AD" w:rsidP="009F15CB">
            <w:pPr>
              <w:jc w:val="center"/>
              <w:rPr>
                <w:sz w:val="20"/>
                <w:szCs w:val="20"/>
              </w:rPr>
            </w:pPr>
            <w:r>
              <w:rPr>
                <w:sz w:val="20"/>
                <w:szCs w:val="20"/>
              </w:rPr>
              <w:t>UC01</w:t>
            </w:r>
          </w:p>
        </w:tc>
      </w:tr>
      <w:tr w:rsidR="005560AD" w:rsidTr="0025716D">
        <w:tc>
          <w:tcPr>
            <w:tcW w:w="1128" w:type="dxa"/>
          </w:tcPr>
          <w:p w:rsidR="005560AD" w:rsidRDefault="005560AD" w:rsidP="0025716D">
            <w:pPr>
              <w:jc w:val="center"/>
            </w:pPr>
            <w:r>
              <w:t>RF0</w:t>
            </w:r>
            <w:r w:rsidR="0025716D">
              <w:t>6</w:t>
            </w:r>
          </w:p>
        </w:tc>
        <w:tc>
          <w:tcPr>
            <w:tcW w:w="6635" w:type="dxa"/>
          </w:tcPr>
          <w:p w:rsidR="005560AD" w:rsidRDefault="005560AD" w:rsidP="000926E5">
            <w:pPr>
              <w:jc w:val="left"/>
              <w:rPr>
                <w:sz w:val="20"/>
                <w:szCs w:val="20"/>
              </w:rPr>
            </w:pPr>
            <w:r>
              <w:rPr>
                <w:sz w:val="20"/>
                <w:szCs w:val="20"/>
              </w:rPr>
              <w:t xml:space="preserve">O sistema deve gerar o Dashboard, </w:t>
            </w:r>
            <w:r w:rsidR="000926E5">
              <w:rPr>
                <w:sz w:val="20"/>
                <w:szCs w:val="20"/>
              </w:rPr>
              <w:t>no caminho especificado pelo usuário, copiando automaticamente todos os arquivos necessários</w:t>
            </w:r>
            <w:r>
              <w:rPr>
                <w:sz w:val="20"/>
                <w:szCs w:val="20"/>
              </w:rPr>
              <w:t>.</w:t>
            </w:r>
          </w:p>
        </w:tc>
        <w:tc>
          <w:tcPr>
            <w:tcW w:w="1448" w:type="dxa"/>
          </w:tcPr>
          <w:p w:rsidR="005560AD" w:rsidRPr="009F15CB" w:rsidRDefault="005560AD" w:rsidP="009F15CB">
            <w:pPr>
              <w:jc w:val="center"/>
              <w:rPr>
                <w:sz w:val="20"/>
                <w:szCs w:val="20"/>
              </w:rPr>
            </w:pPr>
            <w:r>
              <w:rPr>
                <w:sz w:val="20"/>
                <w:szCs w:val="20"/>
              </w:rPr>
              <w:t>UC01</w:t>
            </w:r>
          </w:p>
        </w:tc>
      </w:tr>
      <w:tr w:rsidR="000926E5" w:rsidTr="0025716D">
        <w:tc>
          <w:tcPr>
            <w:tcW w:w="1128" w:type="dxa"/>
          </w:tcPr>
          <w:p w:rsidR="000926E5" w:rsidRDefault="000926E5" w:rsidP="0025716D">
            <w:pPr>
              <w:jc w:val="center"/>
            </w:pPr>
            <w:r>
              <w:t>FR06</w:t>
            </w:r>
          </w:p>
        </w:tc>
        <w:tc>
          <w:tcPr>
            <w:tcW w:w="6635" w:type="dxa"/>
          </w:tcPr>
          <w:p w:rsidR="000926E5" w:rsidRDefault="000926E5" w:rsidP="000926E5">
            <w:pPr>
              <w:tabs>
                <w:tab w:val="left" w:pos="1299"/>
              </w:tabs>
              <w:jc w:val="left"/>
              <w:rPr>
                <w:sz w:val="20"/>
                <w:szCs w:val="20"/>
              </w:rPr>
            </w:pPr>
            <w:r>
              <w:rPr>
                <w:sz w:val="20"/>
                <w:szCs w:val="20"/>
              </w:rPr>
              <w:t>O sistema deve compactar o conteúdo completo do Dashboard em um arquivo.</w:t>
            </w:r>
          </w:p>
        </w:tc>
        <w:tc>
          <w:tcPr>
            <w:tcW w:w="1448" w:type="dxa"/>
          </w:tcPr>
          <w:p w:rsidR="000926E5" w:rsidRDefault="000926E5" w:rsidP="009F15CB">
            <w:pPr>
              <w:jc w:val="center"/>
              <w:rPr>
                <w:sz w:val="20"/>
                <w:szCs w:val="20"/>
              </w:rPr>
            </w:pPr>
            <w:r>
              <w:rPr>
                <w:sz w:val="20"/>
                <w:szCs w:val="20"/>
              </w:rPr>
              <w:t>UC01</w:t>
            </w:r>
          </w:p>
        </w:tc>
      </w:tr>
    </w:tbl>
    <w:p w:rsidR="008211DF" w:rsidRPr="0017075E" w:rsidRDefault="007F40EF" w:rsidP="0017075E">
      <w:pPr>
        <w:jc w:val="center"/>
        <w:rPr>
          <w:sz w:val="20"/>
        </w:rPr>
      </w:pPr>
      <w:r w:rsidRPr="0017075E">
        <w:rPr>
          <w:sz w:val="20"/>
        </w:rPr>
        <w:t>Fonte: Elaborada pelo Autor</w:t>
      </w:r>
    </w:p>
    <w:p w:rsidR="007F40EF" w:rsidRDefault="007F40EF" w:rsidP="007F40EF">
      <w:pPr>
        <w:jc w:val="left"/>
        <w:rPr>
          <w:b/>
          <w:sz w:val="20"/>
        </w:rPr>
      </w:pPr>
    </w:p>
    <w:p w:rsidR="004B0AEA" w:rsidRPr="009337B0" w:rsidRDefault="009337B0" w:rsidP="0017075E">
      <w:pPr>
        <w:jc w:val="center"/>
        <w:rPr>
          <w:b/>
          <w:sz w:val="20"/>
        </w:rPr>
      </w:pPr>
      <w:r>
        <w:rPr>
          <w:b/>
          <w:sz w:val="20"/>
        </w:rPr>
        <w:t>Tabela 6 – Requisitos não funcionais da aplicação</w:t>
      </w:r>
    </w:p>
    <w:tbl>
      <w:tblPr>
        <w:tblStyle w:val="Tabelacomgrade"/>
        <w:tblW w:w="0" w:type="auto"/>
        <w:tblLook w:val="04A0" w:firstRow="1" w:lastRow="0" w:firstColumn="1" w:lastColumn="0" w:noHBand="0" w:noVBand="1"/>
      </w:tblPr>
      <w:tblGrid>
        <w:gridCol w:w="1242"/>
        <w:gridCol w:w="7969"/>
      </w:tblGrid>
      <w:tr w:rsidR="00637456" w:rsidTr="00637456">
        <w:tc>
          <w:tcPr>
            <w:tcW w:w="9211"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637456">
        <w:tc>
          <w:tcPr>
            <w:tcW w:w="1242" w:type="dxa"/>
          </w:tcPr>
          <w:p w:rsidR="00637456" w:rsidRPr="00637456" w:rsidRDefault="00637456" w:rsidP="00637456">
            <w:pPr>
              <w:jc w:val="center"/>
              <w:rPr>
                <w:b/>
                <w:sz w:val="20"/>
              </w:rPr>
            </w:pPr>
            <w:r w:rsidRPr="00637456">
              <w:rPr>
                <w:b/>
                <w:sz w:val="20"/>
              </w:rPr>
              <w:t>Requisito</w:t>
            </w:r>
          </w:p>
        </w:tc>
        <w:tc>
          <w:tcPr>
            <w:tcW w:w="7969" w:type="dxa"/>
          </w:tcPr>
          <w:p w:rsidR="00637456" w:rsidRPr="00637456" w:rsidRDefault="00637456" w:rsidP="00637456">
            <w:pPr>
              <w:jc w:val="center"/>
              <w:rPr>
                <w:b/>
                <w:sz w:val="20"/>
              </w:rPr>
            </w:pPr>
            <w:r w:rsidRPr="00637456">
              <w:rPr>
                <w:b/>
                <w:sz w:val="20"/>
              </w:rPr>
              <w:t>Descrição</w:t>
            </w:r>
          </w:p>
        </w:tc>
      </w:tr>
      <w:tr w:rsidR="00637456" w:rsidTr="00637456">
        <w:tc>
          <w:tcPr>
            <w:tcW w:w="1242" w:type="dxa"/>
          </w:tcPr>
          <w:p w:rsidR="00637456" w:rsidRDefault="00637456" w:rsidP="00637456">
            <w:pPr>
              <w:jc w:val="center"/>
            </w:pPr>
            <w:r>
              <w:t>RNF01</w:t>
            </w:r>
          </w:p>
        </w:tc>
        <w:tc>
          <w:tcPr>
            <w:tcW w:w="7969" w:type="dxa"/>
          </w:tcPr>
          <w:p w:rsidR="00637456" w:rsidRDefault="00637456">
            <w:pPr>
              <w:jc w:val="left"/>
            </w:pPr>
            <w:r>
              <w:t>Sistema deve ser desenvolvido em Java 8</w:t>
            </w:r>
            <w:r w:rsidR="0025716D">
              <w:t xml:space="preserve"> SE</w:t>
            </w:r>
            <w:del w:id="117" w:author="glaubergad" w:date="2019-03-04T20:31:00Z">
              <w:r w:rsidDel="00264804">
                <w:delText xml:space="preserve"> SE</w:delText>
              </w:r>
            </w:del>
            <w:r>
              <w:t>.</w:t>
            </w:r>
          </w:p>
        </w:tc>
      </w:tr>
      <w:tr w:rsidR="00637456" w:rsidTr="00637456">
        <w:tc>
          <w:tcPr>
            <w:tcW w:w="1242" w:type="dxa"/>
          </w:tcPr>
          <w:p w:rsidR="00637456" w:rsidRDefault="00637456" w:rsidP="00637456">
            <w:pPr>
              <w:jc w:val="center"/>
            </w:pPr>
            <w:r>
              <w:t>RNF02</w:t>
            </w:r>
          </w:p>
        </w:tc>
        <w:tc>
          <w:tcPr>
            <w:tcW w:w="7969" w:type="dxa"/>
          </w:tcPr>
          <w:p w:rsidR="00637456" w:rsidRDefault="00637456" w:rsidP="00637456">
            <w:pPr>
              <w:jc w:val="left"/>
            </w:pPr>
            <w:r>
              <w:t xml:space="preserve">Sistema deve ter interface gráfica simples e intuitiva, com uso de mouse, tendo todas as informações exibidas com clareza e </w:t>
            </w:r>
            <w:r w:rsidR="0070101E">
              <w:t xml:space="preserve">ter funcionalidades </w:t>
            </w:r>
            <w:r>
              <w:t>acessíveis por botões</w:t>
            </w:r>
            <w:r w:rsidR="0070101E">
              <w:t xml:space="preserve"> e menus</w:t>
            </w:r>
            <w:r>
              <w:t>.</w:t>
            </w:r>
          </w:p>
        </w:tc>
      </w:tr>
      <w:tr w:rsidR="00637456" w:rsidTr="00637456">
        <w:tc>
          <w:tcPr>
            <w:tcW w:w="1242" w:type="dxa"/>
          </w:tcPr>
          <w:p w:rsidR="00637456" w:rsidRDefault="00637456" w:rsidP="00637456">
            <w:pPr>
              <w:jc w:val="center"/>
            </w:pPr>
            <w:r>
              <w:t>RNF03</w:t>
            </w:r>
          </w:p>
        </w:tc>
        <w:tc>
          <w:tcPr>
            <w:tcW w:w="7969" w:type="dxa"/>
          </w:tcPr>
          <w:p w:rsidR="00637456" w:rsidRDefault="00637456" w:rsidP="00637456">
            <w:pPr>
              <w:jc w:val="left"/>
            </w:pPr>
            <w:r>
              <w:t>O desempenho da geração do Dashboard deve ser alto. O tempo de geração do arquivo destino não deve exceder 30 segundos.</w:t>
            </w:r>
          </w:p>
        </w:tc>
      </w:tr>
      <w:tr w:rsidR="00731DA9" w:rsidTr="00637456">
        <w:tc>
          <w:tcPr>
            <w:tcW w:w="1242" w:type="dxa"/>
          </w:tcPr>
          <w:p w:rsidR="00731DA9" w:rsidRDefault="00731DA9" w:rsidP="00637456">
            <w:pPr>
              <w:jc w:val="center"/>
            </w:pPr>
            <w:r>
              <w:t>RNF04</w:t>
            </w:r>
          </w:p>
        </w:tc>
        <w:tc>
          <w:tcPr>
            <w:tcW w:w="7969" w:type="dxa"/>
          </w:tcPr>
          <w:p w:rsidR="00731DA9" w:rsidRDefault="00731DA9" w:rsidP="00637456">
            <w:pPr>
              <w:jc w:val="left"/>
            </w:pPr>
            <w:r>
              <w:t xml:space="preserve">O padrão do arquivo de dados deve ser CSV, com a primeira linha contendo a descrição dos atributos. </w:t>
            </w:r>
          </w:p>
        </w:tc>
      </w:tr>
      <w:tr w:rsidR="00637456" w:rsidTr="00637456">
        <w:tc>
          <w:tcPr>
            <w:tcW w:w="1242" w:type="dxa"/>
          </w:tcPr>
          <w:p w:rsidR="00637456" w:rsidRDefault="00637456" w:rsidP="00637456">
            <w:pPr>
              <w:jc w:val="center"/>
            </w:pPr>
            <w:r>
              <w:t>RNF04</w:t>
            </w:r>
          </w:p>
        </w:tc>
        <w:tc>
          <w:tcPr>
            <w:tcW w:w="7969" w:type="dxa"/>
          </w:tcPr>
          <w:p w:rsidR="00637456" w:rsidRDefault="00637456" w:rsidP="000926E5">
            <w:pPr>
              <w:jc w:val="left"/>
            </w:pPr>
            <w:r>
              <w:t xml:space="preserve">A linguagem de </w:t>
            </w:r>
            <w:r w:rsidR="000926E5">
              <w:t xml:space="preserve">gabaritos </w:t>
            </w:r>
            <w:r>
              <w:t xml:space="preserve">a ser aplicada será a Apache </w:t>
            </w:r>
            <w:proofErr w:type="gramStart"/>
            <w:r>
              <w:t>FreeMarker</w:t>
            </w:r>
            <w:proofErr w:type="gramEnd"/>
            <w:r>
              <w:t>.</w:t>
            </w:r>
          </w:p>
        </w:tc>
      </w:tr>
      <w:tr w:rsidR="00637456" w:rsidTr="00637456">
        <w:tc>
          <w:tcPr>
            <w:tcW w:w="1242" w:type="dxa"/>
          </w:tcPr>
          <w:p w:rsidR="00637456" w:rsidRDefault="00637456" w:rsidP="00637456">
            <w:pPr>
              <w:jc w:val="center"/>
            </w:pPr>
            <w:r>
              <w:t>RNF05</w:t>
            </w:r>
          </w:p>
        </w:tc>
        <w:tc>
          <w:tcPr>
            <w:tcW w:w="7969" w:type="dxa"/>
          </w:tcPr>
          <w:p w:rsidR="00637456" w:rsidRDefault="00637456" w:rsidP="00637456">
            <w:pPr>
              <w:jc w:val="left"/>
            </w:pPr>
            <w:r>
              <w:t xml:space="preserve">O formato de </w:t>
            </w:r>
            <w:r w:rsidR="00731DA9">
              <w:t>compactação do arquivo de saída</w:t>
            </w:r>
            <w:r>
              <w:t xml:space="preserve"> será ZIP.</w:t>
            </w:r>
          </w:p>
        </w:tc>
      </w:tr>
    </w:tbl>
    <w:p w:rsidR="00637456" w:rsidRPr="0017075E" w:rsidRDefault="009337B0" w:rsidP="0017075E">
      <w:pPr>
        <w:jc w:val="center"/>
        <w:rPr>
          <w:sz w:val="20"/>
        </w:rPr>
      </w:pPr>
      <w:r w:rsidRPr="0017075E">
        <w:rPr>
          <w:sz w:val="20"/>
        </w:rPr>
        <w:t>Fonte: Elaborada pelo Autor</w:t>
      </w:r>
    </w:p>
    <w:p w:rsidR="00AF2565" w:rsidRDefault="00AF2565" w:rsidP="00E94B09"/>
    <w:p w:rsidR="00684E1A" w:rsidRDefault="0052361D" w:rsidP="00AF2565">
      <w:pPr>
        <w:pStyle w:val="Ttulo2"/>
      </w:pPr>
      <w:bookmarkStart w:id="118" w:name="_Toc33549461"/>
      <w:proofErr w:type="gramStart"/>
      <w:r>
        <w:t>4</w:t>
      </w:r>
      <w:r w:rsidR="00AF2565">
        <w:t xml:space="preserve">.4 – </w:t>
      </w:r>
      <w:r w:rsidR="00AA78C2">
        <w:t>Modelo</w:t>
      </w:r>
      <w:proofErr w:type="gramEnd"/>
      <w:r w:rsidR="00AA78C2">
        <w:t xml:space="preserve"> de </w:t>
      </w:r>
      <w:r w:rsidR="00AF2565">
        <w:t>Casos de Uso</w:t>
      </w:r>
      <w:bookmarkEnd w:id="118"/>
    </w:p>
    <w:p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8F579F">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AA78C2" w:rsidRPr="00AA78C2">
        <w:rPr>
          <w:noProof/>
        </w:rPr>
        <w:t>(BEZERRA, 2015)</w:t>
      </w:r>
      <w:r w:rsidR="00AA78C2">
        <w:fldChar w:fldCharType="end"/>
      </w:r>
      <w:r w:rsidR="00AA78C2">
        <w:t>.</w:t>
      </w:r>
      <w:r w:rsidR="008F579F">
        <w:t xml:space="preserve"> É um modelo de análise que representa de forma mais </w:t>
      </w:r>
      <w:r w:rsidR="008F579F">
        <w:lastRenderedPageBreak/>
        <w:t xml:space="preserve">refinada os requisitos funcionais do sistema a ser desenvolvido. Este modelo é muito relevante, pois além de direcionar algumas tarefas posteriores ao processo de desenvolvimento, força os desenvolvedores a desenvolver a solução de acordo com as necessidades específicas do usuário </w:t>
      </w:r>
      <w:r w:rsidR="008F579F">
        <w:fldChar w:fldCharType="begin" w:fldLock="1"/>
      </w:r>
      <w:r w:rsidR="00310E7A">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8F579F" w:rsidRPr="008F579F">
        <w:rPr>
          <w:noProof/>
        </w:rPr>
        <w:t>(BEZERRA, 2015)</w:t>
      </w:r>
      <w:r w:rsidR="008F579F">
        <w:fldChar w:fldCharType="end"/>
      </w:r>
      <w:r w:rsidR="008F579F">
        <w:t>.</w:t>
      </w:r>
    </w:p>
    <w:p w:rsidR="00E75361" w:rsidRDefault="00AF2565" w:rsidP="00561CDA">
      <w:r>
        <w:t xml:space="preserve">Na </w:t>
      </w:r>
      <w:r w:rsidR="00E75361">
        <w:t>visão d</w:t>
      </w:r>
      <w:r>
        <w:t>o usuário, a aplicação terá um único caso de uso, como pode ser verificado no diagrama de casos de uso</w:t>
      </w:r>
      <w:r w:rsidR="00C727FB">
        <w:t xml:space="preserve"> UML</w:t>
      </w:r>
      <w:r w:rsidR="00E75361">
        <w:t xml:space="preserve"> contido na Figura </w:t>
      </w:r>
      <w:r w:rsidR="00684E1A">
        <w:t>1</w:t>
      </w:r>
      <w:r w:rsidR="002844D6">
        <w:t>0</w:t>
      </w:r>
      <w:r>
        <w:t>.</w:t>
      </w:r>
    </w:p>
    <w:p w:rsidR="00684E1A" w:rsidRDefault="00684E1A">
      <w:pPr>
        <w:spacing w:after="160" w:line="240" w:lineRule="auto"/>
        <w:jc w:val="left"/>
        <w:rPr>
          <w:b/>
          <w:sz w:val="20"/>
        </w:rPr>
      </w:pPr>
    </w:p>
    <w:p w:rsidR="00E75361" w:rsidRPr="00E75361" w:rsidRDefault="00E75361" w:rsidP="00B237EA">
      <w:pPr>
        <w:jc w:val="center"/>
        <w:rPr>
          <w:b/>
          <w:sz w:val="20"/>
        </w:rPr>
      </w:pPr>
      <w:r>
        <w:rPr>
          <w:b/>
          <w:sz w:val="20"/>
        </w:rPr>
        <w:t xml:space="preserve">Figura </w:t>
      </w:r>
      <w:r w:rsidR="00684E1A">
        <w:rPr>
          <w:b/>
          <w:sz w:val="20"/>
        </w:rPr>
        <w:t>1</w:t>
      </w:r>
      <w:r w:rsidR="002844D6">
        <w:rPr>
          <w:b/>
          <w:sz w:val="20"/>
        </w:rPr>
        <w:t>0</w:t>
      </w:r>
      <w:r>
        <w:rPr>
          <w:b/>
          <w:sz w:val="20"/>
        </w:rPr>
        <w:t xml:space="preserve"> – Diagrama de caso de uso UC01</w:t>
      </w:r>
    </w:p>
    <w:p w:rsidR="00AF2565" w:rsidRDefault="00AF2565" w:rsidP="00AF2565">
      <w:pPr>
        <w:jc w:val="center"/>
      </w:pPr>
      <w:r>
        <w:rPr>
          <w:noProof/>
          <w:lang w:eastAsia="pt-BR"/>
        </w:rPr>
        <w:drawing>
          <wp:inline distT="0" distB="0" distL="0" distR="0" wp14:anchorId="5FAE39F1" wp14:editId="39F1C74A">
            <wp:extent cx="5059217" cy="3048000"/>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69983" cy="3054486"/>
                    </a:xfrm>
                    <a:prstGeom prst="rect">
                      <a:avLst/>
                    </a:prstGeom>
                  </pic:spPr>
                </pic:pic>
              </a:graphicData>
            </a:graphic>
          </wp:inline>
        </w:drawing>
      </w:r>
    </w:p>
    <w:p w:rsidR="00AF2565" w:rsidRPr="00B237EA" w:rsidRDefault="00E75361" w:rsidP="00B237EA">
      <w:pPr>
        <w:jc w:val="center"/>
        <w:rPr>
          <w:sz w:val="20"/>
        </w:rPr>
      </w:pPr>
      <w:r w:rsidRPr="00B237EA">
        <w:rPr>
          <w:sz w:val="20"/>
        </w:rPr>
        <w:t>Fonte: Elaborada pelo Autor</w:t>
      </w:r>
    </w:p>
    <w:p w:rsidR="00AF2565" w:rsidRDefault="00AF2565" w:rsidP="00AF2565"/>
    <w:p w:rsidR="00AF2565" w:rsidRDefault="00AF2565" w:rsidP="00AF2565">
      <w:r>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 xml:space="preserve">talhamento pode ser observado na Tabela </w:t>
      </w:r>
      <w:r w:rsidR="00B92F18">
        <w:t>7</w:t>
      </w:r>
      <w:r w:rsidR="00246861">
        <w:t>.</w:t>
      </w:r>
    </w:p>
    <w:p w:rsidR="00246861" w:rsidRDefault="00246861" w:rsidP="00AF2565"/>
    <w:p w:rsidR="002C1B96" w:rsidRDefault="002C1B96">
      <w:pPr>
        <w:spacing w:after="160" w:line="240" w:lineRule="auto"/>
        <w:jc w:val="left"/>
        <w:rPr>
          <w:b/>
          <w:sz w:val="20"/>
        </w:rPr>
      </w:pPr>
      <w:r>
        <w:rPr>
          <w:b/>
          <w:sz w:val="20"/>
        </w:rPr>
        <w:br w:type="page"/>
      </w:r>
    </w:p>
    <w:p w:rsidR="00E75361" w:rsidRPr="00E75361" w:rsidRDefault="00E75361" w:rsidP="00550ECF">
      <w:pPr>
        <w:jc w:val="center"/>
        <w:rPr>
          <w:b/>
          <w:sz w:val="20"/>
        </w:rPr>
      </w:pPr>
      <w:r>
        <w:rPr>
          <w:b/>
          <w:sz w:val="20"/>
        </w:rPr>
        <w:lastRenderedPageBreak/>
        <w:t xml:space="preserve">Tabela </w:t>
      </w:r>
      <w:r w:rsidR="00B92F18">
        <w:rPr>
          <w:b/>
          <w:sz w:val="20"/>
        </w:rPr>
        <w:t>7</w:t>
      </w:r>
      <w:r>
        <w:rPr>
          <w:b/>
          <w:sz w:val="20"/>
        </w:rPr>
        <w:t xml:space="preserve"> – Descrição do caso de uso UC01</w:t>
      </w:r>
    </w:p>
    <w:tbl>
      <w:tblPr>
        <w:tblStyle w:val="Tabelacomgrade"/>
        <w:tblW w:w="0" w:type="auto"/>
        <w:tblLook w:val="04A0" w:firstRow="1" w:lastRow="0" w:firstColumn="1" w:lastColumn="0" w:noHBand="0" w:noVBand="1"/>
      </w:tblPr>
      <w:tblGrid>
        <w:gridCol w:w="2235"/>
        <w:gridCol w:w="6976"/>
      </w:tblGrid>
      <w:tr w:rsidR="00246861" w:rsidTr="00854DE2">
        <w:tc>
          <w:tcPr>
            <w:tcW w:w="9211" w:type="dxa"/>
            <w:gridSpan w:val="2"/>
            <w:shd w:val="clear" w:color="auto" w:fill="D9D9D9" w:themeFill="background1" w:themeFillShade="D9"/>
          </w:tcPr>
          <w:p w:rsidR="00246861" w:rsidRPr="00246861" w:rsidRDefault="00246861" w:rsidP="00AE5F28">
            <w:pPr>
              <w:jc w:val="left"/>
            </w:pPr>
            <w:r>
              <w:rPr>
                <w:b/>
                <w:sz w:val="20"/>
              </w:rPr>
              <w:t xml:space="preserve">UC01 – Caso de uso </w:t>
            </w:r>
            <w:proofErr w:type="gramStart"/>
            <w:r>
              <w:rPr>
                <w:b/>
                <w:sz w:val="20"/>
              </w:rPr>
              <w:t>Ge</w:t>
            </w:r>
            <w:r w:rsidR="00AE5F28">
              <w:rPr>
                <w:b/>
                <w:sz w:val="20"/>
              </w:rPr>
              <w:t>rar_</w:t>
            </w:r>
            <w:r>
              <w:rPr>
                <w:b/>
                <w:sz w:val="20"/>
              </w:rPr>
              <w:t>Dashboard</w:t>
            </w:r>
            <w:proofErr w:type="gramEnd"/>
            <w:r>
              <w:rPr>
                <w:b/>
                <w:sz w:val="20"/>
              </w:rPr>
              <w:t>:</w:t>
            </w:r>
            <w:r>
              <w:rPr>
                <w:sz w:val="20"/>
              </w:rPr>
              <w:t xml:space="preserve"> Permite ao usuário especificar o arquivo de dados, os atributos a serem usados como dimensões nos gráficos e o caminho para a geração do arquivo compactado com o Dashboard completo.</w:t>
            </w:r>
          </w:p>
        </w:tc>
      </w:tr>
      <w:tr w:rsidR="00246861" w:rsidTr="00246861">
        <w:tc>
          <w:tcPr>
            <w:tcW w:w="2235" w:type="dxa"/>
            <w:shd w:val="clear" w:color="auto" w:fill="D9D9D9" w:themeFill="background1" w:themeFillShade="D9"/>
          </w:tcPr>
          <w:p w:rsidR="00246861" w:rsidRPr="00246861" w:rsidRDefault="00246861" w:rsidP="00246861">
            <w:pPr>
              <w:jc w:val="left"/>
              <w:rPr>
                <w:color w:val="000000" w:themeColor="text1"/>
              </w:rPr>
            </w:pPr>
            <w:r>
              <w:rPr>
                <w:color w:val="000000" w:themeColor="text1"/>
              </w:rPr>
              <w:t>Pré-condições:</w:t>
            </w:r>
          </w:p>
        </w:tc>
        <w:tc>
          <w:tcPr>
            <w:tcW w:w="6976" w:type="dxa"/>
          </w:tcPr>
          <w:p w:rsidR="00246861" w:rsidRDefault="00246861" w:rsidP="0016674E">
            <w:pPr>
              <w:jc w:val="left"/>
            </w:pPr>
            <w:r>
              <w:t xml:space="preserve">Usuário </w:t>
            </w:r>
            <w:r w:rsidR="0016674E">
              <w:t xml:space="preserve">executa a aplicação </w:t>
            </w:r>
            <w:proofErr w:type="spellStart"/>
            <w:r w:rsidR="0016674E">
              <w:t>Dashgen</w:t>
            </w:r>
            <w:proofErr w:type="spellEnd"/>
            <w:r>
              <w:t>.</w:t>
            </w:r>
          </w:p>
        </w:tc>
      </w:tr>
      <w:tr w:rsidR="00246861" w:rsidTr="00246861">
        <w:tc>
          <w:tcPr>
            <w:tcW w:w="2235" w:type="dxa"/>
            <w:shd w:val="clear" w:color="auto" w:fill="D9D9D9" w:themeFill="background1" w:themeFillShade="D9"/>
          </w:tcPr>
          <w:p w:rsidR="00246861" w:rsidRPr="00246861" w:rsidRDefault="00246861" w:rsidP="00246861">
            <w:pPr>
              <w:jc w:val="left"/>
              <w:rPr>
                <w:color w:val="000000" w:themeColor="text1"/>
              </w:rPr>
            </w:pPr>
            <w:r>
              <w:rPr>
                <w:color w:val="000000" w:themeColor="text1"/>
              </w:rPr>
              <w:t>Cenário Principal:</w:t>
            </w:r>
          </w:p>
        </w:tc>
        <w:tc>
          <w:tcPr>
            <w:tcW w:w="6976" w:type="dxa"/>
          </w:tcPr>
          <w:p w:rsidR="00246861" w:rsidRDefault="00E75361" w:rsidP="00246861">
            <w:pPr>
              <w:pStyle w:val="PargrafodaLista"/>
              <w:numPr>
                <w:ilvl w:val="0"/>
                <w:numId w:val="13"/>
              </w:numPr>
              <w:spacing w:line="240" w:lineRule="auto"/>
              <w:ind w:left="357" w:hanging="357"/>
              <w:jc w:val="left"/>
            </w:pPr>
            <w:r>
              <w:t>O</w:t>
            </w:r>
            <w:r w:rsidR="00246861" w:rsidRPr="00246861">
              <w:t xml:space="preserve"> usuário </w:t>
            </w:r>
            <w:r w:rsidR="00A0634E">
              <w:t>informa</w:t>
            </w:r>
            <w:r w:rsidR="00246861" w:rsidRPr="00246861">
              <w:t xml:space="preserve"> o caminho para o arquivo CSV</w:t>
            </w:r>
            <w:r>
              <w:t xml:space="preserve"> clicando sobre o botão Arquivo CSV</w:t>
            </w:r>
            <w:r w:rsidR="00246861">
              <w:t>;</w:t>
            </w:r>
          </w:p>
          <w:p w:rsidR="00E75361" w:rsidRDefault="00E75361" w:rsidP="00246861">
            <w:pPr>
              <w:pStyle w:val="PargrafodaLista"/>
              <w:numPr>
                <w:ilvl w:val="0"/>
                <w:numId w:val="13"/>
              </w:numPr>
              <w:spacing w:line="240" w:lineRule="auto"/>
              <w:ind w:left="357" w:hanging="357"/>
              <w:jc w:val="left"/>
            </w:pPr>
            <w:r>
              <w:t>O</w:t>
            </w:r>
            <w:r w:rsidRPr="00246861">
              <w:t xml:space="preserve"> usuário </w:t>
            </w:r>
            <w:r>
              <w:t>informa</w:t>
            </w:r>
            <w:r w:rsidRPr="00246861">
              <w:t xml:space="preserve"> o caminho para </w:t>
            </w:r>
            <w:r>
              <w:t>armazenamento do dashboard a ser gerado clicando sobre o botão Selecionar Destino;</w:t>
            </w:r>
          </w:p>
          <w:p w:rsidR="00A0634E" w:rsidRDefault="00E75361" w:rsidP="00246861">
            <w:pPr>
              <w:pStyle w:val="PargrafodaLista"/>
              <w:numPr>
                <w:ilvl w:val="0"/>
                <w:numId w:val="13"/>
              </w:numPr>
              <w:spacing w:line="240" w:lineRule="auto"/>
              <w:ind w:left="357" w:hanging="357"/>
              <w:jc w:val="left"/>
            </w:pPr>
            <w:r>
              <w:t>O usuário determina o título do dashboard a ser exibido no topo da página, digitando-o na caixa de texto apropriada;</w:t>
            </w:r>
          </w:p>
          <w:p w:rsidR="00E75361" w:rsidRDefault="00E75361" w:rsidP="00246861">
            <w:pPr>
              <w:pStyle w:val="PargrafodaLista"/>
              <w:numPr>
                <w:ilvl w:val="0"/>
                <w:numId w:val="13"/>
              </w:numPr>
              <w:spacing w:line="240" w:lineRule="auto"/>
              <w:ind w:left="357" w:hanging="357"/>
              <w:jc w:val="left"/>
            </w:pPr>
            <w:r>
              <w:t>Para inclusão de gráficos, o usuário digita o nome a ser exibido no topo do gráfico na caixa de texto Título do Gráfico;</w:t>
            </w:r>
          </w:p>
          <w:p w:rsidR="00E75361" w:rsidRDefault="00E75361" w:rsidP="00246861">
            <w:pPr>
              <w:pStyle w:val="PargrafodaLista"/>
              <w:numPr>
                <w:ilvl w:val="0"/>
                <w:numId w:val="13"/>
              </w:numPr>
              <w:spacing w:line="240" w:lineRule="auto"/>
              <w:ind w:left="357" w:hanging="357"/>
              <w:jc w:val="left"/>
            </w:pPr>
            <w:r>
              <w:t>Seleciona o atributo desejado como dimensão principal para o gráfico na lista Atributo de Dimensão;</w:t>
            </w:r>
          </w:p>
          <w:p w:rsidR="00E75361" w:rsidRDefault="00E75361" w:rsidP="00246861">
            <w:pPr>
              <w:pStyle w:val="PargrafodaLista"/>
              <w:numPr>
                <w:ilvl w:val="0"/>
                <w:numId w:val="13"/>
              </w:numPr>
              <w:spacing w:line="240" w:lineRule="auto"/>
              <w:ind w:left="357" w:hanging="357"/>
              <w:jc w:val="left"/>
            </w:pPr>
            <w:r>
              <w:t>Clica na opção tipo botão de rádio com a redução desejada, tendo como opção a contagem de incidências ou a somatória de um atributo secundário;</w:t>
            </w:r>
          </w:p>
          <w:p w:rsidR="00E004A3" w:rsidRDefault="00E004A3" w:rsidP="00246861">
            <w:pPr>
              <w:pStyle w:val="PargrafodaLista"/>
              <w:numPr>
                <w:ilvl w:val="0"/>
                <w:numId w:val="13"/>
              </w:numPr>
              <w:spacing w:line="240" w:lineRule="auto"/>
              <w:ind w:left="357" w:hanging="357"/>
              <w:jc w:val="left"/>
            </w:pPr>
            <w:r>
              <w:t>Se a redução por somatória foi escolhida, o usuário deve selecionar o atributo para soma na lista Atributo Somatória;</w:t>
            </w:r>
          </w:p>
          <w:p w:rsidR="00E004A3" w:rsidRDefault="00E004A3" w:rsidP="00246861">
            <w:pPr>
              <w:pStyle w:val="PargrafodaLista"/>
              <w:numPr>
                <w:ilvl w:val="0"/>
                <w:numId w:val="13"/>
              </w:numPr>
              <w:spacing w:line="240" w:lineRule="auto"/>
              <w:ind w:left="357" w:hanging="357"/>
              <w:jc w:val="left"/>
            </w:pPr>
            <w:r>
              <w:t xml:space="preserve">O usuário clica sobre o botão Adicionar Gráfico. O gráfico adicionado é exibido na lista </w:t>
            </w:r>
            <w:proofErr w:type="spellStart"/>
            <w:r>
              <w:t>Graficos</w:t>
            </w:r>
            <w:proofErr w:type="spellEnd"/>
            <w:r>
              <w:t xml:space="preserve"> Adicionados;</w:t>
            </w:r>
          </w:p>
          <w:p w:rsidR="00E004A3" w:rsidRDefault="00E004A3" w:rsidP="00246861">
            <w:pPr>
              <w:pStyle w:val="PargrafodaLista"/>
              <w:numPr>
                <w:ilvl w:val="0"/>
                <w:numId w:val="13"/>
              </w:numPr>
              <w:spacing w:line="240" w:lineRule="auto"/>
              <w:ind w:left="357" w:hanging="357"/>
              <w:jc w:val="left"/>
            </w:pPr>
            <w:r>
              <w:t>O usuário repete os passos de 4 a 8 para adicionar quantos gráficos forem desejados;</w:t>
            </w:r>
          </w:p>
          <w:p w:rsidR="00A0634E" w:rsidRPr="00246861" w:rsidRDefault="00A0634E" w:rsidP="00E004A3">
            <w:pPr>
              <w:pStyle w:val="PargrafodaLista"/>
              <w:numPr>
                <w:ilvl w:val="0"/>
                <w:numId w:val="13"/>
              </w:numPr>
              <w:spacing w:line="240" w:lineRule="auto"/>
              <w:ind w:left="357" w:hanging="357"/>
              <w:jc w:val="left"/>
            </w:pPr>
            <w:r>
              <w:t xml:space="preserve">O caso de uso termina no momento em que o usuário </w:t>
            </w:r>
            <w:r w:rsidR="00E004A3">
              <w:t>clica sobre o botão Finalizar Dashboard</w:t>
            </w:r>
            <w:r>
              <w:t>.</w:t>
            </w:r>
            <w:r w:rsidR="00E004A3">
              <w:t xml:space="preserve"> O sistema copia toda a estrutura necessária para o Dashboard para o caminho de destino especificado, além de um arquivo compactado em formato ZIP.</w:t>
            </w:r>
          </w:p>
        </w:tc>
      </w:tr>
      <w:tr w:rsidR="00246861" w:rsidDel="00E46F35" w:rsidTr="00246861">
        <w:trPr>
          <w:del w:id="119" w:author="glaubergad" w:date="2019-03-04T20:32:00Z"/>
        </w:trPr>
        <w:tc>
          <w:tcPr>
            <w:tcW w:w="2235" w:type="dxa"/>
            <w:shd w:val="clear" w:color="auto" w:fill="D9D9D9" w:themeFill="background1" w:themeFillShade="D9"/>
          </w:tcPr>
          <w:p w:rsidR="00246861" w:rsidRPr="00246861" w:rsidDel="00E46F35" w:rsidRDefault="00246861" w:rsidP="00246861">
            <w:pPr>
              <w:jc w:val="left"/>
              <w:rPr>
                <w:del w:id="120" w:author="glaubergad" w:date="2019-03-04T20:32:00Z"/>
                <w:color w:val="000000" w:themeColor="text1"/>
              </w:rPr>
            </w:pPr>
            <w:del w:id="121" w:author="glaubergad" w:date="2019-02-23T11:28:00Z">
              <w:r w:rsidRPr="00246861" w:rsidDel="0089750A">
                <w:rPr>
                  <w:color w:val="000000" w:themeColor="text1"/>
                </w:rPr>
                <w:delText>RNF03</w:delText>
              </w:r>
            </w:del>
          </w:p>
        </w:tc>
        <w:tc>
          <w:tcPr>
            <w:tcW w:w="6976" w:type="dxa"/>
          </w:tcPr>
          <w:p w:rsidR="00246861" w:rsidDel="00E46F35" w:rsidRDefault="00246861" w:rsidP="00854DE2">
            <w:pPr>
              <w:jc w:val="left"/>
              <w:rPr>
                <w:del w:id="122" w:author="glaubergad" w:date="2019-03-04T20:32:00Z"/>
              </w:rPr>
            </w:pPr>
            <w:del w:id="123" w:author="glaubergad" w:date="2019-02-23T11:28:00Z">
              <w:r w:rsidDel="0089750A">
                <w:delText>O desempenho da geração do Dashboard deve ser alto. O tempo de geração do arquivo destino não deve exceder 30 segundos.</w:delText>
              </w:r>
            </w:del>
          </w:p>
        </w:tc>
      </w:tr>
      <w:tr w:rsidR="00246861" w:rsidDel="00E46F35" w:rsidTr="00246861">
        <w:trPr>
          <w:del w:id="124" w:author="glaubergad" w:date="2019-03-04T20:32:00Z"/>
        </w:trPr>
        <w:tc>
          <w:tcPr>
            <w:tcW w:w="2235" w:type="dxa"/>
            <w:shd w:val="clear" w:color="auto" w:fill="D9D9D9" w:themeFill="background1" w:themeFillShade="D9"/>
          </w:tcPr>
          <w:p w:rsidR="00246861" w:rsidRPr="00246861" w:rsidDel="00E46F35" w:rsidRDefault="00246861" w:rsidP="00246861">
            <w:pPr>
              <w:jc w:val="left"/>
              <w:rPr>
                <w:del w:id="125" w:author="glaubergad" w:date="2019-03-04T20:32:00Z"/>
                <w:color w:val="000000" w:themeColor="text1"/>
              </w:rPr>
            </w:pPr>
            <w:del w:id="126" w:author="glaubergad" w:date="2019-02-23T11:28:00Z">
              <w:r w:rsidRPr="00246861" w:rsidDel="0089750A">
                <w:rPr>
                  <w:color w:val="000000" w:themeColor="text1"/>
                </w:rPr>
                <w:delText>RNF04</w:delText>
              </w:r>
            </w:del>
          </w:p>
        </w:tc>
        <w:tc>
          <w:tcPr>
            <w:tcW w:w="6976" w:type="dxa"/>
          </w:tcPr>
          <w:p w:rsidR="00246861" w:rsidDel="00E46F35" w:rsidRDefault="00246861" w:rsidP="00854DE2">
            <w:pPr>
              <w:jc w:val="left"/>
              <w:rPr>
                <w:del w:id="127" w:author="glaubergad" w:date="2019-03-04T20:32:00Z"/>
              </w:rPr>
            </w:pPr>
            <w:del w:id="128" w:author="glaubergad" w:date="2019-02-23T11:28:00Z">
              <w:r w:rsidDel="0089750A">
                <w:delText xml:space="preserve">O padrão do arquivo de dados deve ser CSV, com a primeira linha contendo a descrição dos atributos. </w:delText>
              </w:r>
            </w:del>
          </w:p>
        </w:tc>
      </w:tr>
      <w:tr w:rsidR="00246861" w:rsidTr="00246861">
        <w:tc>
          <w:tcPr>
            <w:tcW w:w="2235" w:type="dxa"/>
            <w:shd w:val="clear" w:color="auto" w:fill="D9D9D9" w:themeFill="background1" w:themeFillShade="D9"/>
          </w:tcPr>
          <w:p w:rsidR="00246861" w:rsidRPr="00246861" w:rsidRDefault="002D2BDF" w:rsidP="00246861">
            <w:pPr>
              <w:jc w:val="left"/>
              <w:rPr>
                <w:color w:val="000000" w:themeColor="text1"/>
              </w:rPr>
            </w:pPr>
            <w:proofErr w:type="gramStart"/>
            <w:r>
              <w:rPr>
                <w:color w:val="000000" w:themeColor="text1"/>
              </w:rPr>
              <w:t>Pós condições</w:t>
            </w:r>
            <w:proofErr w:type="gramEnd"/>
            <w:r>
              <w:rPr>
                <w:color w:val="000000" w:themeColor="text1"/>
              </w:rPr>
              <w:t>:</w:t>
            </w:r>
            <w:del w:id="129" w:author="glaubergad" w:date="2019-02-23T11:28:00Z">
              <w:r w:rsidR="00246861" w:rsidRPr="00246861" w:rsidDel="0089750A">
                <w:rPr>
                  <w:color w:val="000000" w:themeColor="text1"/>
                </w:rPr>
                <w:delText>RNF04</w:delText>
              </w:r>
            </w:del>
          </w:p>
        </w:tc>
        <w:tc>
          <w:tcPr>
            <w:tcW w:w="6976" w:type="dxa"/>
          </w:tcPr>
          <w:p w:rsidR="00246861" w:rsidRDefault="002D2BDF" w:rsidP="00854DE2">
            <w:pPr>
              <w:jc w:val="left"/>
            </w:pPr>
            <w:r>
              <w:t xml:space="preserve">O </w:t>
            </w:r>
            <w:proofErr w:type="gramStart"/>
            <w:r>
              <w:t>DashGen</w:t>
            </w:r>
            <w:proofErr w:type="gramEnd"/>
            <w:r>
              <w:t xml:space="preserve"> limpa as variáveis de tempo de execução, aguardando a especificação de um novo Dashboard</w:t>
            </w:r>
            <w:r w:rsidR="00561CDA">
              <w:t>.</w:t>
            </w:r>
            <w:del w:id="130" w:author="glaubergad" w:date="2019-02-23T11:28:00Z">
              <w:r w:rsidR="00246861" w:rsidDel="0089750A">
                <w:delText>A linguagem de templates a ser aplicada será a Apache FreeMarker.</w:delText>
              </w:r>
            </w:del>
          </w:p>
        </w:tc>
      </w:tr>
    </w:tbl>
    <w:p w:rsidR="00E15269" w:rsidRPr="00550ECF" w:rsidRDefault="00E15269" w:rsidP="00550ECF">
      <w:pPr>
        <w:jc w:val="center"/>
        <w:rPr>
          <w:sz w:val="20"/>
        </w:rPr>
      </w:pPr>
      <w:r w:rsidRPr="00550ECF">
        <w:rPr>
          <w:sz w:val="20"/>
        </w:rPr>
        <w:t>Fonte: Elaborada pelo Autor</w:t>
      </w:r>
    </w:p>
    <w:p w:rsidR="00246861" w:rsidRDefault="00246861" w:rsidP="00AF2565"/>
    <w:p w:rsidR="00424A87" w:rsidRDefault="0052361D" w:rsidP="00310E7A">
      <w:pPr>
        <w:pStyle w:val="Ttulo2"/>
      </w:pPr>
      <w:bookmarkStart w:id="131" w:name="_Toc33549462"/>
      <w:proofErr w:type="gramStart"/>
      <w:r>
        <w:t>4</w:t>
      </w:r>
      <w:r w:rsidR="00345D68">
        <w:t xml:space="preserve">.5 </w:t>
      </w:r>
      <w:r w:rsidR="001D7A2E">
        <w:t>Modelagem</w:t>
      </w:r>
      <w:proofErr w:type="gramEnd"/>
      <w:r w:rsidR="001D7A2E">
        <w:t xml:space="preserve"> de classes</w:t>
      </w:r>
      <w:bookmarkEnd w:id="131"/>
    </w:p>
    <w:p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E15269">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A57E78" w:rsidRPr="00A57E78">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15269">
      <w:r>
        <w:lastRenderedPageBreak/>
        <w:tab/>
        <w:t xml:space="preserve">O modelo de classes de análise representa o domínio do problema. Nesta fase ainda não se leva em consideração as restrições da tecnologia a ser empregada na solução </w:t>
      </w:r>
      <w:r>
        <w:fldChar w:fldCharType="begin" w:fldLock="1"/>
      </w:r>
      <w:r w:rsidR="001D7A2E">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E15269">
        <w:rPr>
          <w:noProof/>
        </w:rPr>
        <w:t>(BEZERRA, 2015)</w:t>
      </w:r>
      <w:r>
        <w:fldChar w:fldCharType="end"/>
      </w:r>
      <w:r>
        <w:t>.</w:t>
      </w:r>
    </w:p>
    <w:p w:rsidR="00FC04D5" w:rsidRDefault="00FC04D5" w:rsidP="00E15269">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demonstrado na Figura 1</w:t>
      </w:r>
      <w:r w:rsidR="0054650E">
        <w:t>1</w:t>
      </w:r>
      <w:r>
        <w:t>.</w:t>
      </w:r>
    </w:p>
    <w:p w:rsidR="00FC04D5" w:rsidRDefault="00FC04D5" w:rsidP="00E15269"/>
    <w:p w:rsidR="00FC04D5" w:rsidRDefault="00FC04D5" w:rsidP="0093222C">
      <w:pPr>
        <w:jc w:val="center"/>
        <w:rPr>
          <w:b/>
          <w:sz w:val="20"/>
          <w:szCs w:val="20"/>
        </w:rPr>
      </w:pPr>
      <w:r>
        <w:rPr>
          <w:b/>
          <w:sz w:val="20"/>
          <w:szCs w:val="20"/>
        </w:rPr>
        <w:t>Figura 1</w:t>
      </w:r>
      <w:r w:rsidR="0054650E">
        <w:rPr>
          <w:b/>
          <w:sz w:val="20"/>
          <w:szCs w:val="20"/>
        </w:rPr>
        <w:t>1</w:t>
      </w:r>
      <w:r>
        <w:rPr>
          <w:b/>
          <w:sz w:val="20"/>
          <w:szCs w:val="20"/>
        </w:rPr>
        <w:t xml:space="preserve"> – Diagrama de classes de análise do </w:t>
      </w:r>
      <w:proofErr w:type="gramStart"/>
      <w:r>
        <w:rPr>
          <w:b/>
          <w:sz w:val="20"/>
          <w:szCs w:val="20"/>
        </w:rPr>
        <w:t>DashGen</w:t>
      </w:r>
      <w:proofErr w:type="gramEnd"/>
    </w:p>
    <w:p w:rsidR="0025109C" w:rsidRDefault="0025109C" w:rsidP="0025109C">
      <w:pPr>
        <w:jc w:val="center"/>
        <w:rPr>
          <w:b/>
          <w:sz w:val="20"/>
          <w:szCs w:val="20"/>
        </w:rPr>
      </w:pPr>
      <w:r>
        <w:rPr>
          <w:b/>
          <w:noProof/>
          <w:sz w:val="20"/>
          <w:szCs w:val="20"/>
          <w:lang w:eastAsia="pt-BR"/>
        </w:rPr>
        <w:drawing>
          <wp:inline distT="0" distB="0" distL="0" distR="0" wp14:anchorId="0B773B93" wp14:editId="78353A22">
            <wp:extent cx="3871608" cy="293636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78308" cy="2941443"/>
                    </a:xfrm>
                    <a:prstGeom prst="rect">
                      <a:avLst/>
                    </a:prstGeom>
                  </pic:spPr>
                </pic:pic>
              </a:graphicData>
            </a:graphic>
          </wp:inline>
        </w:drawing>
      </w:r>
    </w:p>
    <w:p w:rsidR="0025109C" w:rsidRPr="00903246" w:rsidRDefault="0025109C" w:rsidP="00903246">
      <w:pPr>
        <w:jc w:val="center"/>
      </w:pPr>
      <w:r w:rsidRPr="00903246">
        <w:rPr>
          <w:sz w:val="20"/>
          <w:szCs w:val="20"/>
        </w:rPr>
        <w:t xml:space="preserve">Fonte: Elaborada pelo </w:t>
      </w:r>
      <w:r w:rsidR="00FC04D5" w:rsidRPr="00903246">
        <w:rPr>
          <w:sz w:val="20"/>
          <w:szCs w:val="20"/>
        </w:rPr>
        <w:t>Autor</w:t>
      </w:r>
    </w:p>
    <w:p w:rsidR="00564887" w:rsidRDefault="001D7A2E" w:rsidP="001D7A2E">
      <w:r>
        <w:tab/>
        <w:t xml:space="preserve">De posse desse primeiro modelo de classes abstrato, foi iniciado então o processo de análise em nível mais baixo de abstração, com testes de implementação baseado nas necessidades do Apache Freemarker e da biblioteca </w:t>
      </w:r>
      <w:proofErr w:type="gramStart"/>
      <w:r>
        <w:t>DC.</w:t>
      </w:r>
      <w:proofErr w:type="gramEnd"/>
      <w:r>
        <w:t xml:space="preserve">js. Após a compreensão da forma de gerar um gráfico simples em uma página HTML5 com o uso dos exemplos disponíveis no site da </w:t>
      </w:r>
      <w:proofErr w:type="gramStart"/>
      <w:r>
        <w:t>DC.</w:t>
      </w:r>
      <w:proofErr w:type="gramEnd"/>
      <w:r>
        <w:t xml:space="preserve">js </w:t>
      </w:r>
      <w:r>
        <w:fldChar w:fldCharType="begin" w:fldLock="1"/>
      </w:r>
      <w:r>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Pr="001D7A2E">
        <w:rPr>
          <w:noProof/>
        </w:rPr>
        <w:t>(TEAM DC.JS, 2018)</w:t>
      </w:r>
      <w:r>
        <w:fldChar w:fldCharType="end"/>
      </w:r>
      <w:r>
        <w:t xml:space="preserve">, ficou claro quais atributos e informações relevantes seriam necessárias para a implementação. Com o refinamento obtido deste passo de análise, foi possível desenhar o modelo de classes de implementação, que consiste no modelo de classes na linguagem de programação escolhida </w:t>
      </w:r>
      <w:r>
        <w:fldChar w:fldCharType="begin" w:fldLock="1"/>
      </w:r>
      <w:r w:rsidR="00564887">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1D7A2E">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rsidR="008E67C5">
        <w:t>2</w:t>
      </w:r>
      <w:r>
        <w:t xml:space="preserve">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C80F86">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64887" w:rsidRPr="00564887">
        <w:rPr>
          <w:noProof/>
        </w:rPr>
        <w:t>(ASTAH, 2019)</w:t>
      </w:r>
      <w:r w:rsidR="00564887">
        <w:fldChar w:fldCharType="end"/>
      </w:r>
      <w:r w:rsidR="00564887">
        <w:t>.</w:t>
      </w:r>
    </w:p>
    <w:p w:rsidR="00564887" w:rsidRDefault="00564887" w:rsidP="001D7A2E"/>
    <w:p w:rsidR="00564887" w:rsidRDefault="00564887">
      <w:pPr>
        <w:spacing w:after="160" w:line="240" w:lineRule="auto"/>
        <w:jc w:val="left"/>
        <w:rPr>
          <w:b/>
          <w:sz w:val="20"/>
          <w:szCs w:val="20"/>
        </w:rPr>
      </w:pPr>
      <w:r>
        <w:rPr>
          <w:b/>
          <w:sz w:val="20"/>
          <w:szCs w:val="20"/>
        </w:rPr>
        <w:br w:type="page"/>
      </w:r>
    </w:p>
    <w:p w:rsidR="00564887" w:rsidRDefault="00564887" w:rsidP="00BF40DA">
      <w:pPr>
        <w:jc w:val="center"/>
        <w:rPr>
          <w:b/>
          <w:sz w:val="20"/>
          <w:szCs w:val="20"/>
        </w:rPr>
      </w:pPr>
      <w:r>
        <w:rPr>
          <w:b/>
          <w:sz w:val="20"/>
          <w:szCs w:val="20"/>
        </w:rPr>
        <w:lastRenderedPageBreak/>
        <w:t>Figura 1</w:t>
      </w:r>
      <w:r w:rsidR="008E67C5">
        <w:rPr>
          <w:b/>
          <w:sz w:val="20"/>
          <w:szCs w:val="20"/>
        </w:rPr>
        <w:t>2</w:t>
      </w:r>
      <w:r>
        <w:rPr>
          <w:b/>
          <w:sz w:val="20"/>
          <w:szCs w:val="20"/>
        </w:rPr>
        <w:t xml:space="preserve"> – Diagrama de Classes de Implementação </w:t>
      </w:r>
      <w:proofErr w:type="gramStart"/>
      <w:r>
        <w:rPr>
          <w:b/>
          <w:sz w:val="20"/>
          <w:szCs w:val="20"/>
        </w:rPr>
        <w:t>DashGen</w:t>
      </w:r>
      <w:proofErr w:type="gramEnd"/>
    </w:p>
    <w:p w:rsidR="00564887" w:rsidRDefault="00564887" w:rsidP="00564887">
      <w:r>
        <w:rPr>
          <w:noProof/>
          <w:lang w:eastAsia="pt-BR"/>
        </w:rPr>
        <w:drawing>
          <wp:inline distT="0" distB="0" distL="0" distR="0" wp14:anchorId="2D043259" wp14:editId="150C4DE3">
            <wp:extent cx="5759245" cy="6091084"/>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519" cy="6092431"/>
                    </a:xfrm>
                    <a:prstGeom prst="rect">
                      <a:avLst/>
                    </a:prstGeom>
                  </pic:spPr>
                </pic:pic>
              </a:graphicData>
            </a:graphic>
          </wp:inline>
        </w:drawing>
      </w:r>
    </w:p>
    <w:p w:rsidR="00564887" w:rsidRPr="00903246" w:rsidRDefault="00564887" w:rsidP="00903246">
      <w:pPr>
        <w:jc w:val="center"/>
        <w:rPr>
          <w:sz w:val="20"/>
          <w:szCs w:val="20"/>
        </w:rPr>
      </w:pPr>
      <w:r w:rsidRPr="00903246">
        <w:rPr>
          <w:sz w:val="20"/>
          <w:szCs w:val="20"/>
        </w:rPr>
        <w:t>Fonte: Elaborada pelo Autor</w:t>
      </w:r>
    </w:p>
    <w:p w:rsidR="00310E7A" w:rsidRDefault="001D7A2E" w:rsidP="001D7A2E">
      <w:r>
        <w:t xml:space="preserve"> </w:t>
      </w:r>
    </w:p>
    <w:p w:rsidR="00C80F86" w:rsidRDefault="00C80F86" w:rsidP="00C80F86">
      <w:pPr>
        <w:pStyle w:val="Ttulo2"/>
      </w:pPr>
      <w:bookmarkStart w:id="132" w:name="_Toc33549463"/>
      <w:r>
        <w:t xml:space="preserve">4.6 Modelagem </w:t>
      </w:r>
      <w:r w:rsidR="006C4933">
        <w:t>dinâmica</w:t>
      </w:r>
      <w:bookmarkEnd w:id="132"/>
    </w:p>
    <w:p w:rsidR="00C80F86" w:rsidRDefault="00C80F86" w:rsidP="00C80F86">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6C493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C80F86">
        <w:rPr>
          <w:noProof/>
        </w:rPr>
        <w:t>(BEZERRA, 2015)</w:t>
      </w:r>
      <w:r>
        <w:fldChar w:fldCharType="end"/>
      </w:r>
      <w:r>
        <w:t>.</w:t>
      </w:r>
    </w:p>
    <w:p w:rsidR="006C4933" w:rsidRPr="00C80F86" w:rsidRDefault="006C4933" w:rsidP="00C80F86">
      <w:r>
        <w:lastRenderedPageBreak/>
        <w:tab/>
        <w:t xml:space="preserve">A ferramenta a ser utilizada nesta etapa é o diagrama de sequência, que tem por finalidade representar a interação entre objetos na sequência temporal em que acontecem </w:t>
      </w:r>
      <w:r>
        <w:fldChar w:fldCharType="begin" w:fldLock="1"/>
      </w:r>
      <w:r w:rsidR="00272CA1">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6C4933">
        <w:rPr>
          <w:noProof/>
        </w:rPr>
        <w:t>(BEZERRA, 2015)</w:t>
      </w:r>
      <w:r>
        <w:fldChar w:fldCharType="end"/>
      </w:r>
      <w:r>
        <w:t xml:space="preserve">. </w:t>
      </w:r>
    </w:p>
    <w:p w:rsidR="00C727FB" w:rsidRDefault="00C727FB">
      <w:pPr>
        <w:spacing w:after="160" w:line="240" w:lineRule="auto"/>
        <w:jc w:val="left"/>
      </w:pPr>
      <w:r>
        <w:tab/>
        <w:t xml:space="preserve">O primeiro diagrama de sequencia UML diz respeito a uma visão global das interações das classes do </w:t>
      </w:r>
      <w:proofErr w:type="gramStart"/>
      <w:r>
        <w:t>DashGen</w:t>
      </w:r>
      <w:proofErr w:type="gramEnd"/>
      <w:r>
        <w:t>. A Figura 1</w:t>
      </w:r>
      <w:r w:rsidR="00CA0D22">
        <w:t>3</w:t>
      </w:r>
      <w:r>
        <w:t xml:space="preserve"> demonstra esta representação.</w:t>
      </w:r>
    </w:p>
    <w:p w:rsidR="00C727FB" w:rsidRDefault="00C727FB">
      <w:pPr>
        <w:spacing w:after="160" w:line="240" w:lineRule="auto"/>
        <w:jc w:val="left"/>
      </w:pPr>
    </w:p>
    <w:p w:rsidR="00C727FB" w:rsidRDefault="00C727FB" w:rsidP="001A6AAB">
      <w:pPr>
        <w:spacing w:after="160" w:line="240" w:lineRule="auto"/>
        <w:jc w:val="center"/>
        <w:rPr>
          <w:b/>
          <w:sz w:val="20"/>
        </w:rPr>
      </w:pPr>
      <w:r>
        <w:rPr>
          <w:b/>
          <w:sz w:val="20"/>
        </w:rPr>
        <w:t>Figura 1</w:t>
      </w:r>
      <w:r w:rsidR="00CA0D22">
        <w:rPr>
          <w:b/>
          <w:sz w:val="20"/>
        </w:rPr>
        <w:t>3</w:t>
      </w:r>
      <w:r>
        <w:rPr>
          <w:b/>
          <w:sz w:val="20"/>
        </w:rPr>
        <w:t xml:space="preserve"> – Diagrama de Sequência Global do </w:t>
      </w:r>
      <w:proofErr w:type="gramStart"/>
      <w:r>
        <w:rPr>
          <w:b/>
          <w:sz w:val="20"/>
        </w:rPr>
        <w:t>DashGen</w:t>
      </w:r>
      <w:proofErr w:type="gramEnd"/>
    </w:p>
    <w:p w:rsidR="00C727FB" w:rsidRDefault="00664533" w:rsidP="00664533">
      <w:pPr>
        <w:spacing w:after="160" w:line="240" w:lineRule="auto"/>
        <w:jc w:val="center"/>
        <w:rPr>
          <w:b/>
          <w:sz w:val="20"/>
        </w:rPr>
      </w:pPr>
      <w:r>
        <w:rPr>
          <w:b/>
          <w:noProof/>
          <w:sz w:val="20"/>
          <w:lang w:eastAsia="pt-BR"/>
        </w:rPr>
        <w:drawing>
          <wp:inline distT="0" distB="0" distL="0" distR="0" wp14:anchorId="1414B0DE" wp14:editId="78D1FF59">
            <wp:extent cx="5755706" cy="551197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5516172"/>
                    </a:xfrm>
                    <a:prstGeom prst="rect">
                      <a:avLst/>
                    </a:prstGeom>
                  </pic:spPr>
                </pic:pic>
              </a:graphicData>
            </a:graphic>
          </wp:inline>
        </w:drawing>
      </w:r>
    </w:p>
    <w:p w:rsidR="00C727FB" w:rsidRPr="001A6AAB" w:rsidRDefault="00C727FB" w:rsidP="001A6AAB">
      <w:pPr>
        <w:spacing w:after="160" w:line="240" w:lineRule="auto"/>
        <w:jc w:val="center"/>
        <w:rPr>
          <w:sz w:val="20"/>
        </w:rPr>
      </w:pPr>
      <w:r w:rsidRPr="001A6AAB">
        <w:rPr>
          <w:sz w:val="20"/>
        </w:rPr>
        <w:t>Fonte: Elaborada pelo Autor</w:t>
      </w:r>
    </w:p>
    <w:p w:rsidR="0079742B" w:rsidRDefault="0079742B" w:rsidP="0079742B">
      <w:r>
        <w:tab/>
        <w:t>A fim de tornar clara a geração do dashboard de saída, foi também elaborado um diagrama de sequência tratando das interações entre o Controlador principal e a classe &lt;&lt;Gerador&gt;&gt;, responsável pela composição dos dados obtidos em tempo de execução e</w:t>
      </w:r>
      <w:proofErr w:type="gramStart"/>
      <w:r>
        <w:t xml:space="preserve">  </w:t>
      </w:r>
      <w:proofErr w:type="gramEnd"/>
      <w:r>
        <w:t>o gabarito. A Figura 1</w:t>
      </w:r>
      <w:r w:rsidR="00EA7C5F">
        <w:t>4</w:t>
      </w:r>
      <w:r>
        <w:t xml:space="preserve"> contém o diagrama com tal representação.</w:t>
      </w:r>
    </w:p>
    <w:p w:rsidR="0079742B" w:rsidRDefault="0079742B">
      <w:pPr>
        <w:spacing w:after="160" w:line="240" w:lineRule="auto"/>
        <w:jc w:val="left"/>
      </w:pPr>
      <w:r>
        <w:br w:type="page"/>
      </w:r>
    </w:p>
    <w:p w:rsidR="0079742B" w:rsidRDefault="0079742B" w:rsidP="001A6AAB">
      <w:pPr>
        <w:jc w:val="center"/>
        <w:rPr>
          <w:b/>
          <w:sz w:val="20"/>
        </w:rPr>
      </w:pPr>
      <w:r>
        <w:rPr>
          <w:b/>
          <w:sz w:val="20"/>
        </w:rPr>
        <w:lastRenderedPageBreak/>
        <w:t>Figura 1</w:t>
      </w:r>
      <w:r w:rsidR="00EA7C5F">
        <w:rPr>
          <w:b/>
          <w:sz w:val="20"/>
        </w:rPr>
        <w:t>4</w:t>
      </w:r>
      <w:r>
        <w:rPr>
          <w:b/>
          <w:sz w:val="20"/>
        </w:rPr>
        <w:t xml:space="preserve"> – Diagrama de se</w:t>
      </w:r>
      <w:r w:rsidR="00270D64">
        <w:rPr>
          <w:b/>
          <w:sz w:val="20"/>
        </w:rPr>
        <w:t>quencia da geração do Dashboard</w:t>
      </w:r>
    </w:p>
    <w:p w:rsidR="00EC7111" w:rsidRDefault="00EC7111" w:rsidP="00EC7111">
      <w:pPr>
        <w:jc w:val="center"/>
        <w:rPr>
          <w:b/>
          <w:sz w:val="20"/>
        </w:rPr>
      </w:pPr>
      <w:r>
        <w:rPr>
          <w:b/>
          <w:noProof/>
          <w:sz w:val="20"/>
          <w:lang w:eastAsia="pt-BR"/>
        </w:rPr>
        <w:drawing>
          <wp:inline distT="0" distB="0" distL="0" distR="0" wp14:anchorId="2B3DFD35" wp14:editId="0427A81C">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rsidR="006519D6" w:rsidRPr="001A6AAB" w:rsidRDefault="006519D6" w:rsidP="001A6AAB">
      <w:pPr>
        <w:jc w:val="center"/>
        <w:rPr>
          <w:sz w:val="20"/>
        </w:rPr>
      </w:pPr>
      <w:r w:rsidRPr="001A6AAB">
        <w:rPr>
          <w:sz w:val="20"/>
        </w:rPr>
        <w:t>Fonte: Elaborada pelo Autor</w:t>
      </w:r>
    </w:p>
    <w:p w:rsidR="00800DE8" w:rsidRDefault="00800DE8">
      <w:pPr>
        <w:spacing w:after="160" w:line="240" w:lineRule="auto"/>
        <w:jc w:val="left"/>
      </w:pPr>
    </w:p>
    <w:p w:rsidR="00355E5E" w:rsidRDefault="00355E5E" w:rsidP="00355E5E">
      <w:pPr>
        <w:pStyle w:val="Ttulo2"/>
      </w:pPr>
      <w:bookmarkStart w:id="133" w:name="_Toc33549464"/>
      <w:r>
        <w:t xml:space="preserve">4.7 Desenvolvimento da Aplicação </w:t>
      </w:r>
      <w:proofErr w:type="gramStart"/>
      <w:r>
        <w:t>DashGen</w:t>
      </w:r>
      <w:bookmarkEnd w:id="133"/>
      <w:proofErr w:type="gramEnd"/>
    </w:p>
    <w:p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8, com JDK 8u241.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inclusos aqui os trechos de código mais relevantes, considerando que o código fonte estará disposto na íntegra no apêndice A.</w:t>
      </w:r>
    </w:p>
    <w:p w:rsidR="00C725C0" w:rsidRDefault="00C725C0" w:rsidP="00355E5E"/>
    <w:p w:rsidR="00C725C0" w:rsidRDefault="00C725C0" w:rsidP="00C725C0">
      <w:pPr>
        <w:pStyle w:val="Ttulo3"/>
      </w:pPr>
      <w:bookmarkStart w:id="134" w:name="_Toc33549465"/>
      <w:r>
        <w:t>4.7.1 A interface gráfica do usuário GUI</w:t>
      </w:r>
      <w:bookmarkEnd w:id="134"/>
    </w:p>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w:t>
      </w:r>
      <w:r>
        <w:lastRenderedPageBreak/>
        <w:t xml:space="preserve">diretamente no </w:t>
      </w:r>
      <w:proofErr w:type="gramStart"/>
      <w:r>
        <w:t>JavaFX</w:t>
      </w:r>
      <w:proofErr w:type="gramEnd"/>
      <w:r>
        <w:t xml:space="preserve"> Scene Builder </w:t>
      </w:r>
      <w:r>
        <w:fldChar w:fldCharType="begin" w:fldLock="1"/>
      </w:r>
      <w:r>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272CA1">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81641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Pr="00272CA1">
        <w:rPr>
          <w:noProof/>
        </w:rPr>
        <w:t>(JETBRAINS, 2020)</w:t>
      </w:r>
      <w:r>
        <w:fldChar w:fldCharType="end"/>
      </w:r>
      <w:r w:rsidR="00DD7A10">
        <w:t>. A Figura 1</w:t>
      </w:r>
      <w:r w:rsidR="00EA7C5F">
        <w:t>5</w:t>
      </w:r>
      <w:r w:rsidR="00DD7A10">
        <w:t xml:space="preserve"> mostra uma representação exata da tela em sua versão definitiva.</w:t>
      </w:r>
    </w:p>
    <w:p w:rsidR="00DD7A10" w:rsidRDefault="00DD7A10" w:rsidP="00782B19">
      <w:pPr>
        <w:jc w:val="center"/>
      </w:pPr>
    </w:p>
    <w:p w:rsidR="00DD7A10" w:rsidRDefault="00DD7A10" w:rsidP="009145F5">
      <w:pPr>
        <w:jc w:val="center"/>
        <w:rPr>
          <w:b/>
          <w:sz w:val="20"/>
        </w:rPr>
      </w:pPr>
      <w:r w:rsidRPr="00DD7A10">
        <w:rPr>
          <w:b/>
          <w:sz w:val="20"/>
        </w:rPr>
        <w:t>Figura 1</w:t>
      </w:r>
      <w:r w:rsidR="00EA7C5F">
        <w:rPr>
          <w:b/>
          <w:sz w:val="20"/>
        </w:rPr>
        <w:t>5</w:t>
      </w:r>
      <w:r w:rsidRPr="00DD7A10">
        <w:rPr>
          <w:b/>
          <w:sz w:val="20"/>
        </w:rPr>
        <w:t xml:space="preserve"> – Tela do </w:t>
      </w:r>
      <w:proofErr w:type="gramStart"/>
      <w:r w:rsidRPr="00DD7A10">
        <w:rPr>
          <w:b/>
          <w:sz w:val="20"/>
        </w:rPr>
        <w:t>DashGen</w:t>
      </w:r>
      <w:proofErr w:type="gramEnd"/>
      <w:r w:rsidRPr="00DD7A10">
        <w:rPr>
          <w:b/>
          <w:sz w:val="20"/>
        </w:rPr>
        <w:t xml:space="preserve"> em sua versão definitiva</w:t>
      </w:r>
    </w:p>
    <w:p w:rsidR="00DD7A10" w:rsidRDefault="0007470D" w:rsidP="00DD7A10">
      <w:pPr>
        <w:jc w:val="center"/>
        <w:rPr>
          <w:b/>
          <w:sz w:val="20"/>
        </w:rPr>
      </w:pPr>
      <w:r>
        <w:rPr>
          <w:noProof/>
          <w:lang w:eastAsia="pt-BR"/>
        </w:rPr>
        <w:drawing>
          <wp:inline distT="0" distB="0" distL="0" distR="0" wp14:anchorId="0068E316" wp14:editId="52DC7D36">
            <wp:extent cx="4066703" cy="366132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69811" cy="3664119"/>
                    </a:xfrm>
                    <a:prstGeom prst="rect">
                      <a:avLst/>
                    </a:prstGeom>
                  </pic:spPr>
                </pic:pic>
              </a:graphicData>
            </a:graphic>
          </wp:inline>
        </w:drawing>
      </w:r>
    </w:p>
    <w:p w:rsidR="00DD7A10" w:rsidRPr="00AD2947" w:rsidRDefault="00DD7A10" w:rsidP="00AD2947">
      <w:pPr>
        <w:jc w:val="center"/>
        <w:rPr>
          <w:sz w:val="20"/>
        </w:rPr>
      </w:pPr>
      <w:r w:rsidRPr="00AD2947">
        <w:rPr>
          <w:sz w:val="20"/>
        </w:rPr>
        <w:t>Fonte: Elaborada pelo Autor</w:t>
      </w:r>
    </w:p>
    <w:p w:rsidR="0007470D" w:rsidRDefault="0007470D" w:rsidP="0007470D"/>
    <w:p w:rsidR="003B5A51" w:rsidRDefault="004C46F8" w:rsidP="00CC537E">
      <w:r>
        <w:tab/>
        <w:t xml:space="preserve">O </w:t>
      </w:r>
      <w:proofErr w:type="gramStart"/>
      <w:r>
        <w:t>JavaFX</w:t>
      </w:r>
      <w:proofErr w:type="gramEnd"/>
      <w:r>
        <w:t xml:space="preserve"> Scene Builder por sua vez gera o arquivo FXML baseado na alocação dos elementos na tela e dos ajustes feitos na IDE. Já o </w:t>
      </w:r>
      <w:proofErr w:type="gramStart"/>
      <w:r>
        <w:t>IntelliJ</w:t>
      </w:r>
      <w:proofErr w:type="gramEnd"/>
      <w:r>
        <w:t xml:space="preserve"> IDEA se encarrega de gerar automaticamente as referências dos elementos associados a eventos de ação na classe de controle. </w:t>
      </w:r>
    </w:p>
    <w:p w:rsidR="00CC537E" w:rsidRDefault="00CC537E" w:rsidP="00CC537E">
      <w:r>
        <w:tab/>
        <w:t xml:space="preserve">O botão Arquivo CSV contido na interface dispara um evento </w:t>
      </w:r>
      <w:proofErr w:type="spellStart"/>
      <w:proofErr w:type="gramStart"/>
      <w:r>
        <w:t>ActionEvent</w:t>
      </w:r>
      <w:proofErr w:type="spellEnd"/>
      <w:proofErr w:type="gramEnd"/>
      <w:r>
        <w:t xml:space="preserve">, no qual a aplicação instancia um objeto </w:t>
      </w:r>
      <w:proofErr w:type="spellStart"/>
      <w:r>
        <w:t>javafx.stage.FileChooser</w:t>
      </w:r>
      <w:proofErr w:type="spellEnd"/>
      <w:r>
        <w:t xml:space="preserve">. O método </w:t>
      </w:r>
      <w:proofErr w:type="spellStart"/>
      <w:proofErr w:type="gramStart"/>
      <w:r>
        <w:t>showDialog</w:t>
      </w:r>
      <w:proofErr w:type="spellEnd"/>
      <w:proofErr w:type="gramEnd"/>
      <w:r>
        <w:t>() exibe uma janela de seleção de arquivos no padrão do gerenciador de janelas do sistema hospedeiro</w:t>
      </w:r>
      <w:r w:rsidR="003C4A4A">
        <w:t>, com um filtro pré-definido de arquivos .CSV</w:t>
      </w:r>
      <w:r>
        <w:t>.</w:t>
      </w:r>
      <w:r w:rsidR="003C4A4A">
        <w:t xml:space="preserve"> Feita a seleção, o método retorna um objeto do tipo </w:t>
      </w:r>
      <w:proofErr w:type="spellStart"/>
      <w:proofErr w:type="gramStart"/>
      <w:r w:rsidR="003C4A4A">
        <w:t>java</w:t>
      </w:r>
      <w:proofErr w:type="gramEnd"/>
      <w:r w:rsidR="003C4A4A">
        <w:t>.io.File</w:t>
      </w:r>
      <w:proofErr w:type="spellEnd"/>
      <w:r w:rsidR="00D752A8">
        <w:t xml:space="preserve"> contendo o </w:t>
      </w:r>
      <w:r w:rsidR="00786539">
        <w:t xml:space="preserve">descritor para o </w:t>
      </w:r>
      <w:r w:rsidR="00D752A8">
        <w:t xml:space="preserve">caminho </w:t>
      </w:r>
      <w:r w:rsidR="00786539">
        <w:t>d</w:t>
      </w:r>
      <w:r w:rsidR="00D752A8">
        <w:t>o arquivo selecionado</w:t>
      </w:r>
      <w:r w:rsidR="003C4A4A">
        <w:t>.</w:t>
      </w:r>
      <w:r>
        <w:t xml:space="preserve"> A Figura 1</w:t>
      </w:r>
      <w:r w:rsidR="007A5362">
        <w:t>6</w:t>
      </w:r>
      <w:r>
        <w:t xml:space="preserve"> demonstra a reprodução desta janela.</w:t>
      </w:r>
    </w:p>
    <w:p w:rsidR="00CC537E" w:rsidRDefault="00CC537E" w:rsidP="00CC537E"/>
    <w:p w:rsidR="00CC537E" w:rsidRDefault="00CC537E">
      <w:pPr>
        <w:spacing w:after="160" w:line="240" w:lineRule="auto"/>
        <w:jc w:val="left"/>
        <w:rPr>
          <w:b/>
        </w:rPr>
      </w:pPr>
      <w:r>
        <w:rPr>
          <w:b/>
        </w:rPr>
        <w:br w:type="page"/>
      </w:r>
    </w:p>
    <w:p w:rsidR="00CC537E" w:rsidRPr="00527285" w:rsidRDefault="00CC537E" w:rsidP="00296488">
      <w:pPr>
        <w:jc w:val="center"/>
        <w:rPr>
          <w:b/>
          <w:sz w:val="20"/>
        </w:rPr>
      </w:pPr>
      <w:r w:rsidRPr="00527285">
        <w:rPr>
          <w:b/>
          <w:sz w:val="20"/>
        </w:rPr>
        <w:lastRenderedPageBreak/>
        <w:t>Figura 1</w:t>
      </w:r>
      <w:r w:rsidR="007A5362">
        <w:rPr>
          <w:b/>
          <w:sz w:val="20"/>
        </w:rPr>
        <w:t xml:space="preserve">6 </w:t>
      </w:r>
      <w:r w:rsidRPr="00527285">
        <w:rPr>
          <w:b/>
          <w:sz w:val="20"/>
        </w:rPr>
        <w:t>– Reprodução da</w:t>
      </w:r>
      <w:r w:rsidR="003C4598">
        <w:rPr>
          <w:b/>
          <w:sz w:val="20"/>
        </w:rPr>
        <w:t xml:space="preserve"> tela de seleção do arquivo CSV</w:t>
      </w:r>
    </w:p>
    <w:p w:rsidR="00CC537E" w:rsidRDefault="00CC537E" w:rsidP="00CC537E">
      <w:pPr>
        <w:jc w:val="center"/>
        <w:rPr>
          <w:b/>
        </w:rPr>
      </w:pPr>
      <w:r>
        <w:rPr>
          <w:noProof/>
          <w:lang w:eastAsia="pt-BR"/>
        </w:rPr>
        <w:drawing>
          <wp:inline distT="0" distB="0" distL="0" distR="0" wp14:anchorId="6FBC5FA0" wp14:editId="28AD71A4">
            <wp:extent cx="4028536" cy="284841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32013" cy="2850877"/>
                    </a:xfrm>
                    <a:prstGeom prst="rect">
                      <a:avLst/>
                    </a:prstGeom>
                  </pic:spPr>
                </pic:pic>
              </a:graphicData>
            </a:graphic>
          </wp:inline>
        </w:drawing>
      </w:r>
    </w:p>
    <w:p w:rsidR="00CC537E" w:rsidRPr="00296488" w:rsidRDefault="00CC537E" w:rsidP="00296488">
      <w:pPr>
        <w:jc w:val="center"/>
        <w:rPr>
          <w:sz w:val="20"/>
        </w:rPr>
      </w:pPr>
      <w:r w:rsidRPr="00296488">
        <w:rPr>
          <w:sz w:val="20"/>
        </w:rPr>
        <w:t>Fonte: Elaborada pelo Autor</w:t>
      </w:r>
    </w:p>
    <w:p w:rsidR="00CC537E" w:rsidRDefault="00CC537E" w:rsidP="00CC537E"/>
    <w:p w:rsidR="00CC537E" w:rsidRDefault="00CC537E" w:rsidP="00CC537E">
      <w:r>
        <w:t xml:space="preserve">  </w:t>
      </w:r>
      <w:r w:rsidR="00D752A8">
        <w:t xml:space="preserve">De forma semelhante, o botão Selecionar Destino dispara um evento </w:t>
      </w:r>
      <w:proofErr w:type="spellStart"/>
      <w:proofErr w:type="gramStart"/>
      <w:r w:rsidR="00D752A8">
        <w:t>ActionEvent</w:t>
      </w:r>
      <w:proofErr w:type="spellEnd"/>
      <w:proofErr w:type="gramEnd"/>
      <w:r w:rsidR="00D752A8">
        <w:t xml:space="preserve">, no qual a aplicação instancia um objeto </w:t>
      </w:r>
      <w:proofErr w:type="spellStart"/>
      <w:r w:rsidR="00D752A8">
        <w:t>javafx.scene.DirectoryChooser</w:t>
      </w:r>
      <w:proofErr w:type="spellEnd"/>
      <w:r w:rsidR="00D752A8">
        <w:t xml:space="preserve">. O método </w:t>
      </w:r>
      <w:proofErr w:type="spellStart"/>
      <w:proofErr w:type="gramStart"/>
      <w:r w:rsidR="00D752A8">
        <w:t>showDialog</w:t>
      </w:r>
      <w:proofErr w:type="spellEnd"/>
      <w:proofErr w:type="gramEnd"/>
      <w:r w:rsidR="00D752A8">
        <w:t xml:space="preserve">() exibe uma janela de seleção de diretório no padrão do gerenciador de janelas do sistema hospedeiro e a seleção resulta em um objeto </w:t>
      </w:r>
      <w:proofErr w:type="spellStart"/>
      <w:r w:rsidR="00D752A8">
        <w:t>java.io.File</w:t>
      </w:r>
      <w:proofErr w:type="spellEnd"/>
      <w:r w:rsidR="00D752A8">
        <w:t xml:space="preserve">  contendo o </w:t>
      </w:r>
      <w:r w:rsidR="00786539">
        <w:t xml:space="preserve">descritor para o </w:t>
      </w:r>
      <w:r w:rsidR="00D752A8">
        <w:t xml:space="preserve">caminho </w:t>
      </w:r>
      <w:r w:rsidR="00593DF7">
        <w:t>d</w:t>
      </w:r>
      <w:r w:rsidR="00D752A8">
        <w:t>o diretório selecionado.</w:t>
      </w:r>
      <w:r w:rsidR="00786539">
        <w:t xml:space="preserve"> A figura 1</w:t>
      </w:r>
      <w:r w:rsidR="007A5362">
        <w:t>7</w:t>
      </w:r>
      <w:r w:rsidR="00786539">
        <w:t xml:space="preserve"> </w:t>
      </w:r>
      <w:r w:rsidR="00D752A8">
        <w:t>contém a representação desta janela de seleção.</w:t>
      </w:r>
    </w:p>
    <w:p w:rsidR="00D752A8" w:rsidRDefault="00D752A8" w:rsidP="00CC537E"/>
    <w:p w:rsidR="00D752A8" w:rsidRDefault="00D752A8" w:rsidP="006268D6">
      <w:pPr>
        <w:jc w:val="center"/>
        <w:rPr>
          <w:b/>
          <w:sz w:val="20"/>
        </w:rPr>
      </w:pPr>
      <w:r w:rsidRPr="00D752A8">
        <w:rPr>
          <w:b/>
          <w:sz w:val="20"/>
        </w:rPr>
        <w:t>Figura 1</w:t>
      </w:r>
      <w:r w:rsidR="007A5362">
        <w:rPr>
          <w:b/>
          <w:sz w:val="20"/>
        </w:rPr>
        <w:t>7</w:t>
      </w:r>
      <w:r w:rsidRPr="00D752A8">
        <w:rPr>
          <w:b/>
          <w:sz w:val="20"/>
        </w:rPr>
        <w:t xml:space="preserve"> – Reprodução da janela de seleção de diretório </w:t>
      </w:r>
      <w:r w:rsidR="009A361A">
        <w:rPr>
          <w:b/>
          <w:sz w:val="20"/>
        </w:rPr>
        <w:t>de destino</w:t>
      </w:r>
    </w:p>
    <w:p w:rsidR="00D752A8" w:rsidRPr="00D752A8" w:rsidRDefault="00D752A8" w:rsidP="00D752A8">
      <w:pPr>
        <w:jc w:val="center"/>
        <w:rPr>
          <w:b/>
          <w:sz w:val="20"/>
        </w:rPr>
      </w:pPr>
      <w:r>
        <w:rPr>
          <w:noProof/>
          <w:lang w:eastAsia="pt-BR"/>
        </w:rPr>
        <w:drawing>
          <wp:inline distT="0" distB="0" distL="0" distR="0" wp14:anchorId="20ED6570" wp14:editId="4E5950C1">
            <wp:extent cx="3963343" cy="280232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66961" cy="2804881"/>
                    </a:xfrm>
                    <a:prstGeom prst="rect">
                      <a:avLst/>
                    </a:prstGeom>
                  </pic:spPr>
                </pic:pic>
              </a:graphicData>
            </a:graphic>
          </wp:inline>
        </w:drawing>
      </w:r>
    </w:p>
    <w:p w:rsidR="00D752A8" w:rsidRPr="006268D6" w:rsidRDefault="00D752A8" w:rsidP="006268D6">
      <w:pPr>
        <w:jc w:val="center"/>
        <w:rPr>
          <w:sz w:val="20"/>
        </w:rPr>
      </w:pPr>
      <w:r w:rsidRPr="006268D6">
        <w:rPr>
          <w:sz w:val="20"/>
        </w:rPr>
        <w:t>Fonte: Elaborada pelo Autor</w:t>
      </w:r>
    </w:p>
    <w:p w:rsidR="00E7455B" w:rsidRDefault="003644CC" w:rsidP="003644CC">
      <w:pPr>
        <w:pStyle w:val="Ttulo3"/>
      </w:pPr>
      <w:bookmarkStart w:id="135" w:name="_Toc33549466"/>
      <w:r>
        <w:lastRenderedPageBreak/>
        <w:t>4.7.</w:t>
      </w:r>
      <w:r w:rsidR="00E7455B">
        <w:t>2 Controlador</w:t>
      </w:r>
      <w:bookmarkEnd w:id="135"/>
    </w:p>
    <w:p w:rsidR="0081641E" w:rsidRDefault="00E7455B" w:rsidP="00E7455B">
      <w:r>
        <w:tab/>
        <w:t xml:space="preserve">O Controlador </w:t>
      </w:r>
      <w:r w:rsidR="0081641E">
        <w:t>é o componente que faz a mediação entre a entrada e a saída, comandando as alterações na visão e no modelo conforme as interações do usuário</w:t>
      </w:r>
      <w:r w:rsidR="0081641E">
        <w:fldChar w:fldCharType="begin" w:fldLock="1"/>
      </w:r>
      <w:r w:rsidR="0081641E">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2019d)"},"properties":{"noteIndex":0},"schema":"https://github.com/citation-style-language/schema/raw/master/csl-citation.json"}</w:instrText>
      </w:r>
      <w:r w:rsidR="0081641E">
        <w:fldChar w:fldCharType="separate"/>
      </w:r>
      <w:r w:rsidR="0081641E" w:rsidRPr="0081641E">
        <w:rPr>
          <w:noProof/>
        </w:rPr>
        <w:t>(WIKIPEDIA.ORG, 2019d)</w:t>
      </w:r>
      <w:r w:rsidR="0081641E">
        <w:fldChar w:fldCharType="end"/>
      </w:r>
      <w:r w:rsidR="0081641E">
        <w:t xml:space="preserve">. </w:t>
      </w:r>
    </w:p>
    <w:p w:rsidR="009D3C80" w:rsidRDefault="0081641E" w:rsidP="00E7455B">
      <w:r>
        <w:tab/>
        <w:t xml:space="preserve">A </w:t>
      </w:r>
      <w:r w:rsidR="009D3C80">
        <w:t xml:space="preserve">do </w:t>
      </w:r>
      <w:proofErr w:type="gramStart"/>
      <w:r w:rsidR="009D3C80">
        <w:t>DashGen</w:t>
      </w:r>
      <w:proofErr w:type="gramEnd"/>
      <w:r w:rsidR="009D3C80">
        <w:t xml:space="preserve"> com essa função é a </w:t>
      </w:r>
      <w:proofErr w:type="spellStart"/>
      <w:r w:rsidR="009D3C80">
        <w:t>Controller</w:t>
      </w:r>
      <w:proofErr w:type="spellEnd"/>
      <w:r>
        <w:t>. Ela 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1</w:t>
      </w:r>
      <w:r w:rsidR="007A5362">
        <w:t>8</w:t>
      </w:r>
      <w:r>
        <w:t xml:space="preserve"> traz o código fonte do método.</w:t>
      </w:r>
    </w:p>
    <w:p w:rsidR="00102AB7" w:rsidRDefault="00102AB7" w:rsidP="00102AB7"/>
    <w:p w:rsidR="00102AB7" w:rsidRDefault="00102AB7" w:rsidP="00E5368D">
      <w:pPr>
        <w:jc w:val="center"/>
        <w:rPr>
          <w:b/>
          <w:sz w:val="20"/>
        </w:rPr>
      </w:pPr>
      <w:r>
        <w:rPr>
          <w:b/>
          <w:sz w:val="20"/>
        </w:rPr>
        <w:t>Figura 1</w:t>
      </w:r>
      <w:r w:rsidR="007A5362">
        <w:rPr>
          <w:b/>
          <w:sz w:val="20"/>
        </w:rPr>
        <w:t>8</w:t>
      </w:r>
      <w:r>
        <w:rPr>
          <w:b/>
          <w:sz w:val="20"/>
        </w:rPr>
        <w:t xml:space="preserve"> – Código fonte do método </w:t>
      </w:r>
      <w:proofErr w:type="spellStart"/>
      <w:proofErr w:type="gramStart"/>
      <w:r>
        <w:rPr>
          <w:b/>
          <w:sz w:val="20"/>
        </w:rPr>
        <w:t>setDataset</w:t>
      </w:r>
      <w:proofErr w:type="spellEnd"/>
      <w:proofErr w:type="gramEnd"/>
      <w:r>
        <w:rPr>
          <w:b/>
          <w:sz w:val="20"/>
        </w:rPr>
        <w:t>()</w:t>
      </w:r>
    </w:p>
    <w:p w:rsidR="00941CF4" w:rsidRPr="00632046" w:rsidRDefault="00941CF4" w:rsidP="00941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632046">
        <w:rPr>
          <w:rFonts w:ascii="Consolas" w:eastAsia="Times New Roman" w:hAnsi="Consolas" w:cs="Courier New"/>
          <w:color w:val="808080"/>
          <w:sz w:val="16"/>
          <w:szCs w:val="20"/>
          <w:lang w:eastAsia="pt-BR"/>
        </w:rPr>
        <w:t>//Método instancia um objeto Dataset com o conjunto de dados contido no arquivo CSV selecionado.</w:t>
      </w:r>
      <w:r w:rsidRPr="00632046">
        <w:rPr>
          <w:rFonts w:ascii="Consolas" w:eastAsia="Times New Roman" w:hAnsi="Consolas" w:cs="Courier New"/>
          <w:color w:val="808080"/>
          <w:sz w:val="16"/>
          <w:szCs w:val="20"/>
          <w:lang w:eastAsia="pt-BR"/>
        </w:rPr>
        <w:br/>
      </w:r>
      <w:proofErr w:type="spellStart"/>
      <w:r w:rsidRPr="00632046">
        <w:rPr>
          <w:rFonts w:ascii="Consolas" w:eastAsia="Times New Roman" w:hAnsi="Consolas" w:cs="Courier New"/>
          <w:color w:val="CC7832"/>
          <w:sz w:val="16"/>
          <w:szCs w:val="20"/>
          <w:lang w:eastAsia="pt-BR"/>
        </w:rPr>
        <w:t>private</w:t>
      </w:r>
      <w:proofErr w:type="spellEnd"/>
      <w:r w:rsidRPr="00632046">
        <w:rPr>
          <w:rFonts w:ascii="Consolas" w:eastAsia="Times New Roman" w:hAnsi="Consolas" w:cs="Courier New"/>
          <w:color w:val="CC7832"/>
          <w:sz w:val="16"/>
          <w:szCs w:val="20"/>
          <w:lang w:eastAsia="pt-BR"/>
        </w:rPr>
        <w:t xml:space="preserve"> </w:t>
      </w:r>
      <w:proofErr w:type="spellStart"/>
      <w:r w:rsidRPr="00632046">
        <w:rPr>
          <w:rFonts w:ascii="Consolas" w:eastAsia="Times New Roman" w:hAnsi="Consolas" w:cs="Courier New"/>
          <w:color w:val="CC7832"/>
          <w:sz w:val="16"/>
          <w:szCs w:val="20"/>
          <w:lang w:eastAsia="pt-BR"/>
        </w:rPr>
        <w:t>void</w:t>
      </w:r>
      <w:proofErr w:type="spellEnd"/>
      <w:r w:rsidRPr="00632046">
        <w:rPr>
          <w:rFonts w:ascii="Consolas" w:eastAsia="Times New Roman" w:hAnsi="Consolas" w:cs="Courier New"/>
          <w:color w:val="CC7832"/>
          <w:sz w:val="16"/>
          <w:szCs w:val="20"/>
          <w:lang w:eastAsia="pt-BR"/>
        </w:rPr>
        <w:t xml:space="preserve"> </w:t>
      </w:r>
      <w:proofErr w:type="spellStart"/>
      <w:proofErr w:type="gramStart"/>
      <w:r w:rsidRPr="00632046">
        <w:rPr>
          <w:rFonts w:ascii="Consolas" w:eastAsia="Times New Roman" w:hAnsi="Consolas" w:cs="Courier New"/>
          <w:color w:val="FFC66D"/>
          <w:sz w:val="16"/>
          <w:szCs w:val="20"/>
          <w:lang w:eastAsia="pt-BR"/>
        </w:rPr>
        <w:t>setDataset</w:t>
      </w:r>
      <w:proofErr w:type="spellEnd"/>
      <w:proofErr w:type="gramEnd"/>
      <w:r w:rsidRPr="00632046">
        <w:rPr>
          <w:rFonts w:ascii="Consolas" w:eastAsia="Times New Roman" w:hAnsi="Consolas" w:cs="Courier New"/>
          <w:color w:val="A9B7C6"/>
          <w:sz w:val="16"/>
          <w:szCs w:val="20"/>
          <w:lang w:eastAsia="pt-BR"/>
        </w:rPr>
        <w:t xml:space="preserve">() </w:t>
      </w:r>
      <w:proofErr w:type="spellStart"/>
      <w:r w:rsidRPr="00632046">
        <w:rPr>
          <w:rFonts w:ascii="Consolas" w:eastAsia="Times New Roman" w:hAnsi="Consolas" w:cs="Courier New"/>
          <w:color w:val="CC7832"/>
          <w:sz w:val="16"/>
          <w:szCs w:val="20"/>
          <w:lang w:eastAsia="pt-BR"/>
        </w:rPr>
        <w:t>throws</w:t>
      </w:r>
      <w:proofErr w:type="spellEnd"/>
      <w:r w:rsidRPr="00632046">
        <w:rPr>
          <w:rFonts w:ascii="Consolas" w:eastAsia="Times New Roman" w:hAnsi="Consolas" w:cs="Courier New"/>
          <w:color w:val="CC7832"/>
          <w:sz w:val="16"/>
          <w:szCs w:val="20"/>
          <w:lang w:eastAsia="pt-BR"/>
        </w:rPr>
        <w:t xml:space="preserve"> </w:t>
      </w:r>
      <w:proofErr w:type="spellStart"/>
      <w:r w:rsidRPr="00632046">
        <w:rPr>
          <w:rFonts w:ascii="Consolas" w:eastAsia="Times New Roman" w:hAnsi="Consolas" w:cs="Courier New"/>
          <w:color w:val="A9B7C6"/>
          <w:sz w:val="16"/>
          <w:szCs w:val="20"/>
          <w:lang w:eastAsia="pt-BR"/>
        </w:rPr>
        <w:t>Exception</w:t>
      </w:r>
      <w:proofErr w:type="spellEnd"/>
      <w:r w:rsidRPr="00632046">
        <w:rPr>
          <w:rFonts w:ascii="Consolas" w:eastAsia="Times New Roman" w:hAnsi="Consolas" w:cs="Courier New"/>
          <w:color w:val="A9B7C6"/>
          <w:sz w:val="16"/>
          <w:szCs w:val="20"/>
          <w:lang w:eastAsia="pt-BR"/>
        </w:rPr>
        <w:t xml:space="preserve"> {</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9876AA"/>
          <w:sz w:val="16"/>
          <w:szCs w:val="20"/>
          <w:lang w:eastAsia="pt-BR"/>
        </w:rPr>
        <w:t>dataset</w:t>
      </w:r>
      <w:proofErr w:type="spellEnd"/>
      <w:r w:rsidRPr="00632046">
        <w:rPr>
          <w:rFonts w:ascii="Consolas" w:eastAsia="Times New Roman" w:hAnsi="Consolas" w:cs="Courier New"/>
          <w:color w:val="9876AA"/>
          <w:sz w:val="16"/>
          <w:szCs w:val="20"/>
          <w:lang w:eastAsia="pt-BR"/>
        </w:rPr>
        <w:t xml:space="preserve"> </w:t>
      </w:r>
      <w:r w:rsidRPr="00632046">
        <w:rPr>
          <w:rFonts w:ascii="Consolas" w:eastAsia="Times New Roman" w:hAnsi="Consolas" w:cs="Courier New"/>
          <w:color w:val="A9B7C6"/>
          <w:sz w:val="16"/>
          <w:szCs w:val="20"/>
          <w:lang w:eastAsia="pt-BR"/>
        </w:rPr>
        <w:t xml:space="preserve">= </w:t>
      </w:r>
      <w:r w:rsidRPr="00632046">
        <w:rPr>
          <w:rFonts w:ascii="Consolas" w:eastAsia="Times New Roman" w:hAnsi="Consolas" w:cs="Courier New"/>
          <w:color w:val="CC7832"/>
          <w:sz w:val="16"/>
          <w:szCs w:val="20"/>
          <w:lang w:eastAsia="pt-BR"/>
        </w:rPr>
        <w:t xml:space="preserve">new </w:t>
      </w:r>
      <w:r w:rsidRPr="00632046">
        <w:rPr>
          <w:rFonts w:ascii="Consolas" w:eastAsia="Times New Roman" w:hAnsi="Consolas" w:cs="Courier New"/>
          <w:color w:val="A9B7C6"/>
          <w:sz w:val="16"/>
          <w:szCs w:val="20"/>
          <w:lang w:eastAsia="pt-BR"/>
        </w:rPr>
        <w:t>Dataset(</w:t>
      </w:r>
      <w:proofErr w:type="spellStart"/>
      <w:r w:rsidRPr="00632046">
        <w:rPr>
          <w:rFonts w:ascii="Consolas" w:eastAsia="Times New Roman" w:hAnsi="Consolas" w:cs="Courier New"/>
          <w:color w:val="9876AA"/>
          <w:sz w:val="16"/>
          <w:szCs w:val="20"/>
          <w:lang w:eastAsia="pt-BR"/>
        </w:rPr>
        <w:t>csvFile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populateCbAtributoX</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.getAtributos</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CC7832"/>
          <w:sz w:val="16"/>
          <w:szCs w:val="20"/>
          <w:lang w:eastAsia="pt-BR"/>
        </w:rPr>
        <w:t>if</w:t>
      </w:r>
      <w:proofErr w:type="spellEnd"/>
      <w:r w:rsidRPr="00632046">
        <w:rPr>
          <w:rFonts w:ascii="Consolas" w:eastAsia="Times New Roman" w:hAnsi="Consolas" w:cs="Courier New"/>
          <w:color w:val="CC7832"/>
          <w:sz w:val="16"/>
          <w:szCs w:val="20"/>
          <w:lang w:eastAsia="pt-BR"/>
        </w:rPr>
        <w:t xml:space="preserve"> </w:t>
      </w:r>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.getNumFields</w:t>
      </w:r>
      <w:proofErr w:type="spellEnd"/>
      <w:r w:rsidRPr="00632046">
        <w:rPr>
          <w:rFonts w:ascii="Consolas" w:eastAsia="Times New Roman" w:hAnsi="Consolas" w:cs="Courier New"/>
          <w:color w:val="A9B7C6"/>
          <w:sz w:val="16"/>
          <w:szCs w:val="20"/>
          <w:lang w:eastAsia="pt-BR"/>
        </w:rPr>
        <w:t xml:space="preserve">() &gt; </w:t>
      </w:r>
      <w:r w:rsidRPr="00632046">
        <w:rPr>
          <w:rFonts w:ascii="Consolas" w:eastAsia="Times New Roman" w:hAnsi="Consolas" w:cs="Courier New"/>
          <w:color w:val="6897BB"/>
          <w:sz w:val="16"/>
          <w:szCs w:val="20"/>
          <w:lang w:eastAsia="pt-BR"/>
        </w:rPr>
        <w:t>0</w:t>
      </w:r>
      <w:r w:rsidRPr="00632046">
        <w:rPr>
          <w:rFonts w:ascii="Consolas" w:eastAsia="Times New Roman" w:hAnsi="Consolas" w:cs="Courier New"/>
          <w:color w:val="A9B7C6"/>
          <w:sz w:val="16"/>
          <w:szCs w:val="20"/>
          <w:lang w:eastAsia="pt-BR"/>
        </w:rPr>
        <w:t>) {</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populateCbAtributoY</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.getAtributos</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lblSomatoria</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cbAtributoY</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rbReduceSum</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r w:rsidRPr="00632046">
        <w:rPr>
          <w:rFonts w:ascii="Consolas" w:eastAsia="Times New Roman" w:hAnsi="Consolas" w:cs="Courier New"/>
          <w:color w:val="A9B7C6"/>
          <w:sz w:val="16"/>
          <w:szCs w:val="20"/>
          <w:lang w:eastAsia="pt-BR"/>
        </w:rPr>
        <w:t xml:space="preserve">} </w:t>
      </w:r>
      <w:proofErr w:type="spellStart"/>
      <w:r w:rsidRPr="00632046">
        <w:rPr>
          <w:rFonts w:ascii="Consolas" w:eastAsia="Times New Roman" w:hAnsi="Consolas" w:cs="Courier New"/>
          <w:color w:val="CC7832"/>
          <w:sz w:val="16"/>
          <w:szCs w:val="20"/>
          <w:lang w:eastAsia="pt-BR"/>
        </w:rPr>
        <w:t>else</w:t>
      </w:r>
      <w:proofErr w:type="spellEnd"/>
      <w:r w:rsidRPr="00632046">
        <w:rPr>
          <w:rFonts w:ascii="Consolas" w:eastAsia="Times New Roman" w:hAnsi="Consolas" w:cs="Courier New"/>
          <w:color w:val="CC7832"/>
          <w:sz w:val="16"/>
          <w:szCs w:val="20"/>
          <w:lang w:eastAsia="pt-BR"/>
        </w:rPr>
        <w:t xml:space="preserve"> </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9876AA"/>
          <w:sz w:val="16"/>
          <w:szCs w:val="20"/>
          <w:lang w:eastAsia="pt-BR"/>
        </w:rPr>
        <w:t>cbAtributoY</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false</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rbReduceSum</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false</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populateCbTipoGrafico</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r>
      <w:r w:rsidRPr="00632046">
        <w:rPr>
          <w:rFonts w:ascii="Consolas" w:eastAsia="Times New Roman" w:hAnsi="Consolas" w:cs="Courier New"/>
          <w:color w:val="A9B7C6"/>
          <w:sz w:val="16"/>
          <w:szCs w:val="20"/>
          <w:lang w:eastAsia="pt-BR"/>
        </w:rPr>
        <w:t>}</w:t>
      </w:r>
    </w:p>
    <w:p w:rsidR="00102AB7" w:rsidRPr="00E5368D" w:rsidRDefault="00102AB7" w:rsidP="00E5368D">
      <w:pPr>
        <w:jc w:val="center"/>
        <w:rPr>
          <w:sz w:val="20"/>
        </w:rPr>
      </w:pPr>
      <w:r w:rsidRPr="00E5368D">
        <w:rPr>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uma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É disparado no momento em que o usuário clica no botão Adicionar Gráfico.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A figura </w:t>
      </w:r>
      <w:r w:rsidR="0058645C">
        <w:t>19</w:t>
      </w:r>
      <w:r w:rsidR="0071322E">
        <w:t xml:space="preserve"> traz uma reprodução do código fonte do método.</w:t>
      </w:r>
    </w:p>
    <w:p w:rsidR="0071322E" w:rsidRDefault="0071322E" w:rsidP="009C5596">
      <w:pPr>
        <w:rPr>
          <w:b/>
          <w:sz w:val="20"/>
          <w:szCs w:val="20"/>
        </w:rPr>
      </w:pPr>
    </w:p>
    <w:p w:rsidR="00632046" w:rsidRDefault="00632046">
      <w:pPr>
        <w:spacing w:after="160" w:line="240" w:lineRule="auto"/>
        <w:jc w:val="left"/>
        <w:rPr>
          <w:b/>
          <w:sz w:val="20"/>
          <w:szCs w:val="20"/>
        </w:rPr>
      </w:pPr>
      <w:r>
        <w:rPr>
          <w:b/>
          <w:sz w:val="20"/>
          <w:szCs w:val="20"/>
        </w:rPr>
        <w:br w:type="page"/>
      </w:r>
    </w:p>
    <w:p w:rsidR="0071322E" w:rsidRDefault="0071322E" w:rsidP="00CD0335">
      <w:pPr>
        <w:jc w:val="center"/>
        <w:rPr>
          <w:b/>
          <w:sz w:val="20"/>
          <w:szCs w:val="20"/>
        </w:rPr>
      </w:pPr>
      <w:r>
        <w:rPr>
          <w:b/>
          <w:sz w:val="20"/>
          <w:szCs w:val="20"/>
        </w:rPr>
        <w:lastRenderedPageBreak/>
        <w:t xml:space="preserve">Figura </w:t>
      </w:r>
      <w:r w:rsidR="0058645C">
        <w:rPr>
          <w:b/>
          <w:sz w:val="20"/>
          <w:szCs w:val="20"/>
        </w:rPr>
        <w:t>19</w:t>
      </w:r>
      <w:r>
        <w:rPr>
          <w:b/>
          <w:sz w:val="20"/>
          <w:szCs w:val="20"/>
        </w:rPr>
        <w:t xml:space="preserve"> –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D241E4" w:rsidRPr="007C38D8"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CC7832"/>
          <w:sz w:val="20"/>
          <w:szCs w:val="18"/>
          <w:lang w:eastAsia="pt-BR"/>
        </w:rPr>
      </w:pPr>
      <w:r w:rsidRPr="007C38D8">
        <w:rPr>
          <w:rFonts w:ascii="Consolas" w:eastAsia="Times New Roman" w:hAnsi="Consolas" w:cs="Courier New"/>
          <w:color w:val="808080"/>
          <w:sz w:val="20"/>
          <w:szCs w:val="18"/>
          <w:lang w:eastAsia="pt-BR"/>
        </w:rPr>
        <w:t>//Método adiciona novo gráfico à listagem exibida na tela.</w:t>
      </w:r>
      <w:r w:rsidRPr="007C38D8">
        <w:rPr>
          <w:rFonts w:ascii="Consolas" w:eastAsia="Times New Roman" w:hAnsi="Consolas" w:cs="Courier New"/>
          <w:color w:val="808080"/>
          <w:sz w:val="20"/>
          <w:szCs w:val="18"/>
          <w:lang w:eastAsia="pt-BR"/>
        </w:rPr>
        <w:br/>
      </w:r>
      <w:proofErr w:type="spellStart"/>
      <w:r w:rsidRPr="007C38D8">
        <w:rPr>
          <w:rFonts w:ascii="Consolas" w:eastAsia="Times New Roman" w:hAnsi="Consolas" w:cs="Courier New"/>
          <w:color w:val="CC7832"/>
          <w:sz w:val="20"/>
          <w:szCs w:val="18"/>
          <w:lang w:eastAsia="pt-BR"/>
        </w:rPr>
        <w:t>public</w:t>
      </w:r>
      <w:proofErr w:type="spellEnd"/>
      <w:r w:rsidRPr="007C38D8">
        <w:rPr>
          <w:rFonts w:ascii="Consolas" w:eastAsia="Times New Roman" w:hAnsi="Consolas" w:cs="Courier New"/>
          <w:color w:val="CC7832"/>
          <w:sz w:val="20"/>
          <w:szCs w:val="18"/>
          <w:lang w:eastAsia="pt-BR"/>
        </w:rPr>
        <w:t xml:space="preserve"> </w:t>
      </w:r>
      <w:proofErr w:type="spellStart"/>
      <w:r w:rsidRPr="007C38D8">
        <w:rPr>
          <w:rFonts w:ascii="Consolas" w:eastAsia="Times New Roman" w:hAnsi="Consolas" w:cs="Courier New"/>
          <w:color w:val="CC7832"/>
          <w:sz w:val="20"/>
          <w:szCs w:val="18"/>
          <w:lang w:eastAsia="pt-BR"/>
        </w:rPr>
        <w:t>void</w:t>
      </w:r>
      <w:proofErr w:type="spellEnd"/>
      <w:r w:rsidRPr="007C38D8">
        <w:rPr>
          <w:rFonts w:ascii="Consolas" w:eastAsia="Times New Roman" w:hAnsi="Consolas" w:cs="Courier New"/>
          <w:color w:val="CC7832"/>
          <w:sz w:val="20"/>
          <w:szCs w:val="18"/>
          <w:lang w:eastAsia="pt-BR"/>
        </w:rPr>
        <w:t xml:space="preserve"> </w:t>
      </w:r>
      <w:proofErr w:type="spellStart"/>
      <w:proofErr w:type="gramStart"/>
      <w:r w:rsidRPr="007C38D8">
        <w:rPr>
          <w:rFonts w:ascii="Consolas" w:eastAsia="Times New Roman" w:hAnsi="Consolas" w:cs="Courier New"/>
          <w:color w:val="FFC66D"/>
          <w:sz w:val="20"/>
          <w:szCs w:val="18"/>
          <w:lang w:eastAsia="pt-BR"/>
        </w:rPr>
        <w:t>addGrafico</w:t>
      </w:r>
      <w:proofErr w:type="spellEnd"/>
      <w:proofErr w:type="gram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ActionEvent</w:t>
      </w:r>
      <w:proofErr w:type="spellEnd"/>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actionEvent</w:t>
      </w:r>
      <w:proofErr w:type="spellEnd"/>
      <w:r w:rsidRPr="007C38D8">
        <w:rPr>
          <w:rFonts w:ascii="Consolas" w:eastAsia="Times New Roman" w:hAnsi="Consolas" w:cs="Courier New"/>
          <w:color w:val="A9B7C6"/>
          <w:sz w:val="20"/>
          <w:szCs w:val="18"/>
          <w:lang w:eastAsia="pt-BR"/>
        </w:rPr>
        <w:t>) {</w:t>
      </w:r>
      <w:r w:rsidRPr="007C38D8">
        <w:rPr>
          <w:rFonts w:ascii="Consolas" w:eastAsia="Times New Roman" w:hAnsi="Consolas" w:cs="Courier New"/>
          <w:color w:val="A9B7C6"/>
          <w:sz w:val="20"/>
          <w:szCs w:val="18"/>
          <w:lang w:eastAsia="pt-BR"/>
        </w:rPr>
        <w:br/>
        <w:t xml:space="preserve">    </w:t>
      </w:r>
      <w:proofErr w:type="spellStart"/>
      <w:r w:rsidRPr="007C38D8">
        <w:rPr>
          <w:rFonts w:ascii="Consolas" w:eastAsia="Times New Roman" w:hAnsi="Consolas" w:cs="Courier New"/>
          <w:color w:val="CC7832"/>
          <w:sz w:val="20"/>
          <w:szCs w:val="18"/>
          <w:lang w:eastAsia="pt-BR"/>
        </w:rPr>
        <w:t>try</w:t>
      </w:r>
      <w:proofErr w:type="spellEnd"/>
      <w:r w:rsidRPr="007C38D8">
        <w:rPr>
          <w:rFonts w:ascii="Consolas" w:eastAsia="Times New Roman" w:hAnsi="Consolas" w:cs="Courier New"/>
          <w:color w:val="CC7832"/>
          <w:sz w:val="20"/>
          <w:szCs w:val="18"/>
          <w:lang w:eastAsia="pt-BR"/>
        </w:rPr>
        <w:t xml:space="preserve"> </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A9B7C6"/>
          <w:sz w:val="20"/>
          <w:szCs w:val="18"/>
          <w:lang w:eastAsia="pt-BR"/>
        </w:rPr>
        <w:br/>
        <w:t xml:space="preserve">        String </w:t>
      </w:r>
      <w:proofErr w:type="spellStart"/>
      <w:r w:rsidRPr="007C38D8">
        <w:rPr>
          <w:rFonts w:ascii="Consolas" w:eastAsia="Times New Roman" w:hAnsi="Consolas" w:cs="Courier New"/>
          <w:color w:val="A9B7C6"/>
          <w:sz w:val="20"/>
          <w:szCs w:val="18"/>
          <w:lang w:eastAsia="pt-BR"/>
        </w:rPr>
        <w:t>atributoX</w:t>
      </w:r>
      <w:proofErr w:type="spellEnd"/>
      <w:r w:rsidRPr="007C38D8">
        <w:rPr>
          <w:rFonts w:ascii="Consolas" w:eastAsia="Times New Roman" w:hAnsi="Consolas" w:cs="Courier New"/>
          <w:color w:val="A9B7C6"/>
          <w:sz w:val="20"/>
          <w:szCs w:val="18"/>
          <w:lang w:eastAsia="pt-BR"/>
        </w:rPr>
        <w:t xml:space="preserve"> = </w:t>
      </w:r>
      <w:proofErr w:type="spellStart"/>
      <w:r w:rsidRPr="007C38D8">
        <w:rPr>
          <w:rFonts w:ascii="Consolas" w:eastAsia="Times New Roman" w:hAnsi="Consolas" w:cs="Courier New"/>
          <w:color w:val="9876AA"/>
          <w:sz w:val="20"/>
          <w:szCs w:val="18"/>
          <w:lang w:eastAsia="pt-BR"/>
        </w:rPr>
        <w:t>cbAtributoX</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getSelectedItem</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toString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 xml:space="preserve">String </w:t>
      </w:r>
      <w:proofErr w:type="spellStart"/>
      <w:r w:rsidRPr="007C38D8">
        <w:rPr>
          <w:rFonts w:ascii="Consolas" w:eastAsia="Times New Roman" w:hAnsi="Consolas" w:cs="Courier New"/>
          <w:color w:val="A9B7C6"/>
          <w:sz w:val="20"/>
          <w:szCs w:val="18"/>
          <w:lang w:eastAsia="pt-BR"/>
        </w:rPr>
        <w:t>atributoY</w:t>
      </w:r>
      <w:proofErr w:type="spellEnd"/>
      <w:r w:rsidRPr="007C38D8">
        <w:rPr>
          <w:rFonts w:ascii="Consolas" w:eastAsia="Times New Roman" w:hAnsi="Consolas" w:cs="Courier New"/>
          <w:color w:val="CC7832"/>
          <w:sz w:val="20"/>
          <w:szCs w:val="18"/>
          <w:lang w:eastAsia="pt-BR"/>
        </w:rPr>
        <w:t>;</w:t>
      </w:r>
    </w:p>
    <w:p w:rsidR="00D241E4" w:rsidRPr="007C38D8"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20"/>
          <w:szCs w:val="18"/>
          <w:lang w:eastAsia="pt-BR"/>
        </w:rPr>
      </w:pPr>
      <w:r w:rsidRPr="007C38D8">
        <w:rPr>
          <w:rFonts w:ascii="Consolas" w:eastAsia="Times New Roman" w:hAnsi="Consolas" w:cs="Courier New"/>
          <w:color w:val="CC7832"/>
          <w:sz w:val="20"/>
          <w:szCs w:val="18"/>
          <w:lang w:eastAsia="pt-BR"/>
        </w:rPr>
        <w:br/>
        <w:t xml:space="preserve">        </w:t>
      </w:r>
      <w:proofErr w:type="spellStart"/>
      <w:proofErr w:type="gramStart"/>
      <w:r w:rsidRPr="007C38D8">
        <w:rPr>
          <w:rFonts w:ascii="Consolas" w:eastAsia="Times New Roman" w:hAnsi="Consolas" w:cs="Courier New"/>
          <w:color w:val="CC7832"/>
          <w:sz w:val="20"/>
          <w:szCs w:val="18"/>
          <w:lang w:eastAsia="pt-BR"/>
        </w:rPr>
        <w:t>if</w:t>
      </w:r>
      <w:proofErr w:type="spellEnd"/>
      <w:proofErr w:type="gramEnd"/>
      <w:r w:rsidRPr="007C38D8">
        <w:rPr>
          <w:rFonts w:ascii="Consolas" w:eastAsia="Times New Roman" w:hAnsi="Consolas" w:cs="Courier New"/>
          <w:color w:val="CC7832"/>
          <w:sz w:val="20"/>
          <w:szCs w:val="18"/>
          <w:lang w:eastAsia="pt-BR"/>
        </w:rPr>
        <w:t xml:space="preserve"> </w:t>
      </w:r>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CC7832"/>
          <w:sz w:val="20"/>
          <w:szCs w:val="18"/>
          <w:lang w:eastAsia="pt-BR"/>
        </w:rPr>
        <w:t>this</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9876AA"/>
          <w:sz w:val="20"/>
          <w:szCs w:val="18"/>
          <w:lang w:eastAsia="pt-BR"/>
        </w:rPr>
        <w:t>grouping</w:t>
      </w:r>
      <w:proofErr w:type="spellEnd"/>
      <w:r w:rsidRPr="007C38D8">
        <w:rPr>
          <w:rFonts w:ascii="Consolas" w:eastAsia="Times New Roman" w:hAnsi="Consolas" w:cs="Courier New"/>
          <w:color w:val="9876AA"/>
          <w:sz w:val="20"/>
          <w:szCs w:val="18"/>
          <w:lang w:eastAsia="pt-BR"/>
        </w:rPr>
        <w:t xml:space="preserve"> </w:t>
      </w:r>
      <w:r w:rsidRPr="007C38D8">
        <w:rPr>
          <w:rFonts w:ascii="Consolas" w:eastAsia="Times New Roman" w:hAnsi="Consolas" w:cs="Courier New"/>
          <w:color w:val="A9B7C6"/>
          <w:sz w:val="20"/>
          <w:szCs w:val="18"/>
          <w:lang w:eastAsia="pt-BR"/>
        </w:rPr>
        <w:t xml:space="preserve">== </w:t>
      </w:r>
      <w:r w:rsidRPr="007C38D8">
        <w:rPr>
          <w:rFonts w:ascii="Consolas" w:eastAsia="Times New Roman" w:hAnsi="Consolas" w:cs="Courier New"/>
          <w:color w:val="6897BB"/>
          <w:sz w:val="20"/>
          <w:szCs w:val="18"/>
          <w:lang w:eastAsia="pt-BR"/>
        </w:rPr>
        <w:t>1</w:t>
      </w:r>
      <w:r w:rsidRPr="007C38D8">
        <w:rPr>
          <w:rFonts w:ascii="Consolas" w:eastAsia="Times New Roman" w:hAnsi="Consolas" w:cs="Courier New"/>
          <w:color w:val="A9B7C6"/>
          <w:sz w:val="20"/>
          <w:szCs w:val="18"/>
          <w:lang w:eastAsia="pt-BR"/>
        </w:rPr>
        <w:t>) {</w:t>
      </w:r>
      <w:r w:rsidRPr="007C38D8">
        <w:rPr>
          <w:rFonts w:ascii="Consolas" w:eastAsia="Times New Roman" w:hAnsi="Consolas" w:cs="Courier New"/>
          <w:color w:val="A9B7C6"/>
          <w:sz w:val="20"/>
          <w:szCs w:val="18"/>
          <w:lang w:eastAsia="pt-BR"/>
        </w:rPr>
        <w:br/>
        <w:t xml:space="preserve">            </w:t>
      </w:r>
      <w:proofErr w:type="spellStart"/>
      <w:r w:rsidRPr="007C38D8">
        <w:rPr>
          <w:rFonts w:ascii="Consolas" w:eastAsia="Times New Roman" w:hAnsi="Consolas" w:cs="Courier New"/>
          <w:color w:val="A9B7C6"/>
          <w:sz w:val="20"/>
          <w:szCs w:val="18"/>
          <w:lang w:eastAsia="pt-BR"/>
        </w:rPr>
        <w:t>atributoY</w:t>
      </w:r>
      <w:proofErr w:type="spellEnd"/>
      <w:r w:rsidRPr="007C38D8">
        <w:rPr>
          <w:rFonts w:ascii="Consolas" w:eastAsia="Times New Roman" w:hAnsi="Consolas" w:cs="Courier New"/>
          <w:color w:val="A9B7C6"/>
          <w:sz w:val="20"/>
          <w:szCs w:val="18"/>
          <w:lang w:eastAsia="pt-BR"/>
        </w:rPr>
        <w:t xml:space="preserve"> = </w:t>
      </w:r>
      <w:proofErr w:type="spellStart"/>
      <w:r w:rsidRPr="007C38D8">
        <w:rPr>
          <w:rFonts w:ascii="Consolas" w:eastAsia="Times New Roman" w:hAnsi="Consolas" w:cs="Courier New"/>
          <w:color w:val="9876AA"/>
          <w:sz w:val="20"/>
          <w:szCs w:val="18"/>
          <w:lang w:eastAsia="pt-BR"/>
        </w:rPr>
        <w:t>cbAtributoY</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getSelectedItem</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toString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CC7832"/>
          <w:sz w:val="20"/>
          <w:szCs w:val="18"/>
          <w:lang w:eastAsia="pt-BR"/>
        </w:rPr>
        <w:t>else</w:t>
      </w:r>
      <w:proofErr w:type="spellEnd"/>
      <w:r w:rsidRPr="007C38D8">
        <w:rPr>
          <w:rFonts w:ascii="Consolas" w:eastAsia="Times New Roman" w:hAnsi="Consolas" w:cs="Courier New"/>
          <w:color w:val="CC7832"/>
          <w:sz w:val="20"/>
          <w:szCs w:val="18"/>
          <w:lang w:eastAsia="pt-BR"/>
        </w:rPr>
        <w:t xml:space="preserve"> </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A9B7C6"/>
          <w:sz w:val="20"/>
          <w:szCs w:val="18"/>
          <w:lang w:eastAsia="pt-BR"/>
        </w:rPr>
        <w:br/>
        <w:t xml:space="preserve">            </w:t>
      </w:r>
      <w:proofErr w:type="spellStart"/>
      <w:r w:rsidRPr="007C38D8">
        <w:rPr>
          <w:rFonts w:ascii="Consolas" w:eastAsia="Times New Roman" w:hAnsi="Consolas" w:cs="Courier New"/>
          <w:color w:val="A9B7C6"/>
          <w:sz w:val="20"/>
          <w:szCs w:val="18"/>
          <w:lang w:eastAsia="pt-BR"/>
        </w:rPr>
        <w:t>atributoY</w:t>
      </w:r>
      <w:proofErr w:type="spellEnd"/>
      <w:r w:rsidRPr="007C38D8">
        <w:rPr>
          <w:rFonts w:ascii="Consolas" w:eastAsia="Times New Roman" w:hAnsi="Consolas" w:cs="Courier New"/>
          <w:color w:val="A9B7C6"/>
          <w:sz w:val="20"/>
          <w:szCs w:val="18"/>
          <w:lang w:eastAsia="pt-BR"/>
        </w:rPr>
        <w:t xml:space="preserve"> = </w:t>
      </w:r>
      <w:proofErr w:type="spellStart"/>
      <w:r w:rsidRPr="007C38D8">
        <w:rPr>
          <w:rFonts w:ascii="Consolas" w:eastAsia="Times New Roman" w:hAnsi="Consolas" w:cs="Courier New"/>
          <w:color w:val="9876AA"/>
          <w:sz w:val="20"/>
          <w:szCs w:val="18"/>
          <w:lang w:eastAsia="pt-BR"/>
        </w:rPr>
        <w:t>cbAtributoX</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getSelectedItem</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toString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w:t>
      </w:r>
    </w:p>
    <w:p w:rsidR="00D241E4" w:rsidRPr="007C38D8"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CC7832"/>
          <w:sz w:val="20"/>
          <w:szCs w:val="18"/>
          <w:lang w:eastAsia="pt-BR"/>
        </w:rPr>
      </w:pPr>
      <w:r w:rsidRPr="007C38D8">
        <w:rPr>
          <w:rFonts w:ascii="Consolas" w:eastAsia="Times New Roman" w:hAnsi="Consolas" w:cs="Courier New"/>
          <w:color w:val="A9B7C6"/>
          <w:sz w:val="20"/>
          <w:szCs w:val="18"/>
          <w:lang w:eastAsia="pt-BR"/>
        </w:rPr>
        <w:br/>
        <w:t xml:space="preserve">        String </w:t>
      </w:r>
      <w:proofErr w:type="spellStart"/>
      <w:proofErr w:type="gramStart"/>
      <w:r w:rsidRPr="007C38D8">
        <w:rPr>
          <w:rFonts w:ascii="Consolas" w:eastAsia="Times New Roman" w:hAnsi="Consolas" w:cs="Courier New"/>
          <w:color w:val="A9B7C6"/>
          <w:sz w:val="20"/>
          <w:szCs w:val="18"/>
          <w:lang w:eastAsia="pt-BR"/>
        </w:rPr>
        <w:t>tipoGraf</w:t>
      </w:r>
      <w:proofErr w:type="spellEnd"/>
      <w:proofErr w:type="gramEnd"/>
      <w:r w:rsidRPr="007C38D8">
        <w:rPr>
          <w:rFonts w:ascii="Consolas" w:eastAsia="Times New Roman" w:hAnsi="Consolas" w:cs="Courier New"/>
          <w:color w:val="A9B7C6"/>
          <w:sz w:val="20"/>
          <w:szCs w:val="18"/>
          <w:lang w:eastAsia="pt-BR"/>
        </w:rPr>
        <w:t xml:space="preserve"> = </w:t>
      </w:r>
      <w:proofErr w:type="spellStart"/>
      <w:r w:rsidRPr="007C38D8">
        <w:rPr>
          <w:rFonts w:ascii="Consolas" w:eastAsia="Times New Roman" w:hAnsi="Consolas" w:cs="Courier New"/>
          <w:color w:val="9876AA"/>
          <w:sz w:val="20"/>
          <w:szCs w:val="18"/>
          <w:lang w:eastAsia="pt-BR"/>
        </w:rPr>
        <w:t>cbTipoGrafico</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getSelectedItem</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toString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 xml:space="preserve">String </w:t>
      </w:r>
      <w:proofErr w:type="spellStart"/>
      <w:r w:rsidRPr="007C38D8">
        <w:rPr>
          <w:rFonts w:ascii="Consolas" w:eastAsia="Times New Roman" w:hAnsi="Consolas" w:cs="Courier New"/>
          <w:color w:val="A9B7C6"/>
          <w:sz w:val="20"/>
          <w:szCs w:val="18"/>
          <w:lang w:eastAsia="pt-BR"/>
        </w:rPr>
        <w:t>titGraf</w:t>
      </w:r>
      <w:proofErr w:type="spellEnd"/>
      <w:r w:rsidRPr="007C38D8">
        <w:rPr>
          <w:rFonts w:ascii="Consolas" w:eastAsia="Times New Roman" w:hAnsi="Consolas" w:cs="Courier New"/>
          <w:color w:val="A9B7C6"/>
          <w:sz w:val="20"/>
          <w:szCs w:val="18"/>
          <w:lang w:eastAsia="pt-BR"/>
        </w:rPr>
        <w:t xml:space="preserve"> = </w:t>
      </w:r>
      <w:proofErr w:type="spellStart"/>
      <w:r w:rsidRPr="007C38D8">
        <w:rPr>
          <w:rFonts w:ascii="Consolas" w:eastAsia="Times New Roman" w:hAnsi="Consolas" w:cs="Courier New"/>
          <w:color w:val="9876AA"/>
          <w:sz w:val="20"/>
          <w:szCs w:val="18"/>
          <w:lang w:eastAsia="pt-BR"/>
        </w:rPr>
        <w:t>tfTituloGrafico</w:t>
      </w:r>
      <w:r w:rsidRPr="007C38D8">
        <w:rPr>
          <w:rFonts w:ascii="Consolas" w:eastAsia="Times New Roman" w:hAnsi="Consolas" w:cs="Courier New"/>
          <w:color w:val="A9B7C6"/>
          <w:sz w:val="20"/>
          <w:szCs w:val="18"/>
          <w:lang w:eastAsia="pt-BR"/>
        </w:rPr>
        <w:t>.getText</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proofErr w:type="spellStart"/>
      <w:r w:rsidRPr="007C38D8">
        <w:rPr>
          <w:rFonts w:ascii="Consolas" w:eastAsia="Times New Roman" w:hAnsi="Consolas" w:cs="Courier New"/>
          <w:color w:val="A9B7C6"/>
          <w:sz w:val="20"/>
          <w:szCs w:val="18"/>
          <w:lang w:eastAsia="pt-BR"/>
        </w:rPr>
        <w:t>System.</w:t>
      </w:r>
      <w:r w:rsidRPr="007C38D8">
        <w:rPr>
          <w:rFonts w:ascii="Consolas" w:eastAsia="Times New Roman" w:hAnsi="Consolas" w:cs="Courier New"/>
          <w:i/>
          <w:iCs/>
          <w:color w:val="9876AA"/>
          <w:sz w:val="20"/>
          <w:szCs w:val="18"/>
          <w:lang w:eastAsia="pt-BR"/>
        </w:rPr>
        <w:t>out</w:t>
      </w:r>
      <w:r w:rsidRPr="007C38D8">
        <w:rPr>
          <w:rFonts w:ascii="Consolas" w:eastAsia="Times New Roman" w:hAnsi="Consolas" w:cs="Courier New"/>
          <w:color w:val="A9B7C6"/>
          <w:sz w:val="20"/>
          <w:szCs w:val="18"/>
          <w:lang w:eastAsia="pt-BR"/>
        </w:rPr>
        <w:t>.println</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6A8759"/>
          <w:sz w:val="20"/>
          <w:szCs w:val="18"/>
          <w:lang w:eastAsia="pt-BR"/>
        </w:rPr>
        <w:t>"</w:t>
      </w:r>
      <w:proofErr w:type="spellStart"/>
      <w:r w:rsidRPr="007C38D8">
        <w:rPr>
          <w:rFonts w:ascii="Consolas" w:eastAsia="Times New Roman" w:hAnsi="Consolas" w:cs="Courier New"/>
          <w:color w:val="6A8759"/>
          <w:sz w:val="20"/>
          <w:szCs w:val="18"/>
          <w:lang w:eastAsia="pt-BR"/>
        </w:rPr>
        <w:t>Grafico</w:t>
      </w:r>
      <w:proofErr w:type="spellEnd"/>
      <w:r w:rsidRPr="007C38D8">
        <w:rPr>
          <w:rFonts w:ascii="Consolas" w:eastAsia="Times New Roman" w:hAnsi="Consolas" w:cs="Courier New"/>
          <w:color w:val="6A8759"/>
          <w:sz w:val="20"/>
          <w:szCs w:val="18"/>
          <w:lang w:eastAsia="pt-BR"/>
        </w:rPr>
        <w:t xml:space="preserve">:"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titGraf</w:t>
      </w:r>
      <w:proofErr w:type="spellEnd"/>
      <w:r w:rsidRPr="007C38D8">
        <w:rPr>
          <w:rFonts w:ascii="Consolas" w:eastAsia="Times New Roman" w:hAnsi="Consolas" w:cs="Courier New"/>
          <w:color w:val="A9B7C6"/>
          <w:sz w:val="20"/>
          <w:szCs w:val="18"/>
          <w:lang w:eastAsia="pt-BR"/>
        </w:rPr>
        <w:t xml:space="preserve"> + </w:t>
      </w:r>
      <w:r w:rsidRPr="007C38D8">
        <w:rPr>
          <w:rFonts w:ascii="Consolas" w:eastAsia="Times New Roman" w:hAnsi="Consolas" w:cs="Courier New"/>
          <w:color w:val="6A8759"/>
          <w:sz w:val="20"/>
          <w:szCs w:val="18"/>
          <w:lang w:eastAsia="pt-BR"/>
        </w:rPr>
        <w:t xml:space="preserve">" Tipo:"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tipoGraf</w:t>
      </w:r>
      <w:proofErr w:type="spellEnd"/>
      <w:r w:rsidRPr="007C38D8">
        <w:rPr>
          <w:rFonts w:ascii="Consolas" w:eastAsia="Times New Roman" w:hAnsi="Consolas" w:cs="Courier New"/>
          <w:color w:val="A9B7C6"/>
          <w:sz w:val="20"/>
          <w:szCs w:val="18"/>
          <w:lang w:eastAsia="pt-BR"/>
        </w:rPr>
        <w:br/>
        <w:t xml:space="preserve">                + </w:t>
      </w:r>
      <w:r w:rsidRPr="007C38D8">
        <w:rPr>
          <w:rFonts w:ascii="Consolas" w:eastAsia="Times New Roman" w:hAnsi="Consolas" w:cs="Courier New"/>
          <w:color w:val="6A8759"/>
          <w:sz w:val="20"/>
          <w:szCs w:val="18"/>
          <w:lang w:eastAsia="pt-BR"/>
        </w:rPr>
        <w:t xml:space="preserve">" Dimensão:"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atributoX</w:t>
      </w:r>
      <w:proofErr w:type="spellEnd"/>
      <w:r w:rsidRPr="007C38D8">
        <w:rPr>
          <w:rFonts w:ascii="Consolas" w:eastAsia="Times New Roman" w:hAnsi="Consolas" w:cs="Courier New"/>
          <w:color w:val="A9B7C6"/>
          <w:sz w:val="20"/>
          <w:szCs w:val="18"/>
          <w:lang w:eastAsia="pt-BR"/>
        </w:rPr>
        <w:t xml:space="preserve"> + </w:t>
      </w:r>
      <w:r w:rsidRPr="007C38D8">
        <w:rPr>
          <w:rFonts w:ascii="Consolas" w:eastAsia="Times New Roman" w:hAnsi="Consolas" w:cs="Courier New"/>
          <w:color w:val="6A8759"/>
          <w:sz w:val="20"/>
          <w:szCs w:val="18"/>
          <w:lang w:eastAsia="pt-BR"/>
        </w:rPr>
        <w:t xml:space="preserve">" </w:t>
      </w:r>
      <w:proofErr w:type="spellStart"/>
      <w:r w:rsidRPr="007C38D8">
        <w:rPr>
          <w:rFonts w:ascii="Consolas" w:eastAsia="Times New Roman" w:hAnsi="Consolas" w:cs="Courier New"/>
          <w:color w:val="6A8759"/>
          <w:sz w:val="20"/>
          <w:szCs w:val="18"/>
          <w:lang w:eastAsia="pt-BR"/>
        </w:rPr>
        <w:t>Somatoria</w:t>
      </w:r>
      <w:proofErr w:type="spellEnd"/>
      <w:r w:rsidRPr="007C38D8">
        <w:rPr>
          <w:rFonts w:ascii="Consolas" w:eastAsia="Times New Roman" w:hAnsi="Consolas" w:cs="Courier New"/>
          <w:color w:val="6A8759"/>
          <w:sz w:val="20"/>
          <w:szCs w:val="18"/>
          <w:lang w:eastAsia="pt-BR"/>
        </w:rPr>
        <w:t xml:space="preserve">:"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atributoY</w:t>
      </w:r>
      <w:proofErr w:type="spellEnd"/>
      <w:r w:rsidRPr="007C38D8">
        <w:rPr>
          <w:rFonts w:ascii="Consolas" w:eastAsia="Times New Roman" w:hAnsi="Consolas" w:cs="Courier New"/>
          <w:color w:val="A9B7C6"/>
          <w:sz w:val="20"/>
          <w:szCs w:val="18"/>
          <w:lang w:eastAsia="pt-BR"/>
        </w:rPr>
        <w:br/>
        <w:t xml:space="preserve">                + </w:t>
      </w:r>
      <w:r w:rsidRPr="007C38D8">
        <w:rPr>
          <w:rFonts w:ascii="Consolas" w:eastAsia="Times New Roman" w:hAnsi="Consolas" w:cs="Courier New"/>
          <w:color w:val="6A8759"/>
          <w:sz w:val="20"/>
          <w:szCs w:val="18"/>
          <w:lang w:eastAsia="pt-BR"/>
        </w:rPr>
        <w:t xml:space="preserve">" agrupamento:"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CC7832"/>
          <w:sz w:val="20"/>
          <w:szCs w:val="18"/>
          <w:lang w:eastAsia="pt-BR"/>
        </w:rPr>
        <w:t>this</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9876AA"/>
          <w:sz w:val="20"/>
          <w:szCs w:val="18"/>
          <w:lang w:eastAsia="pt-BR"/>
        </w:rPr>
        <w:t>grouping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p>
    <w:p w:rsidR="0077738E" w:rsidRPr="007C38D8"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20"/>
          <w:szCs w:val="18"/>
          <w:lang w:eastAsia="pt-BR"/>
        </w:rPr>
      </w:pPr>
      <w:r w:rsidRPr="007C38D8">
        <w:rPr>
          <w:rFonts w:ascii="Consolas" w:eastAsia="Times New Roman" w:hAnsi="Consolas" w:cs="Courier New"/>
          <w:color w:val="CC7832"/>
          <w:sz w:val="20"/>
          <w:szCs w:val="18"/>
          <w:lang w:eastAsia="pt-BR"/>
        </w:rPr>
        <w:br/>
        <w:t xml:space="preserve">        </w:t>
      </w:r>
      <w:proofErr w:type="spellStart"/>
      <w:proofErr w:type="gramStart"/>
      <w:r w:rsidRPr="007C38D8">
        <w:rPr>
          <w:rFonts w:ascii="Consolas" w:eastAsia="Times New Roman" w:hAnsi="Consolas" w:cs="Courier New"/>
          <w:color w:val="9876AA"/>
          <w:sz w:val="20"/>
          <w:szCs w:val="18"/>
          <w:lang w:eastAsia="pt-BR"/>
        </w:rPr>
        <w:t>graficos</w:t>
      </w:r>
      <w:proofErr w:type="gramEnd"/>
      <w:r w:rsidRPr="007C38D8">
        <w:rPr>
          <w:rFonts w:ascii="Consolas" w:eastAsia="Times New Roman" w:hAnsi="Consolas" w:cs="Courier New"/>
          <w:color w:val="A9B7C6"/>
          <w:sz w:val="20"/>
          <w:szCs w:val="18"/>
          <w:lang w:eastAsia="pt-BR"/>
        </w:rPr>
        <w:t>.add</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 xml:space="preserve">new </w:t>
      </w:r>
      <w:proofErr w:type="spellStart"/>
      <w:r w:rsidRPr="007C38D8">
        <w:rPr>
          <w:rFonts w:ascii="Consolas" w:eastAsia="Times New Roman" w:hAnsi="Consolas" w:cs="Courier New"/>
          <w:color w:val="A9B7C6"/>
          <w:sz w:val="20"/>
          <w:szCs w:val="18"/>
          <w:lang w:eastAsia="pt-BR"/>
        </w:rPr>
        <w:t>Grafico</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atributoX</w:t>
      </w:r>
      <w:proofErr w:type="spellEnd"/>
      <w:r w:rsidRPr="007C38D8">
        <w:rPr>
          <w:rFonts w:ascii="Consolas" w:eastAsia="Times New Roman" w:hAnsi="Consolas" w:cs="Courier New"/>
          <w:color w:val="CC7832"/>
          <w:sz w:val="20"/>
          <w:szCs w:val="18"/>
          <w:lang w:eastAsia="pt-BR"/>
        </w:rPr>
        <w:t xml:space="preserve">, </w:t>
      </w:r>
      <w:proofErr w:type="spellStart"/>
      <w:r w:rsidRPr="007C38D8">
        <w:rPr>
          <w:rFonts w:ascii="Consolas" w:eastAsia="Times New Roman" w:hAnsi="Consolas" w:cs="Courier New"/>
          <w:color w:val="A9B7C6"/>
          <w:sz w:val="20"/>
          <w:szCs w:val="18"/>
          <w:lang w:eastAsia="pt-BR"/>
        </w:rPr>
        <w:t>atributoY</w:t>
      </w:r>
      <w:proofErr w:type="spellEnd"/>
      <w:r w:rsidRPr="007C38D8">
        <w:rPr>
          <w:rFonts w:ascii="Consolas" w:eastAsia="Times New Roman" w:hAnsi="Consolas" w:cs="Courier New"/>
          <w:color w:val="CC7832"/>
          <w:sz w:val="20"/>
          <w:szCs w:val="18"/>
          <w:lang w:eastAsia="pt-BR"/>
        </w:rPr>
        <w:t xml:space="preserve">, </w:t>
      </w:r>
      <w:proofErr w:type="spellStart"/>
      <w:r w:rsidRPr="007C38D8">
        <w:rPr>
          <w:rFonts w:ascii="Consolas" w:eastAsia="Times New Roman" w:hAnsi="Consolas" w:cs="Courier New"/>
          <w:color w:val="A9B7C6"/>
          <w:sz w:val="20"/>
          <w:szCs w:val="18"/>
          <w:lang w:eastAsia="pt-BR"/>
        </w:rPr>
        <w:t>titGraf</w:t>
      </w:r>
      <w:proofErr w:type="spellEnd"/>
      <w:r w:rsidRPr="007C38D8">
        <w:rPr>
          <w:rFonts w:ascii="Consolas" w:eastAsia="Times New Roman" w:hAnsi="Consolas" w:cs="Courier New"/>
          <w:color w:val="CC7832"/>
          <w:sz w:val="20"/>
          <w:szCs w:val="18"/>
          <w:lang w:eastAsia="pt-BR"/>
        </w:rPr>
        <w:t xml:space="preserve">, </w:t>
      </w:r>
      <w:proofErr w:type="spellStart"/>
      <w:r w:rsidRPr="007C38D8">
        <w:rPr>
          <w:rFonts w:ascii="Consolas" w:eastAsia="Times New Roman" w:hAnsi="Consolas" w:cs="Courier New"/>
          <w:color w:val="A9B7C6"/>
          <w:sz w:val="20"/>
          <w:szCs w:val="18"/>
          <w:lang w:eastAsia="pt-BR"/>
        </w:rPr>
        <w:t>tipoGraf</w:t>
      </w:r>
      <w:proofErr w:type="spellEnd"/>
      <w:r w:rsidRPr="007C38D8">
        <w:rPr>
          <w:rFonts w:ascii="Consolas" w:eastAsia="Times New Roman" w:hAnsi="Consolas" w:cs="Courier New"/>
          <w:color w:val="CC7832"/>
          <w:sz w:val="20"/>
          <w:szCs w:val="18"/>
          <w:lang w:eastAsia="pt-BR"/>
        </w:rPr>
        <w:t xml:space="preserve">, </w:t>
      </w:r>
      <w:proofErr w:type="spellStart"/>
      <w:r w:rsidRPr="007C38D8">
        <w:rPr>
          <w:rFonts w:ascii="Consolas" w:eastAsia="Times New Roman" w:hAnsi="Consolas" w:cs="Courier New"/>
          <w:color w:val="CC7832"/>
          <w:sz w:val="20"/>
          <w:szCs w:val="18"/>
          <w:lang w:eastAsia="pt-BR"/>
        </w:rPr>
        <w:t>this</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9876AA"/>
          <w:sz w:val="20"/>
          <w:szCs w:val="18"/>
          <w:lang w:eastAsia="pt-BR"/>
        </w:rPr>
        <w:t>grouping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proofErr w:type="spellStart"/>
      <w:r w:rsidRPr="007C38D8">
        <w:rPr>
          <w:rFonts w:ascii="Consolas" w:eastAsia="Times New Roman" w:hAnsi="Consolas" w:cs="Courier New"/>
          <w:color w:val="9876AA"/>
          <w:sz w:val="20"/>
          <w:szCs w:val="18"/>
          <w:lang w:eastAsia="pt-BR"/>
        </w:rPr>
        <w:t>lvGraficos</w:t>
      </w:r>
      <w:r w:rsidRPr="007C38D8">
        <w:rPr>
          <w:rFonts w:ascii="Consolas" w:eastAsia="Times New Roman" w:hAnsi="Consolas" w:cs="Courier New"/>
          <w:color w:val="A9B7C6"/>
          <w:sz w:val="20"/>
          <w:szCs w:val="18"/>
          <w:lang w:eastAsia="pt-BR"/>
        </w:rPr>
        <w:t>.getItems</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setAll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9876AA"/>
          <w:sz w:val="20"/>
          <w:szCs w:val="18"/>
          <w:lang w:eastAsia="pt-BR"/>
        </w:rPr>
        <w:t>graficos</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proofErr w:type="spellStart"/>
      <w:r w:rsidRPr="007C38D8">
        <w:rPr>
          <w:rFonts w:ascii="Consolas" w:eastAsia="Times New Roman" w:hAnsi="Consolas" w:cs="Courier New"/>
          <w:color w:val="9876AA"/>
          <w:sz w:val="20"/>
          <w:szCs w:val="18"/>
          <w:lang w:eastAsia="pt-BR"/>
        </w:rPr>
        <w:t>cbAtributoX</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clearSelection</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proofErr w:type="spellStart"/>
      <w:r w:rsidRPr="007C38D8">
        <w:rPr>
          <w:rFonts w:ascii="Consolas" w:eastAsia="Times New Roman" w:hAnsi="Consolas" w:cs="Courier New"/>
          <w:color w:val="9876AA"/>
          <w:sz w:val="20"/>
          <w:szCs w:val="18"/>
          <w:lang w:eastAsia="pt-BR"/>
        </w:rPr>
        <w:t>cbAtributoY</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clearSelection</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proofErr w:type="spellStart"/>
      <w:r w:rsidRPr="007C38D8">
        <w:rPr>
          <w:rFonts w:ascii="Consolas" w:eastAsia="Times New Roman" w:hAnsi="Consolas" w:cs="Courier New"/>
          <w:color w:val="9876AA"/>
          <w:sz w:val="20"/>
          <w:szCs w:val="18"/>
          <w:lang w:eastAsia="pt-BR"/>
        </w:rPr>
        <w:t>btnEndDashboard</w:t>
      </w:r>
      <w:r w:rsidRPr="007C38D8">
        <w:rPr>
          <w:rFonts w:ascii="Consolas" w:eastAsia="Times New Roman" w:hAnsi="Consolas" w:cs="Courier New"/>
          <w:color w:val="A9B7C6"/>
          <w:sz w:val="20"/>
          <w:szCs w:val="18"/>
          <w:lang w:eastAsia="pt-BR"/>
        </w:rPr>
        <w:t>.setDisable</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false</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 xml:space="preserve">} </w:t>
      </w:r>
      <w:r w:rsidRPr="007C38D8">
        <w:rPr>
          <w:rFonts w:ascii="Consolas" w:eastAsia="Times New Roman" w:hAnsi="Consolas" w:cs="Courier New"/>
          <w:color w:val="CC7832"/>
          <w:sz w:val="20"/>
          <w:szCs w:val="18"/>
          <w:lang w:eastAsia="pt-BR"/>
        </w:rPr>
        <w:t xml:space="preserve">catch </w:t>
      </w:r>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Exception</w:t>
      </w:r>
      <w:proofErr w:type="spellEnd"/>
      <w:r w:rsidRPr="007C38D8">
        <w:rPr>
          <w:rFonts w:ascii="Consolas" w:eastAsia="Times New Roman" w:hAnsi="Consolas" w:cs="Courier New"/>
          <w:color w:val="A9B7C6"/>
          <w:sz w:val="20"/>
          <w:szCs w:val="18"/>
          <w:lang w:eastAsia="pt-BR"/>
        </w:rPr>
        <w:t xml:space="preserve"> e) {</w:t>
      </w:r>
      <w:r w:rsidRPr="007C38D8">
        <w:rPr>
          <w:rFonts w:ascii="Consolas" w:eastAsia="Times New Roman" w:hAnsi="Consolas" w:cs="Courier New"/>
          <w:color w:val="A9B7C6"/>
          <w:sz w:val="20"/>
          <w:szCs w:val="18"/>
          <w:lang w:eastAsia="pt-BR"/>
        </w:rPr>
        <w:br/>
        <w:t xml:space="preserve">        </w:t>
      </w:r>
      <w:proofErr w:type="spellStart"/>
      <w:r w:rsidRPr="007C38D8">
        <w:rPr>
          <w:rFonts w:ascii="Consolas" w:eastAsia="Times New Roman" w:hAnsi="Consolas" w:cs="Courier New"/>
          <w:color w:val="A9B7C6"/>
          <w:sz w:val="20"/>
          <w:szCs w:val="18"/>
          <w:lang w:eastAsia="pt-BR"/>
        </w:rPr>
        <w:t>System.</w:t>
      </w:r>
      <w:r w:rsidRPr="007C38D8">
        <w:rPr>
          <w:rFonts w:ascii="Consolas" w:eastAsia="Times New Roman" w:hAnsi="Consolas" w:cs="Courier New"/>
          <w:i/>
          <w:iCs/>
          <w:color w:val="9876AA"/>
          <w:sz w:val="20"/>
          <w:szCs w:val="18"/>
          <w:lang w:eastAsia="pt-BR"/>
        </w:rPr>
        <w:t>out</w:t>
      </w:r>
      <w:r w:rsidRPr="007C38D8">
        <w:rPr>
          <w:rFonts w:ascii="Consolas" w:eastAsia="Times New Roman" w:hAnsi="Consolas" w:cs="Courier New"/>
          <w:color w:val="A9B7C6"/>
          <w:sz w:val="20"/>
          <w:szCs w:val="18"/>
          <w:lang w:eastAsia="pt-BR"/>
        </w:rPr>
        <w:t>.println</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6A8759"/>
          <w:sz w:val="20"/>
          <w:szCs w:val="18"/>
          <w:lang w:eastAsia="pt-BR"/>
        </w:rPr>
        <w:t>"</w:t>
      </w:r>
      <w:proofErr w:type="spellStart"/>
      <w:r w:rsidRPr="007C38D8">
        <w:rPr>
          <w:rFonts w:ascii="Consolas" w:eastAsia="Times New Roman" w:hAnsi="Consolas" w:cs="Courier New"/>
          <w:color w:val="6A8759"/>
          <w:sz w:val="20"/>
          <w:szCs w:val="18"/>
          <w:lang w:eastAsia="pt-BR"/>
        </w:rPr>
        <w:t>AddGrafico</w:t>
      </w:r>
      <w:proofErr w:type="spellEnd"/>
      <w:r w:rsidRPr="007C38D8">
        <w:rPr>
          <w:rFonts w:ascii="Consolas" w:eastAsia="Times New Roman" w:hAnsi="Consolas" w:cs="Courier New"/>
          <w:color w:val="6A8759"/>
          <w:sz w:val="20"/>
          <w:szCs w:val="18"/>
          <w:lang w:eastAsia="pt-BR"/>
        </w:rPr>
        <w:t xml:space="preserve">:"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e.toString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new </w:t>
      </w:r>
      <w:proofErr w:type="spellStart"/>
      <w:r w:rsidRPr="007C38D8">
        <w:rPr>
          <w:rFonts w:ascii="Consolas" w:eastAsia="Times New Roman" w:hAnsi="Consolas" w:cs="Courier New"/>
          <w:color w:val="A9B7C6"/>
          <w:sz w:val="20"/>
          <w:szCs w:val="18"/>
          <w:lang w:eastAsia="pt-BR"/>
        </w:rPr>
        <w:t>Alert</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Alert.AlertType.</w:t>
      </w:r>
      <w:r w:rsidRPr="007C38D8">
        <w:rPr>
          <w:rFonts w:ascii="Consolas" w:eastAsia="Times New Roman" w:hAnsi="Consolas" w:cs="Courier New"/>
          <w:i/>
          <w:iCs/>
          <w:color w:val="9876AA"/>
          <w:sz w:val="20"/>
          <w:szCs w:val="18"/>
          <w:lang w:eastAsia="pt-BR"/>
        </w:rPr>
        <w:t>INFORMATION</w:t>
      </w:r>
      <w:proofErr w:type="spellEnd"/>
      <w:r w:rsidRPr="007C38D8">
        <w:rPr>
          <w:rFonts w:ascii="Consolas" w:eastAsia="Times New Roman" w:hAnsi="Consolas" w:cs="Courier New"/>
          <w:color w:val="CC7832"/>
          <w:sz w:val="20"/>
          <w:szCs w:val="18"/>
          <w:lang w:eastAsia="pt-BR"/>
        </w:rPr>
        <w:t xml:space="preserve">, </w:t>
      </w:r>
      <w:r w:rsidRPr="007C38D8">
        <w:rPr>
          <w:rFonts w:ascii="Consolas" w:eastAsia="Times New Roman" w:hAnsi="Consolas" w:cs="Courier New"/>
          <w:color w:val="6A8759"/>
          <w:sz w:val="20"/>
          <w:szCs w:val="18"/>
          <w:lang w:eastAsia="pt-BR"/>
        </w:rPr>
        <w:t>"Você não selecionou os dados para inserir o gráfico!</w:t>
      </w:r>
      <w:proofErr w:type="gramStart"/>
      <w:r w:rsidRPr="007C38D8">
        <w:rPr>
          <w:rFonts w:ascii="Consolas" w:eastAsia="Times New Roman" w:hAnsi="Consolas" w:cs="Courier New"/>
          <w:color w:val="6A8759"/>
          <w:sz w:val="20"/>
          <w:szCs w:val="18"/>
          <w:lang w:eastAsia="pt-BR"/>
        </w:rPr>
        <w:t xml:space="preserve">" </w:t>
      </w:r>
      <w:proofErr w:type="gramEnd"/>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e.toString</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showAndWait</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A9B7C6"/>
          <w:sz w:val="20"/>
          <w:szCs w:val="18"/>
          <w:lang w:eastAsia="pt-BR"/>
        </w:rPr>
        <w:br/>
        <w:t>}</w:t>
      </w:r>
    </w:p>
    <w:p w:rsidR="0071322E" w:rsidRPr="00E5368D" w:rsidRDefault="0071322E" w:rsidP="00E5368D">
      <w:pPr>
        <w:jc w:val="center"/>
        <w:rPr>
          <w:sz w:val="20"/>
          <w:szCs w:val="20"/>
        </w:rPr>
      </w:pPr>
      <w:r w:rsidRPr="00E5368D">
        <w:rPr>
          <w:sz w:val="20"/>
          <w:szCs w:val="20"/>
        </w:rPr>
        <w:t>Fonte: Elaborada pelo Autor</w:t>
      </w:r>
    </w:p>
    <w:p w:rsidR="004C23F9" w:rsidRDefault="0077716E" w:rsidP="0077716E">
      <w:r>
        <w:tab/>
      </w:r>
    </w:p>
    <w:p w:rsidR="009F523D" w:rsidRDefault="00632046" w:rsidP="00630F53">
      <w:r>
        <w:tab/>
        <w:t xml:space="preserve">O método </w:t>
      </w:r>
      <w:proofErr w:type="spellStart"/>
      <w:proofErr w:type="gramStart"/>
      <w:r>
        <w:t>endDashboard</w:t>
      </w:r>
      <w:proofErr w:type="spellEnd"/>
      <w:proofErr w:type="gramEnd"/>
      <w:r>
        <w:t>()</w:t>
      </w:r>
      <w:r w:rsidR="009D60F8">
        <w:t xml:space="preserve"> é disparado quando o usuário clica sobre o </w:t>
      </w:r>
      <w:proofErr w:type="spellStart"/>
      <w:r w:rsidR="009D60F8">
        <w:t>botã</w:t>
      </w:r>
      <w:proofErr w:type="spellEnd"/>
      <w:r w:rsidR="009D60F8">
        <w:t xml:space="preserve"> Finalizar Dashboard na interface gráfica e</w:t>
      </w:r>
      <w:r>
        <w:t xml:space="preserve"> tem como finalidade fazer a instanciação do objeto Dashboard, passando como parâmetros para o construtor o Dataset, o Nome especificado pelo usuário e a lista de Gráficos com a chamada de método </w:t>
      </w:r>
      <w:proofErr w:type="spellStart"/>
      <w:r>
        <w:t>setaDashboard</w:t>
      </w:r>
      <w:proofErr w:type="spellEnd"/>
      <w:r>
        <w:t xml:space="preserve">(). Também instancia o </w:t>
      </w:r>
      <w:r w:rsidR="00630F53">
        <w:t xml:space="preserve">objeto </w:t>
      </w:r>
      <w:r>
        <w:t xml:space="preserve">Gerador, passando como parâmetros para o construtor </w:t>
      </w:r>
      <w:r w:rsidR="00630F53">
        <w:t xml:space="preserve">o objeto Dashboard e o descritor File do diretório de destino. Por fim, instancia o objeto </w:t>
      </w:r>
      <w:proofErr w:type="spellStart"/>
      <w:proofErr w:type="gramStart"/>
      <w:r w:rsidR="00630F53">
        <w:t>PackSaida</w:t>
      </w:r>
      <w:proofErr w:type="spellEnd"/>
      <w:proofErr w:type="gramEnd"/>
      <w:r w:rsidR="00630F53">
        <w:t>, passando como parâmetro para o construtor o descritor File do diretório de destino e o descritor File do arquivo CSV. A figura 2</w:t>
      </w:r>
      <w:r w:rsidR="005521AF">
        <w:t>0</w:t>
      </w:r>
      <w:r w:rsidR="00630F53">
        <w:t xml:space="preserve"> trás a reprodução do código fonte do método e suas dependências.</w:t>
      </w:r>
    </w:p>
    <w:p w:rsidR="00630F53" w:rsidRDefault="00630F53" w:rsidP="00630F53"/>
    <w:p w:rsidR="00D241E4" w:rsidRDefault="00D241E4">
      <w:pPr>
        <w:spacing w:after="160" w:line="240" w:lineRule="auto"/>
        <w:jc w:val="left"/>
        <w:rPr>
          <w:b/>
          <w:sz w:val="20"/>
          <w:szCs w:val="20"/>
        </w:rPr>
      </w:pPr>
      <w:r>
        <w:rPr>
          <w:b/>
          <w:sz w:val="20"/>
          <w:szCs w:val="20"/>
        </w:rPr>
        <w:br w:type="page"/>
      </w:r>
    </w:p>
    <w:p w:rsidR="00FB6197" w:rsidRPr="00FB6197" w:rsidRDefault="00FB6197" w:rsidP="009B1239">
      <w:pPr>
        <w:jc w:val="center"/>
        <w:rPr>
          <w:b/>
          <w:sz w:val="20"/>
          <w:szCs w:val="20"/>
        </w:rPr>
      </w:pPr>
      <w:r w:rsidRPr="00FB6197">
        <w:rPr>
          <w:b/>
          <w:sz w:val="20"/>
          <w:szCs w:val="20"/>
        </w:rPr>
        <w:lastRenderedPageBreak/>
        <w:t>Figura 2</w:t>
      </w:r>
      <w:r w:rsidR="005521AF">
        <w:rPr>
          <w:b/>
          <w:sz w:val="20"/>
          <w:szCs w:val="20"/>
        </w:rPr>
        <w:t>0</w:t>
      </w:r>
      <w:r w:rsidRPr="00FB6197">
        <w:rPr>
          <w:b/>
          <w:sz w:val="20"/>
          <w:szCs w:val="20"/>
        </w:rPr>
        <w:t xml:space="preserve"> –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FB6197" w:rsidRPr="00FB6197" w:rsidRDefault="00FB6197" w:rsidP="00FB61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FB6197">
        <w:rPr>
          <w:rFonts w:ascii="Consolas" w:eastAsia="Times New Roman" w:hAnsi="Consolas" w:cs="Courier New"/>
          <w:color w:val="808080"/>
          <w:sz w:val="16"/>
          <w:szCs w:val="20"/>
          <w:lang w:eastAsia="pt-BR"/>
        </w:rPr>
        <w:t xml:space="preserve">//Método finaliza a geração do Dashboard, executando o motor de templates </w:t>
      </w:r>
      <w:proofErr w:type="spellStart"/>
      <w:proofErr w:type="gramStart"/>
      <w:r w:rsidRPr="00FB6197">
        <w:rPr>
          <w:rFonts w:ascii="Consolas" w:eastAsia="Times New Roman" w:hAnsi="Consolas" w:cs="Courier New"/>
          <w:color w:val="808080"/>
          <w:sz w:val="16"/>
          <w:szCs w:val="20"/>
          <w:lang w:eastAsia="pt-BR"/>
        </w:rPr>
        <w:t>FreeMarker</w:t>
      </w:r>
      <w:proofErr w:type="spellEnd"/>
      <w:proofErr w:type="gramEnd"/>
      <w:r w:rsidRPr="00FB6197">
        <w:rPr>
          <w:rFonts w:ascii="Consolas" w:eastAsia="Times New Roman" w:hAnsi="Consolas" w:cs="Courier New"/>
          <w:color w:val="808080"/>
          <w:sz w:val="16"/>
          <w:szCs w:val="20"/>
          <w:lang w:eastAsia="pt-BR"/>
        </w:rPr>
        <w:t xml:space="preserve">, copiando os arquivos para a pasta de destino e gerando o zip de </w:t>
      </w:r>
      <w:proofErr w:type="spellStart"/>
      <w:r w:rsidRPr="00FB6197">
        <w:rPr>
          <w:rFonts w:ascii="Consolas" w:eastAsia="Times New Roman" w:hAnsi="Consolas" w:cs="Courier New"/>
          <w:color w:val="808080"/>
          <w:sz w:val="16"/>
          <w:szCs w:val="20"/>
          <w:lang w:eastAsia="pt-BR"/>
        </w:rPr>
        <w:t>saida</w:t>
      </w:r>
      <w:proofErr w:type="spellEnd"/>
      <w:r w:rsidRPr="00FB6197">
        <w:rPr>
          <w:rFonts w:ascii="Consolas" w:eastAsia="Times New Roman" w:hAnsi="Consolas" w:cs="Courier New"/>
          <w:color w:val="808080"/>
          <w:sz w:val="16"/>
          <w:szCs w:val="20"/>
          <w:lang w:eastAsia="pt-BR"/>
        </w:rPr>
        <w:t>.</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public</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endDashboard</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ActionEvent</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A9B7C6"/>
          <w:sz w:val="16"/>
          <w:szCs w:val="20"/>
          <w:lang w:eastAsia="pt-BR"/>
        </w:rPr>
        <w:t>actionEvent</w:t>
      </w:r>
      <w:proofErr w:type="spellEnd"/>
      <w:r w:rsidRPr="00FB6197">
        <w:rPr>
          <w:rFonts w:ascii="Consolas" w:eastAsia="Times New Roman" w:hAnsi="Consolas" w:cs="Courier New"/>
          <w:color w:val="A9B7C6"/>
          <w:sz w:val="16"/>
          <w:szCs w:val="20"/>
          <w:lang w:eastAsia="pt-BR"/>
        </w:rPr>
        <w:t>)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setaDashboard</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CC7832"/>
          <w:sz w:val="16"/>
          <w:szCs w:val="20"/>
          <w:lang w:eastAsia="pt-BR"/>
        </w:rPr>
        <w:t>try</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setaGerador</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setaPackSaida</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CC7832"/>
          <w:sz w:val="16"/>
          <w:szCs w:val="20"/>
          <w:lang w:eastAsia="pt-BR"/>
        </w:rPr>
        <w:t xml:space="preserve">catch </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Exception</w:t>
      </w:r>
      <w:proofErr w:type="spellEnd"/>
      <w:r w:rsidRPr="00FB6197">
        <w:rPr>
          <w:rFonts w:ascii="Consolas" w:eastAsia="Times New Roman" w:hAnsi="Consolas" w:cs="Courier New"/>
          <w:color w:val="A9B7C6"/>
          <w:sz w:val="16"/>
          <w:szCs w:val="20"/>
          <w:lang w:eastAsia="pt-BR"/>
        </w:rPr>
        <w:t xml:space="preserve"> e)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System.</w:t>
      </w:r>
      <w:r w:rsidRPr="00FB6197">
        <w:rPr>
          <w:rFonts w:ascii="Consolas" w:eastAsia="Times New Roman" w:hAnsi="Consolas" w:cs="Courier New"/>
          <w:i/>
          <w:iCs/>
          <w:color w:val="9876AA"/>
          <w:sz w:val="16"/>
          <w:szCs w:val="20"/>
          <w:lang w:eastAsia="pt-BR"/>
        </w:rPr>
        <w:t>out</w:t>
      </w:r>
      <w:r w:rsidRPr="00FB6197">
        <w:rPr>
          <w:rFonts w:ascii="Consolas" w:eastAsia="Times New Roman" w:hAnsi="Consolas" w:cs="Courier New"/>
          <w:color w:val="A9B7C6"/>
          <w:sz w:val="16"/>
          <w:szCs w:val="20"/>
          <w:lang w:eastAsia="pt-BR"/>
        </w:rPr>
        <w:t>.println</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6A8759"/>
          <w:sz w:val="16"/>
          <w:szCs w:val="20"/>
          <w:lang w:eastAsia="pt-BR"/>
        </w:rPr>
        <w:t>"</w:t>
      </w:r>
      <w:proofErr w:type="spellStart"/>
      <w:r w:rsidRPr="00FB6197">
        <w:rPr>
          <w:rFonts w:ascii="Consolas" w:eastAsia="Times New Roman" w:hAnsi="Consolas" w:cs="Courier New"/>
          <w:color w:val="6A8759"/>
          <w:sz w:val="16"/>
          <w:szCs w:val="20"/>
          <w:lang w:eastAsia="pt-BR"/>
        </w:rPr>
        <w:t>SetaGerador</w:t>
      </w:r>
      <w:proofErr w:type="spellEnd"/>
      <w:r w:rsidRPr="00FB6197">
        <w:rPr>
          <w:rFonts w:ascii="Consolas" w:eastAsia="Times New Roman" w:hAnsi="Consolas" w:cs="Courier New"/>
          <w:color w:val="6A8759"/>
          <w:sz w:val="16"/>
          <w:szCs w:val="20"/>
          <w:lang w:eastAsia="pt-BR"/>
        </w:rP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A9B7C6"/>
          <w:sz w:val="16"/>
          <w:szCs w:val="20"/>
          <w:lang w:eastAsia="pt-BR"/>
        </w:rPr>
        <w:t>e.toString</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new </w:t>
      </w:r>
      <w:proofErr w:type="spellStart"/>
      <w:r w:rsidRPr="00FB6197">
        <w:rPr>
          <w:rFonts w:ascii="Consolas" w:eastAsia="Times New Roman" w:hAnsi="Consolas" w:cs="Courier New"/>
          <w:color w:val="A9B7C6"/>
          <w:sz w:val="16"/>
          <w:szCs w:val="20"/>
          <w:lang w:eastAsia="pt-BR"/>
        </w:rPr>
        <w:t>Alert</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Alert.AlertType.</w:t>
      </w:r>
      <w:r w:rsidRPr="00FB6197">
        <w:rPr>
          <w:rFonts w:ascii="Consolas" w:eastAsia="Times New Roman" w:hAnsi="Consolas" w:cs="Courier New"/>
          <w:i/>
          <w:iCs/>
          <w:color w:val="9876AA"/>
          <w:sz w:val="16"/>
          <w:szCs w:val="20"/>
          <w:lang w:eastAsia="pt-BR"/>
        </w:rPr>
        <w:t>INFORMATION</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6A8759"/>
          <w:sz w:val="16"/>
          <w:szCs w:val="20"/>
          <w:lang w:eastAsia="pt-BR"/>
        </w:rPr>
        <w:t>"Não foi possível gerar o Dashboard. Verifique as opções escolhidas!"</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showAndWait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finally</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proofErr w:type="spellStart"/>
      <w:r w:rsidRPr="00FB6197">
        <w:rPr>
          <w:rFonts w:ascii="Consolas" w:eastAsia="Times New Roman" w:hAnsi="Consolas" w:cs="Courier New"/>
          <w:color w:val="A9B7C6"/>
          <w:sz w:val="16"/>
          <w:szCs w:val="20"/>
          <w:lang w:eastAsia="pt-BR"/>
        </w:rPr>
        <w:t>Alert</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Alert.AlertType.</w:t>
      </w:r>
      <w:r w:rsidRPr="00FB6197">
        <w:rPr>
          <w:rFonts w:ascii="Consolas" w:eastAsia="Times New Roman" w:hAnsi="Consolas" w:cs="Courier New"/>
          <w:i/>
          <w:iCs/>
          <w:color w:val="9876AA"/>
          <w:sz w:val="16"/>
          <w:szCs w:val="20"/>
          <w:lang w:eastAsia="pt-BR"/>
        </w:rPr>
        <w:t>INFORMATION</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6A8759"/>
          <w:sz w:val="16"/>
          <w:szCs w:val="20"/>
          <w:lang w:eastAsia="pt-BR"/>
        </w:rPr>
        <w:t>"Dashboard gerado com sucesso!"</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showAndWait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A9B7C6"/>
          <w:sz w:val="16"/>
          <w:szCs w:val="20"/>
          <w:lang w:eastAsia="pt-BR"/>
        </w:rPr>
        <w:t>resetForm</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//Método instancia objeto Dashboard juntando todas as informações definidas pelo usuário na UI</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setaDashboard</w:t>
      </w:r>
      <w:proofErr w:type="spellEnd"/>
      <w:r w:rsidRPr="00FB6197">
        <w:rPr>
          <w:rFonts w:ascii="Consolas" w:eastAsia="Times New Roman" w:hAnsi="Consolas" w:cs="Courier New"/>
          <w:color w:val="A9B7C6"/>
          <w:sz w:val="16"/>
          <w:szCs w:val="20"/>
          <w:lang w:eastAsia="pt-BR"/>
        </w:rPr>
        <w:t>()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9876AA"/>
          <w:sz w:val="16"/>
          <w:szCs w:val="20"/>
          <w:lang w:eastAsia="pt-BR"/>
        </w:rPr>
        <w:t>tituloDashboard</w:t>
      </w:r>
      <w:proofErr w:type="spellEnd"/>
      <w:r w:rsidRPr="00FB6197">
        <w:rPr>
          <w:rFonts w:ascii="Consolas" w:eastAsia="Times New Roman" w:hAnsi="Consolas" w:cs="Courier New"/>
          <w:color w:val="9876AA"/>
          <w:sz w:val="16"/>
          <w:szCs w:val="20"/>
          <w:lang w:eastAsia="pt-BR"/>
        </w:rP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9876AA"/>
          <w:sz w:val="16"/>
          <w:szCs w:val="20"/>
          <w:lang w:eastAsia="pt-BR"/>
        </w:rPr>
        <w:t>tfTituloDashboard</w:t>
      </w:r>
      <w:r w:rsidRPr="00FB6197">
        <w:rPr>
          <w:rFonts w:ascii="Consolas" w:eastAsia="Times New Roman" w:hAnsi="Consolas" w:cs="Courier New"/>
          <w:color w:val="A9B7C6"/>
          <w:sz w:val="16"/>
          <w:szCs w:val="20"/>
          <w:lang w:eastAsia="pt-BR"/>
        </w:rPr>
        <w:t>.getText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9876AA"/>
          <w:sz w:val="16"/>
          <w:szCs w:val="20"/>
          <w:lang w:eastAsia="pt-BR"/>
        </w:rPr>
        <w:t xml:space="preserve">dashboard </w:t>
      </w:r>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CC7832"/>
          <w:sz w:val="16"/>
          <w:szCs w:val="20"/>
          <w:lang w:eastAsia="pt-BR"/>
        </w:rPr>
        <w:t xml:space="preserve">new </w:t>
      </w:r>
      <w:r w:rsidRPr="00FB6197">
        <w:rPr>
          <w:rFonts w:ascii="Consolas" w:eastAsia="Times New Roman" w:hAnsi="Consolas" w:cs="Courier New"/>
          <w:color w:val="A9B7C6"/>
          <w:sz w:val="16"/>
          <w:szCs w:val="20"/>
          <w:lang w:eastAsia="pt-BR"/>
        </w:rPr>
        <w:t>Dashboard(</w:t>
      </w:r>
      <w:proofErr w:type="spellStart"/>
      <w:r w:rsidRPr="00FB6197">
        <w:rPr>
          <w:rFonts w:ascii="Consolas" w:eastAsia="Times New Roman" w:hAnsi="Consolas" w:cs="Courier New"/>
          <w:color w:val="9876AA"/>
          <w:sz w:val="16"/>
          <w:szCs w:val="20"/>
          <w:lang w:eastAsia="pt-BR"/>
        </w:rPr>
        <w:t>dataset</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tituloDashboard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graficos</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 xml:space="preserve">//Método instancia a classe gerador, que processa o </w:t>
      </w:r>
      <w:proofErr w:type="spellStart"/>
      <w:r w:rsidRPr="00FB6197">
        <w:rPr>
          <w:rFonts w:ascii="Consolas" w:eastAsia="Times New Roman" w:hAnsi="Consolas" w:cs="Courier New"/>
          <w:color w:val="808080"/>
          <w:sz w:val="16"/>
          <w:szCs w:val="20"/>
          <w:lang w:eastAsia="pt-BR"/>
        </w:rPr>
        <w:t>template</w:t>
      </w:r>
      <w:proofErr w:type="spellEnd"/>
      <w:r w:rsidRPr="00FB6197">
        <w:rPr>
          <w:rFonts w:ascii="Consolas" w:eastAsia="Times New Roman" w:hAnsi="Consolas" w:cs="Courier New"/>
          <w:color w:val="808080"/>
          <w:sz w:val="16"/>
          <w:szCs w:val="20"/>
          <w:lang w:eastAsia="pt-BR"/>
        </w:rPr>
        <w:t xml:space="preserve"> </w:t>
      </w:r>
      <w:proofErr w:type="spellStart"/>
      <w:r w:rsidRPr="00FB6197">
        <w:rPr>
          <w:rFonts w:ascii="Consolas" w:eastAsia="Times New Roman" w:hAnsi="Consolas" w:cs="Courier New"/>
          <w:color w:val="808080"/>
          <w:sz w:val="16"/>
          <w:szCs w:val="20"/>
          <w:lang w:eastAsia="pt-BR"/>
        </w:rPr>
        <w:t>FreeMarker</w:t>
      </w:r>
      <w:proofErr w:type="spellEnd"/>
      <w:r w:rsidRPr="00FB6197">
        <w:rPr>
          <w:rFonts w:ascii="Consolas" w:eastAsia="Times New Roman" w:hAnsi="Consolas" w:cs="Courier New"/>
          <w:color w:val="808080"/>
          <w:sz w:val="16"/>
          <w:szCs w:val="20"/>
          <w:lang w:eastAsia="pt-BR"/>
        </w:rPr>
        <w:t xml:space="preserve"> e gera em disco o arquivo Dashboard.html.</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setaGerador</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throws</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IOException</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TemplateException</w:t>
      </w:r>
      <w:proofErr w:type="spellEnd"/>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r w:rsidRPr="00FB6197">
        <w:rPr>
          <w:rFonts w:ascii="Consolas" w:eastAsia="Times New Roman" w:hAnsi="Consolas" w:cs="Courier New"/>
          <w:color w:val="A9B7C6"/>
          <w:sz w:val="16"/>
          <w:szCs w:val="20"/>
          <w:lang w:eastAsia="pt-BR"/>
        </w:rPr>
        <w:t>Gerador(</w:t>
      </w:r>
      <w:proofErr w:type="spellStart"/>
      <w:r w:rsidRPr="00FB6197">
        <w:rPr>
          <w:rFonts w:ascii="Consolas" w:eastAsia="Times New Roman" w:hAnsi="Consolas" w:cs="Courier New"/>
          <w:color w:val="9876AA"/>
          <w:sz w:val="16"/>
          <w:szCs w:val="20"/>
          <w:lang w:eastAsia="pt-BR"/>
        </w:rPr>
        <w:t>dashboard</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9876AA"/>
          <w:sz w:val="16"/>
          <w:szCs w:val="20"/>
          <w:lang w:eastAsia="pt-BR"/>
        </w:rPr>
        <w:t>destFolder</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//Método instancia novo pack  de saída para gerar em disco o Dashboard completo.</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setaPackSaida</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throws</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IOException</w:t>
      </w:r>
      <w:proofErr w:type="spellEnd"/>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proofErr w:type="spellStart"/>
      <w:r w:rsidRPr="00FB6197">
        <w:rPr>
          <w:rFonts w:ascii="Consolas" w:eastAsia="Times New Roman" w:hAnsi="Consolas" w:cs="Courier New"/>
          <w:color w:val="A9B7C6"/>
          <w:sz w:val="16"/>
          <w:szCs w:val="20"/>
          <w:lang w:eastAsia="pt-BR"/>
        </w:rPr>
        <w:t>PackSaida</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9876AA"/>
          <w:sz w:val="16"/>
          <w:szCs w:val="20"/>
          <w:lang w:eastAsia="pt-BR"/>
        </w:rPr>
        <w:t>destFolder</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csvFile</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p>
    <w:p w:rsidR="00FB6197" w:rsidRPr="00FB6197" w:rsidRDefault="00FB6197" w:rsidP="0077716E">
      <w:pPr>
        <w:rPr>
          <w:b/>
          <w:sz w:val="20"/>
          <w:szCs w:val="20"/>
        </w:rPr>
      </w:pPr>
    </w:p>
    <w:p w:rsidR="00FB6197" w:rsidRPr="009B1239" w:rsidRDefault="00FB6197" w:rsidP="009B1239">
      <w:pPr>
        <w:jc w:val="center"/>
        <w:rPr>
          <w:sz w:val="20"/>
          <w:szCs w:val="20"/>
        </w:rPr>
      </w:pPr>
      <w:r w:rsidRPr="009B1239">
        <w:rPr>
          <w:sz w:val="20"/>
          <w:szCs w:val="20"/>
        </w:rPr>
        <w:t>Fonte: Elaborada pelo Autor</w:t>
      </w:r>
    </w:p>
    <w:p w:rsidR="005712B2" w:rsidRDefault="005712B2" w:rsidP="005712B2"/>
    <w:p w:rsidR="00E530FA" w:rsidRDefault="00E20670" w:rsidP="00E20670">
      <w:pPr>
        <w:pStyle w:val="Ttulo3"/>
      </w:pPr>
      <w:bookmarkStart w:id="136" w:name="_Toc33549467"/>
      <w:r>
        <w:t xml:space="preserve">4.7.3 </w:t>
      </w:r>
      <w:r w:rsidR="004E0378">
        <w:t>O modelo Dataset</w:t>
      </w:r>
      <w:bookmarkEnd w:id="136"/>
    </w:p>
    <w:p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DashGen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lastRenderedPageBreak/>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CD1926">
        <w:t>Sem essa identificação seria impo</w:t>
      </w:r>
      <w:r w:rsidR="005D26C3">
        <w:t>ssível usar o método de redução</w:t>
      </w:r>
      <w:r w:rsidR="00CD1926">
        <w:t xml:space="preserve"> por somatória.</w:t>
      </w:r>
      <w:r w:rsidR="005D26C3">
        <w:t xml:space="preserve"> </w:t>
      </w:r>
    </w:p>
    <w:p w:rsidR="0033716A" w:rsidRDefault="005D26C3" w:rsidP="004E0378">
      <w:r>
        <w:t>A figura 2</w:t>
      </w:r>
      <w:r w:rsidR="005521AF">
        <w:t>1</w:t>
      </w:r>
      <w:r>
        <w:t xml:space="preserve"> traz a reprodução do código fonte dos métodos </w:t>
      </w:r>
      <w:proofErr w:type="spellStart"/>
      <w:proofErr w:type="gramStart"/>
      <w:r>
        <w:t>isNumeric</w:t>
      </w:r>
      <w:proofErr w:type="spellEnd"/>
      <w:proofErr w:type="gramEnd"/>
      <w:r>
        <w:t xml:space="preserve">() e </w:t>
      </w:r>
      <w:proofErr w:type="spellStart"/>
      <w:r>
        <w:t>columnDiscoverType</w:t>
      </w:r>
      <w:proofErr w:type="spellEnd"/>
      <w:r>
        <w:t>(),responsáveis por percorrer as 100 primeiras linhas do arquivo em cada um dos atributos testando o resultado e identificando os valores numéricos.</w:t>
      </w:r>
    </w:p>
    <w:p w:rsidR="005D26C3" w:rsidRDefault="005D26C3" w:rsidP="004E0378"/>
    <w:p w:rsidR="005D26C3" w:rsidRDefault="005D26C3" w:rsidP="009B1239">
      <w:pPr>
        <w:jc w:val="center"/>
        <w:rPr>
          <w:b/>
          <w:sz w:val="20"/>
        </w:rPr>
      </w:pPr>
      <w:r>
        <w:rPr>
          <w:b/>
          <w:sz w:val="20"/>
        </w:rPr>
        <w:t>Figura 2</w:t>
      </w:r>
      <w:r w:rsidR="005521AF">
        <w:rPr>
          <w:b/>
          <w:sz w:val="20"/>
        </w:rPr>
        <w:t>1</w:t>
      </w:r>
      <w:r>
        <w:rPr>
          <w:b/>
          <w:sz w:val="20"/>
        </w:rPr>
        <w:t xml:space="preserve"> – Código fonte dos métodos </w:t>
      </w:r>
      <w:proofErr w:type="spellStart"/>
      <w:proofErr w:type="gramStart"/>
      <w:r>
        <w:rPr>
          <w:b/>
          <w:sz w:val="20"/>
        </w:rPr>
        <w:t>isNumeric</w:t>
      </w:r>
      <w:proofErr w:type="spellEnd"/>
      <w:proofErr w:type="gramEnd"/>
      <w:r>
        <w:rPr>
          <w:b/>
          <w:sz w:val="20"/>
        </w:rPr>
        <w:t xml:space="preserve">() e </w:t>
      </w:r>
      <w:proofErr w:type="spellStart"/>
      <w:r>
        <w:rPr>
          <w:b/>
          <w:sz w:val="20"/>
        </w:rPr>
        <w:t>columnDiscoverType</w:t>
      </w:r>
      <w:proofErr w:type="spellEnd"/>
      <w:r>
        <w:rPr>
          <w:b/>
          <w:sz w:val="20"/>
        </w:rPr>
        <w:t>()</w:t>
      </w:r>
    </w:p>
    <w:p w:rsidR="006B7669" w:rsidRPr="006B7669" w:rsidRDefault="006B7669" w:rsidP="006B76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6B7669">
        <w:rPr>
          <w:rFonts w:ascii="Consolas" w:eastAsia="Times New Roman" w:hAnsi="Consolas" w:cs="Courier New"/>
          <w:color w:val="808080"/>
          <w:sz w:val="16"/>
          <w:szCs w:val="20"/>
          <w:lang w:eastAsia="pt-BR"/>
        </w:rPr>
        <w:t>//Método para teste se uma String contém um valor numérico</w:t>
      </w:r>
      <w:r w:rsidRPr="006B7669">
        <w:rPr>
          <w:rFonts w:ascii="Consolas" w:eastAsia="Times New Roman" w:hAnsi="Consolas" w:cs="Courier New"/>
          <w:color w:val="808080"/>
          <w:sz w:val="16"/>
          <w:szCs w:val="20"/>
          <w:lang w:eastAsia="pt-BR"/>
        </w:rPr>
        <w:br/>
      </w:r>
      <w:proofErr w:type="gramStart"/>
      <w:r w:rsidRPr="006B7669">
        <w:rPr>
          <w:rFonts w:ascii="Consolas" w:eastAsia="Times New Roman" w:hAnsi="Consolas" w:cs="Courier New"/>
          <w:color w:val="808080"/>
          <w:sz w:val="16"/>
          <w:szCs w:val="20"/>
          <w:lang w:eastAsia="pt-BR"/>
        </w:rPr>
        <w:t xml:space="preserve">  </w:t>
      </w:r>
      <w:proofErr w:type="spellStart"/>
      <w:proofErr w:type="gramEnd"/>
      <w:r w:rsidRPr="006B7669">
        <w:rPr>
          <w:rFonts w:ascii="Consolas" w:eastAsia="Times New Roman" w:hAnsi="Consolas" w:cs="Courier New"/>
          <w:color w:val="CC7832"/>
          <w:sz w:val="16"/>
          <w:szCs w:val="20"/>
          <w:lang w:eastAsia="pt-BR"/>
        </w:rPr>
        <w:t>private</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CC7832"/>
          <w:sz w:val="16"/>
          <w:szCs w:val="20"/>
          <w:lang w:eastAsia="pt-BR"/>
        </w:rPr>
        <w:t>boolean</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FFC66D"/>
          <w:sz w:val="16"/>
          <w:szCs w:val="20"/>
          <w:lang w:eastAsia="pt-BR"/>
        </w:rPr>
        <w:t>isNumeric</w:t>
      </w:r>
      <w:proofErr w:type="spellEnd"/>
      <w:r w:rsidRPr="006B7669">
        <w:rPr>
          <w:rFonts w:ascii="Consolas" w:eastAsia="Times New Roman" w:hAnsi="Consolas" w:cs="Courier New"/>
          <w:color w:val="A9B7C6"/>
          <w:sz w:val="16"/>
          <w:szCs w:val="20"/>
          <w:lang w:eastAsia="pt-BR"/>
        </w:rPr>
        <w:t>(String string)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try</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A9B7C6"/>
          <w:sz w:val="16"/>
          <w:szCs w:val="20"/>
          <w:lang w:eastAsia="pt-BR"/>
        </w:rPr>
        <w:t>Double.</w:t>
      </w:r>
      <w:r w:rsidRPr="006B7669">
        <w:rPr>
          <w:rFonts w:ascii="Consolas" w:eastAsia="Times New Roman" w:hAnsi="Consolas" w:cs="Courier New"/>
          <w:i/>
          <w:iCs/>
          <w:color w:val="A9B7C6"/>
          <w:sz w:val="16"/>
          <w:szCs w:val="20"/>
          <w:lang w:eastAsia="pt-BR"/>
        </w:rPr>
        <w:t>parseDouble</w:t>
      </w:r>
      <w:proofErr w:type="spellEnd"/>
      <w:r w:rsidRPr="006B7669">
        <w:rPr>
          <w:rFonts w:ascii="Consolas" w:eastAsia="Times New Roman" w:hAnsi="Consolas" w:cs="Courier New"/>
          <w:color w:val="A9B7C6"/>
          <w:sz w:val="16"/>
          <w:szCs w:val="20"/>
          <w:lang w:eastAsia="pt-BR"/>
        </w:rPr>
        <w:t>(string)</w:t>
      </w:r>
      <w:r w:rsidR="00EF1871">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CC7832"/>
          <w:sz w:val="16"/>
          <w:szCs w:val="20"/>
          <w:lang w:eastAsia="pt-BR"/>
        </w:rPr>
        <w:t>true</w:t>
      </w:r>
      <w:proofErr w:type="spellEnd"/>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r w:rsidRPr="006B7669">
        <w:rPr>
          <w:rFonts w:ascii="Consolas" w:eastAsia="Times New Roman" w:hAnsi="Consolas" w:cs="Courier New"/>
          <w:color w:val="CC7832"/>
          <w:sz w:val="16"/>
          <w:szCs w:val="20"/>
          <w:lang w:eastAsia="pt-BR"/>
        </w:rPr>
        <w:t xml:space="preserve">catch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NumberFormatException</w:t>
      </w:r>
      <w:proofErr w:type="spellEnd"/>
      <w:r w:rsidRPr="006B7669">
        <w:rPr>
          <w:rFonts w:ascii="Consolas" w:eastAsia="Times New Roman" w:hAnsi="Consolas" w:cs="Courier New"/>
          <w:color w:val="A9B7C6"/>
          <w:sz w:val="16"/>
          <w:szCs w:val="20"/>
          <w:lang w:eastAsia="pt-BR"/>
        </w:rPr>
        <w:t xml:space="preserve"> e)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false;</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w:t>
      </w:r>
      <w:r w:rsidRPr="006B7669">
        <w:rPr>
          <w:rFonts w:ascii="Consolas" w:eastAsia="Times New Roman" w:hAnsi="Consolas" w:cs="Courier New"/>
          <w:color w:val="A9B7C6"/>
          <w:sz w:val="16"/>
          <w:szCs w:val="20"/>
          <w:lang w:eastAsia="pt-BR"/>
        </w:rPr>
        <w:br/>
      </w:r>
      <w:r w:rsidRPr="006B7669">
        <w:rPr>
          <w:rFonts w:ascii="Consolas" w:eastAsia="Times New Roman" w:hAnsi="Consolas" w:cs="Courier New"/>
          <w:color w:val="A9B7C6"/>
          <w:sz w:val="16"/>
          <w:szCs w:val="20"/>
          <w:lang w:eastAsia="pt-BR"/>
        </w:rPr>
        <w:br/>
      </w:r>
      <w:r w:rsidRPr="006B7669">
        <w:rPr>
          <w:rFonts w:ascii="Consolas" w:eastAsia="Times New Roman" w:hAnsi="Consolas" w:cs="Courier New"/>
          <w:color w:val="808080"/>
          <w:sz w:val="16"/>
          <w:szCs w:val="20"/>
          <w:lang w:eastAsia="pt-BR"/>
        </w:rPr>
        <w:t>//método que testa as 100 primeiras linhas do CSV a procura de valores numéricos</w:t>
      </w:r>
      <w:r w:rsidRPr="006B7669">
        <w:rPr>
          <w:rFonts w:ascii="Consolas" w:eastAsia="Times New Roman" w:hAnsi="Consolas" w:cs="Courier New"/>
          <w:color w:val="808080"/>
          <w:sz w:val="16"/>
          <w:szCs w:val="20"/>
          <w:lang w:eastAsia="pt-BR"/>
        </w:rPr>
        <w:br/>
      </w:r>
      <w:proofErr w:type="spellStart"/>
      <w:r w:rsidRPr="006B7669">
        <w:rPr>
          <w:rFonts w:ascii="Consolas" w:eastAsia="Times New Roman" w:hAnsi="Consolas" w:cs="Courier New"/>
          <w:color w:val="CC7832"/>
          <w:sz w:val="16"/>
          <w:szCs w:val="20"/>
          <w:lang w:eastAsia="pt-BR"/>
        </w:rPr>
        <w:t>private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w:t>
      </w:r>
      <w:proofErr w:type="spellStart"/>
      <w:r w:rsidRPr="006B7669">
        <w:rPr>
          <w:rFonts w:ascii="Consolas" w:eastAsia="Times New Roman" w:hAnsi="Consolas" w:cs="Courier New"/>
          <w:color w:val="FFC66D"/>
          <w:sz w:val="16"/>
          <w:szCs w:val="20"/>
          <w:lang w:eastAsia="pt-BR"/>
        </w:rPr>
        <w:t>columnDiscoverType</w:t>
      </w:r>
      <w:proofErr w:type="spellEnd"/>
      <w:r w:rsidRPr="006B7669">
        <w:rPr>
          <w:rFonts w:ascii="Consolas" w:eastAsia="Times New Roman" w:hAnsi="Consolas" w:cs="Courier New"/>
          <w:color w:val="A9B7C6"/>
          <w:sz w:val="16"/>
          <w:szCs w:val="20"/>
          <w:lang w:eastAsia="pt-BR"/>
        </w:rPr>
        <w:t xml:space="preserve">(String </w:t>
      </w:r>
      <w:proofErr w:type="spellStart"/>
      <w:r w:rsidRPr="006B7669">
        <w:rPr>
          <w:rFonts w:ascii="Consolas" w:eastAsia="Times New Roman" w:hAnsi="Consolas" w:cs="Courier New"/>
          <w:color w:val="A9B7C6"/>
          <w:sz w:val="16"/>
          <w:szCs w:val="20"/>
          <w:lang w:eastAsia="pt-BR"/>
        </w:rPr>
        <w:t>col</w:t>
      </w:r>
      <w:proofErr w:type="spellEnd"/>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int</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A9B7C6"/>
          <w:sz w:val="16"/>
          <w:szCs w:val="20"/>
          <w:lang w:eastAsia="pt-BR"/>
        </w:rPr>
        <w:t>numeric</w:t>
      </w:r>
      <w:proofErr w:type="spellEnd"/>
      <w:r w:rsidRPr="006B7669">
        <w:rPr>
          <w:rFonts w:ascii="Consolas" w:eastAsia="Times New Roman" w:hAnsi="Consolas" w:cs="Courier New"/>
          <w:color w:val="A9B7C6"/>
          <w:sz w:val="16"/>
          <w:szCs w:val="20"/>
          <w:lang w:eastAsia="pt-BR"/>
        </w:rPr>
        <w:t xml:space="preserve"> =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808080"/>
          <w:sz w:val="16"/>
          <w:szCs w:val="20"/>
          <w:lang w:eastAsia="pt-BR"/>
        </w:rPr>
        <w:t xml:space="preserve">//Necessário </w:t>
      </w:r>
      <w:proofErr w:type="spellStart"/>
      <w:r w:rsidRPr="006B7669">
        <w:rPr>
          <w:rFonts w:ascii="Consolas" w:eastAsia="Times New Roman" w:hAnsi="Consolas" w:cs="Courier New"/>
          <w:color w:val="808080"/>
          <w:sz w:val="16"/>
          <w:szCs w:val="20"/>
          <w:lang w:eastAsia="pt-BR"/>
        </w:rPr>
        <w:t>resetar</w:t>
      </w:r>
      <w:proofErr w:type="spellEnd"/>
      <w:r w:rsidRPr="006B7669">
        <w:rPr>
          <w:rFonts w:ascii="Consolas" w:eastAsia="Times New Roman" w:hAnsi="Consolas" w:cs="Courier New"/>
          <w:color w:val="808080"/>
          <w:sz w:val="16"/>
          <w:szCs w:val="20"/>
          <w:lang w:eastAsia="pt-BR"/>
        </w:rPr>
        <w:t xml:space="preserve"> o Record para ler novamente as linhas do CSV a partir do inicio</w:t>
      </w:r>
      <w:r w:rsidRPr="006B7669">
        <w:rPr>
          <w:rFonts w:ascii="Consolas" w:eastAsia="Times New Roman" w:hAnsi="Consolas" w:cs="Courier New"/>
          <w:color w:val="808080"/>
          <w:sz w:val="16"/>
          <w:szCs w:val="20"/>
          <w:lang w:eastAsia="pt-BR"/>
        </w:rPr>
        <w:br/>
        <w:t xml:space="preserve">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.setRecord</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for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CSVRecord</w:t>
      </w:r>
      <w:proofErr w:type="spellEnd"/>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A9B7C6"/>
          <w:sz w:val="16"/>
          <w:szCs w:val="20"/>
          <w:lang w:eastAsia="pt-BR"/>
        </w:rPr>
        <w:t>reg</w:t>
      </w:r>
      <w:proofErr w:type="spellEnd"/>
      <w:r w:rsidRPr="006B7669">
        <w:rPr>
          <w:rFonts w:ascii="Consolas" w:eastAsia="Times New Roman" w:hAnsi="Consolas" w:cs="Courier New"/>
          <w:color w:val="A9B7C6"/>
          <w:sz w:val="16"/>
          <w:szCs w:val="20"/>
          <w:lang w:eastAsia="pt-BR"/>
        </w:rPr>
        <w:t xml:space="preserve"> :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9876AA"/>
          <w:sz w:val="16"/>
          <w:szCs w:val="20"/>
          <w:lang w:eastAsia="pt-BR"/>
        </w:rPr>
        <w:t>record</w:t>
      </w:r>
      <w:proofErr w:type="spellEnd"/>
      <w:r w:rsidR="00EF1871">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.isNumeric</w:t>
      </w:r>
      <w:proofErr w:type="spellEnd"/>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reg.get</w:t>
      </w:r>
      <w:proofErr w:type="spellEnd"/>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col</w:t>
      </w:r>
      <w:proofErr w:type="spellEnd"/>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A9B7C6"/>
          <w:sz w:val="16"/>
          <w:szCs w:val="20"/>
          <w:lang w:eastAsia="pt-BR"/>
        </w:rPr>
        <w:t>numeric</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CC7832"/>
          <w:sz w:val="16"/>
          <w:szCs w:val="20"/>
          <w:lang w:eastAsia="pt-BR"/>
        </w:rPr>
        <w:t>else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string++</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reg.getRecordNumber</w:t>
      </w:r>
      <w:proofErr w:type="spellEnd"/>
      <w:r w:rsidRPr="006B7669">
        <w:rPr>
          <w:rFonts w:ascii="Consolas" w:eastAsia="Times New Roman" w:hAnsi="Consolas" w:cs="Courier New"/>
          <w:color w:val="A9B7C6"/>
          <w:sz w:val="16"/>
          <w:szCs w:val="20"/>
          <w:lang w:eastAsia="pt-BR"/>
        </w:rPr>
        <w:t xml:space="preserve">() == </w:t>
      </w:r>
      <w:r w:rsidRPr="006B7669">
        <w:rPr>
          <w:rFonts w:ascii="Consolas" w:eastAsia="Times New Roman" w:hAnsi="Consolas" w:cs="Courier New"/>
          <w:color w:val="6897BB"/>
          <w:sz w:val="16"/>
          <w:szCs w:val="20"/>
          <w:lang w:eastAsia="pt-BR"/>
        </w:rPr>
        <w:t>100</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r w:rsidRPr="006B7669">
        <w:rPr>
          <w:rFonts w:ascii="Consolas" w:eastAsia="Times New Roman" w:hAnsi="Consolas" w:cs="Courier New"/>
          <w:color w:val="CC7832"/>
          <w:sz w:val="16"/>
          <w:szCs w:val="20"/>
          <w:lang w:eastAsia="pt-BR"/>
        </w:rPr>
        <w:t>break;</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&gt;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6A8759"/>
          <w:sz w:val="16"/>
          <w:szCs w:val="20"/>
          <w:lang w:eastAsia="pt-BR"/>
        </w:rPr>
        <w:t>"T"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CC7832"/>
          <w:sz w:val="16"/>
          <w:szCs w:val="20"/>
          <w:lang w:eastAsia="pt-BR"/>
        </w:rPr>
        <w:t>else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9876AA"/>
          <w:sz w:val="16"/>
          <w:szCs w:val="20"/>
          <w:lang w:eastAsia="pt-BR"/>
        </w:rPr>
        <w:t>numFields</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6A8759"/>
          <w:sz w:val="16"/>
          <w:szCs w:val="20"/>
          <w:lang w:eastAsia="pt-BR"/>
        </w:rPr>
        <w:t>"N"</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w:t>
      </w:r>
    </w:p>
    <w:p w:rsidR="005D26C3" w:rsidRDefault="005D26C3" w:rsidP="004E0378">
      <w:pPr>
        <w:rPr>
          <w:b/>
          <w:sz w:val="20"/>
        </w:rPr>
      </w:pPr>
    </w:p>
    <w:p w:rsidR="005D26C3" w:rsidRPr="00656B5E" w:rsidRDefault="005D26C3" w:rsidP="00656B5E">
      <w:pPr>
        <w:jc w:val="center"/>
        <w:rPr>
          <w:sz w:val="20"/>
        </w:rPr>
      </w:pPr>
      <w:r w:rsidRPr="00656B5E">
        <w:rPr>
          <w:sz w:val="20"/>
        </w:rPr>
        <w:t>Fonte: Elaborada pelo Autor</w:t>
      </w:r>
    </w:p>
    <w:p w:rsidR="00CD1926" w:rsidRDefault="00CD1926" w:rsidP="004E0378"/>
    <w:p w:rsidR="006A7734" w:rsidRDefault="006A7734" w:rsidP="006A7734">
      <w:pPr>
        <w:pStyle w:val="Ttulo3"/>
      </w:pPr>
      <w:bookmarkStart w:id="137" w:name="_Toc33549468"/>
      <w:r>
        <w:t>4.7.4 A classe Gerador</w:t>
      </w:r>
      <w:r w:rsidR="00FA2442">
        <w:t xml:space="preserve"> e o Gabarito </w:t>
      </w:r>
      <w:proofErr w:type="spellStart"/>
      <w:proofErr w:type="gramStart"/>
      <w:r w:rsidR="00FA2442">
        <w:t>dashboard.</w:t>
      </w:r>
      <w:proofErr w:type="gramEnd"/>
      <w:r w:rsidR="00FA2442">
        <w:t>ftl</w:t>
      </w:r>
      <w:bookmarkEnd w:id="137"/>
      <w:proofErr w:type="spellEnd"/>
    </w:p>
    <w:p w:rsidR="006A7734" w:rsidRDefault="007C6545" w:rsidP="007C6545">
      <w:r>
        <w:tab/>
        <w:t xml:space="preserve">A classe denominada Gerador é a responsável por operar o Motor de Gabaritos Apache Freemarker. </w:t>
      </w:r>
      <w:r w:rsidR="004C78DE">
        <w:t xml:space="preserve">Deve receber como parâmetro de construtor o objeto Dashboard e o descritor File do diretório de destino especificado pelo usuário. </w:t>
      </w:r>
      <w:r w:rsidR="007A5A04">
        <w:t xml:space="preserve">Com o intuito de tornar o código mais legível e facilitar o entendimento de cada etapa da </w:t>
      </w:r>
      <w:r w:rsidR="007A5A04">
        <w:lastRenderedPageBreak/>
        <w:t xml:space="preserve">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p>
    <w:p w:rsidR="007A5A04" w:rsidRDefault="007A5A04" w:rsidP="007C6545">
      <w:r>
        <w:tab/>
        <w:t xml:space="preserve">O método </w:t>
      </w:r>
      <w:proofErr w:type="gramStart"/>
      <w:r>
        <w:t>configurar(</w:t>
      </w:r>
      <w:proofErr w:type="gramEnd"/>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w:t>
      </w:r>
      <w:proofErr w:type="spellStart"/>
      <w:r w:rsidR="00BF799F">
        <w:t>template</w:t>
      </w:r>
      <w:proofErr w:type="spellEnd"/>
      <w:r w:rsidR="00BF799F">
        <w:t xml:space="preserve">, instância da classe </w:t>
      </w:r>
      <w:proofErr w:type="spellStart"/>
      <w:proofErr w:type="gramStart"/>
      <w:r w:rsidR="00BF799F">
        <w:t>freemarker.</w:t>
      </w:r>
      <w:proofErr w:type="gramEnd"/>
      <w:r w:rsidR="00BF799F">
        <w:t>template.Template</w:t>
      </w:r>
      <w:proofErr w:type="spellEnd"/>
      <w:r w:rsidR="00BF799F">
        <w:t>.</w:t>
      </w:r>
    </w:p>
    <w:p w:rsidR="00BF799F" w:rsidRDefault="00BF799F" w:rsidP="007C6545">
      <w:r>
        <w:tab/>
        <w:t xml:space="preserve">O método </w:t>
      </w:r>
      <w:proofErr w:type="spellStart"/>
      <w:proofErr w:type="gramStart"/>
      <w:r>
        <w:t>carregaInput</w:t>
      </w:r>
      <w:proofErr w:type="spellEnd"/>
      <w:proofErr w:type="gramEnd"/>
      <w:r>
        <w:t xml:space="preserve">() 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rsidR="00BF799F" w:rsidRDefault="00BF799F" w:rsidP="007C6545">
      <w:r>
        <w:tab/>
        <w:t xml:space="preserve">O método </w:t>
      </w:r>
      <w:proofErr w:type="gramStart"/>
      <w:r>
        <w:t>processar(</w:t>
      </w:r>
      <w:proofErr w:type="gramEnd"/>
      <w:r>
        <w:t xml:space="preserve">) tem como funcionalidade criar o arquivo final no diretório de destino, tendo como conteúdo a saída do método </w:t>
      </w:r>
      <w:proofErr w:type="spellStart"/>
      <w:r>
        <w:t>process</w:t>
      </w:r>
      <w:proofErr w:type="spell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r w:rsidR="0072024F">
        <w:t xml:space="preserve"> A Figura 2</w:t>
      </w:r>
      <w:r w:rsidR="005521AF">
        <w:t>2</w:t>
      </w:r>
      <w:proofErr w:type="gramStart"/>
      <w:r w:rsidR="0072024F">
        <w:t xml:space="preserve">  </w:t>
      </w:r>
      <w:proofErr w:type="gramEnd"/>
      <w:r w:rsidR="0072024F">
        <w:t xml:space="preserve">traz o código fonte completo da classe Gerador. </w:t>
      </w:r>
    </w:p>
    <w:p w:rsidR="00440F0E" w:rsidRDefault="00440F0E" w:rsidP="007C6545"/>
    <w:p w:rsidR="00440F0E" w:rsidRDefault="00440F0E" w:rsidP="00ED1794">
      <w:pPr>
        <w:spacing w:after="160" w:line="240" w:lineRule="auto"/>
        <w:jc w:val="center"/>
        <w:rPr>
          <w:b/>
          <w:sz w:val="20"/>
        </w:rPr>
      </w:pPr>
      <w:r>
        <w:rPr>
          <w:b/>
          <w:sz w:val="20"/>
        </w:rPr>
        <w:t>Figura 2</w:t>
      </w:r>
      <w:r w:rsidR="005521AF">
        <w:rPr>
          <w:b/>
          <w:sz w:val="20"/>
        </w:rPr>
        <w:t>2</w:t>
      </w:r>
      <w:r>
        <w:rPr>
          <w:b/>
          <w:sz w:val="20"/>
        </w:rPr>
        <w:t xml:space="preserve"> – Código fonte da </w:t>
      </w:r>
      <w:proofErr w:type="gramStart"/>
      <w:r>
        <w:rPr>
          <w:b/>
          <w:sz w:val="20"/>
        </w:rPr>
        <w:t>classe Gerador</w:t>
      </w:r>
      <w:proofErr w:type="gramEnd"/>
    </w:p>
    <w:p w:rsidR="00440F0E" w:rsidRPr="00440F0E" w:rsidRDefault="00440F0E" w:rsidP="00440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proofErr w:type="spellStart"/>
      <w:proofErr w:type="gramStart"/>
      <w:r w:rsidRPr="00440F0E">
        <w:rPr>
          <w:rFonts w:ascii="Consolas" w:eastAsia="Times New Roman" w:hAnsi="Consolas" w:cs="Courier New"/>
          <w:color w:val="CC7832"/>
          <w:sz w:val="16"/>
          <w:szCs w:val="20"/>
          <w:lang w:eastAsia="pt-BR"/>
        </w:rPr>
        <w:t>import</w:t>
      </w:r>
      <w:proofErr w:type="spellEnd"/>
      <w:proofErr w:type="gram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freemarker.template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java.io.File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java.io.FileWriter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java.io.IOException</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java.io.Writer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java.util.HashMap</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java.util.Locale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java.util.Map</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public</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class</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Gerador {</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Dashboard </w:t>
      </w:r>
      <w:proofErr w:type="spellStart"/>
      <w:r w:rsidRPr="00440F0E">
        <w:rPr>
          <w:rFonts w:ascii="Consolas" w:eastAsia="Times New Roman" w:hAnsi="Consolas" w:cs="Courier New"/>
          <w:color w:val="9876AA"/>
          <w:sz w:val="16"/>
          <w:szCs w:val="20"/>
          <w:lang w:eastAsia="pt-BR"/>
        </w:rPr>
        <w:t>dashboard</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static</w:t>
      </w:r>
      <w:proofErr w:type="spellEnd"/>
      <w:r w:rsidRPr="00440F0E">
        <w:rPr>
          <w:rFonts w:ascii="Consolas" w:eastAsia="Times New Roman" w:hAnsi="Consolas" w:cs="Courier New"/>
          <w:color w:val="CC7832"/>
          <w:sz w:val="16"/>
          <w:szCs w:val="20"/>
          <w:lang w:eastAsia="pt-BR"/>
        </w:rPr>
        <w:t xml:space="preserve"> final </w:t>
      </w:r>
      <w:r w:rsidRPr="00440F0E">
        <w:rPr>
          <w:rFonts w:ascii="Consolas" w:eastAsia="Times New Roman" w:hAnsi="Consolas" w:cs="Courier New"/>
          <w:color w:val="A9B7C6"/>
          <w:sz w:val="16"/>
          <w:szCs w:val="20"/>
          <w:lang w:eastAsia="pt-BR"/>
        </w:rPr>
        <w:t xml:space="preserve">String </w:t>
      </w:r>
      <w:proofErr w:type="spellStart"/>
      <w:r w:rsidRPr="00440F0E">
        <w:rPr>
          <w:rFonts w:ascii="Consolas" w:eastAsia="Times New Roman" w:hAnsi="Consolas" w:cs="Courier New"/>
          <w:i/>
          <w:iCs/>
          <w:color w:val="9876AA"/>
          <w:sz w:val="16"/>
          <w:szCs w:val="20"/>
          <w:lang w:eastAsia="pt-BR"/>
        </w:rPr>
        <w:t>sep</w:t>
      </w:r>
      <w:proofErr w:type="spellEnd"/>
      <w:r w:rsidRPr="00440F0E">
        <w:rPr>
          <w:rFonts w:ascii="Consolas" w:eastAsia="Times New Roman" w:hAnsi="Consolas" w:cs="Courier New"/>
          <w:i/>
          <w:iCs/>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A9B7C6"/>
          <w:sz w:val="16"/>
          <w:szCs w:val="20"/>
          <w:lang w:eastAsia="pt-BR"/>
        </w:rPr>
        <w:t>File.</w:t>
      </w:r>
      <w:r w:rsidRPr="00440F0E">
        <w:rPr>
          <w:rFonts w:ascii="Consolas" w:eastAsia="Times New Roman" w:hAnsi="Consolas" w:cs="Courier New"/>
          <w:i/>
          <w:iCs/>
          <w:color w:val="9876AA"/>
          <w:sz w:val="16"/>
          <w:szCs w:val="20"/>
          <w:lang w:eastAsia="pt-BR"/>
        </w:rPr>
        <w:t>separator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r w:rsidRPr="00440F0E">
        <w:rPr>
          <w:rFonts w:ascii="Consolas" w:eastAsia="Times New Roman" w:hAnsi="Consolas" w:cs="Courier New"/>
          <w:color w:val="A9B7C6"/>
          <w:sz w:val="16"/>
          <w:szCs w:val="20"/>
          <w:lang w:eastAsia="pt-BR"/>
        </w:rPr>
        <w:t xml:space="preserve">File </w:t>
      </w:r>
      <w:r w:rsidRPr="00440F0E">
        <w:rPr>
          <w:rFonts w:ascii="Consolas" w:eastAsia="Times New Roman" w:hAnsi="Consolas" w:cs="Courier New"/>
          <w:color w:val="9876AA"/>
          <w:sz w:val="16"/>
          <w:szCs w:val="20"/>
          <w:lang w:eastAsia="pt-BR"/>
        </w:rPr>
        <w:t xml:space="preserve">HOME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r w:rsidRPr="00440F0E">
        <w:rPr>
          <w:rFonts w:ascii="Consolas" w:eastAsia="Times New Roman" w:hAnsi="Consolas" w:cs="Courier New"/>
          <w:color w:val="A9B7C6"/>
          <w:sz w:val="16"/>
          <w:szCs w:val="20"/>
          <w:lang w:eastAsia="pt-BR"/>
        </w:rPr>
        <w:t>File(</w:t>
      </w:r>
      <w:r w:rsidRPr="00440F0E">
        <w:rPr>
          <w:rFonts w:ascii="Consolas" w:eastAsia="Times New Roman" w:hAnsi="Consolas" w:cs="Courier New"/>
          <w:color w:val="6A8759"/>
          <w:sz w:val="16"/>
          <w:szCs w:val="20"/>
          <w:lang w:eastAsia="pt-BR"/>
        </w:rPr>
        <w:t>"templates"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File </w:t>
      </w:r>
      <w:proofErr w:type="spellStart"/>
      <w:r w:rsidRPr="00440F0E">
        <w:rPr>
          <w:rFonts w:ascii="Consolas" w:eastAsia="Times New Roman" w:hAnsi="Consolas" w:cs="Courier New"/>
          <w:color w:val="9876AA"/>
          <w:sz w:val="16"/>
          <w:szCs w:val="20"/>
          <w:lang w:eastAsia="pt-BR"/>
        </w:rPr>
        <w:t>destDir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Template </w:t>
      </w:r>
      <w:proofErr w:type="spellStart"/>
      <w:r w:rsidRPr="00440F0E">
        <w:rPr>
          <w:rFonts w:ascii="Consolas" w:eastAsia="Times New Roman" w:hAnsi="Consolas" w:cs="Courier New"/>
          <w:color w:val="9876AA"/>
          <w:sz w:val="16"/>
          <w:szCs w:val="20"/>
          <w:lang w:eastAsia="pt-BR"/>
        </w:rPr>
        <w:t>template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proofErr w:type="spellStart"/>
      <w:r w:rsidRPr="00440F0E">
        <w:rPr>
          <w:rFonts w:ascii="Consolas" w:eastAsia="Times New Roman" w:hAnsi="Consolas" w:cs="Courier New"/>
          <w:color w:val="A9B7C6"/>
          <w:sz w:val="16"/>
          <w:szCs w:val="20"/>
          <w:lang w:eastAsia="pt-BR"/>
        </w:rPr>
        <w:t>Configuration</w:t>
      </w:r>
      <w:proofErr w:type="spellEnd"/>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cfg</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Configuration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Version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"2.3.28"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proofErr w:type="spellStart"/>
      <w:r w:rsidRPr="00440F0E">
        <w:rPr>
          <w:rFonts w:ascii="Consolas" w:eastAsia="Times New Roman" w:hAnsi="Consolas" w:cs="Courier New"/>
          <w:color w:val="A9B7C6"/>
          <w:sz w:val="16"/>
          <w:szCs w:val="20"/>
          <w:lang w:eastAsia="pt-BR"/>
        </w:rPr>
        <w:t>Map</w:t>
      </w:r>
      <w:proofErr w:type="spellEnd"/>
      <w:r w:rsidRPr="00440F0E">
        <w:rPr>
          <w:rFonts w:ascii="Consolas" w:eastAsia="Times New Roman" w:hAnsi="Consolas" w:cs="Courier New"/>
          <w:color w:val="A9B7C6"/>
          <w:sz w:val="16"/>
          <w:szCs w:val="20"/>
          <w:lang w:eastAsia="pt-BR"/>
        </w:rPr>
        <w:t>&lt;</w:t>
      </w:r>
      <w:proofErr w:type="spellStart"/>
      <w:r w:rsidRPr="00440F0E">
        <w:rPr>
          <w:rFonts w:ascii="Consolas" w:eastAsia="Times New Roman" w:hAnsi="Consolas" w:cs="Courier New"/>
          <w:color w:val="A9B7C6"/>
          <w:sz w:val="16"/>
          <w:szCs w:val="20"/>
          <w:lang w:eastAsia="pt-BR"/>
        </w:rPr>
        <w:t>String</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A9B7C6"/>
          <w:sz w:val="16"/>
          <w:szCs w:val="20"/>
          <w:lang w:eastAsia="pt-BR"/>
        </w:rPr>
        <w:t>Object</w:t>
      </w:r>
      <w:proofErr w:type="spellEnd"/>
      <w:r w:rsidRPr="00440F0E">
        <w:rPr>
          <w:rFonts w:ascii="Consolas" w:eastAsia="Times New Roman" w:hAnsi="Consolas" w:cs="Courier New"/>
          <w:color w:val="A9B7C6"/>
          <w:sz w:val="16"/>
          <w:szCs w:val="20"/>
          <w:lang w:eastAsia="pt-BR"/>
        </w:rPr>
        <w:t xml:space="preserve">&gt; </w:t>
      </w:r>
      <w:r w:rsidRPr="00440F0E">
        <w:rPr>
          <w:rFonts w:ascii="Consolas" w:eastAsia="Times New Roman" w:hAnsi="Consolas" w:cs="Courier New"/>
          <w:color w:val="9876AA"/>
          <w:sz w:val="16"/>
          <w:szCs w:val="20"/>
          <w:lang w:eastAsia="pt-BR"/>
        </w:rPr>
        <w:t xml:space="preserve">input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HashMap</w:t>
      </w:r>
      <w:proofErr w:type="spellEnd"/>
      <w:r w:rsidRPr="00440F0E">
        <w:rPr>
          <w:rFonts w:ascii="Consolas" w:eastAsia="Times New Roman" w:hAnsi="Consolas" w:cs="Courier New"/>
          <w:color w:val="A9B7C6"/>
          <w:sz w:val="16"/>
          <w:szCs w:val="20"/>
          <w:lang w:eastAsia="pt-BR"/>
        </w:rPr>
        <w:t>&lt;&gt;()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808080"/>
          <w:sz w:val="16"/>
          <w:szCs w:val="20"/>
          <w:lang w:eastAsia="pt-BR"/>
        </w:rPr>
        <w:t>//Método construtor deve receber como parâmetro um objeto Dashboard</w:t>
      </w:r>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public</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Gerador</w:t>
      </w:r>
      <w:r w:rsidRPr="00440F0E">
        <w:rPr>
          <w:rFonts w:ascii="Consolas" w:eastAsia="Times New Roman" w:hAnsi="Consolas" w:cs="Courier New"/>
          <w:color w:val="A9B7C6"/>
          <w:sz w:val="16"/>
          <w:szCs w:val="20"/>
          <w:lang w:eastAsia="pt-BR"/>
        </w:rPr>
        <w:t xml:space="preserve">(Dashboard </w:t>
      </w:r>
      <w:proofErr w:type="spellStart"/>
      <w:r w:rsidRPr="00440F0E">
        <w:rPr>
          <w:rFonts w:ascii="Consolas" w:eastAsia="Times New Roman" w:hAnsi="Consolas" w:cs="Courier New"/>
          <w:color w:val="A9B7C6"/>
          <w:sz w:val="16"/>
          <w:szCs w:val="20"/>
          <w:lang w:eastAsia="pt-BR"/>
        </w:rPr>
        <w:t>dashboard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File </w:t>
      </w:r>
      <w:proofErr w:type="spellStart"/>
      <w:r w:rsidRPr="00440F0E">
        <w:rPr>
          <w:rFonts w:ascii="Consolas" w:eastAsia="Times New Roman" w:hAnsi="Consolas" w:cs="Courier New"/>
          <w:color w:val="A9B7C6"/>
          <w:sz w:val="16"/>
          <w:szCs w:val="20"/>
          <w:lang w:eastAsia="pt-BR"/>
        </w:rPr>
        <w:t>destDir</w:t>
      </w:r>
      <w:proofErr w:type="spellEnd"/>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TemplateException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dashboard</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dashboard</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destDir</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A9B7C6"/>
          <w:sz w:val="16"/>
          <w:szCs w:val="20"/>
          <w:lang w:eastAsia="pt-BR"/>
        </w:rPr>
        <w:t>destDir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carregaInput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configurar()</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processar()</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//Configurador dos dados necessários para processamento do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configurar</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.setDirectoryForTemplateLoading</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HOME</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.setIncompatibleImprovements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Version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897BB"/>
          <w:sz w:val="16"/>
          <w:szCs w:val="20"/>
          <w:lang w:eastAsia="pt-BR"/>
        </w:rPr>
        <w:t>2</w:t>
      </w:r>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6897BB"/>
          <w:sz w:val="16"/>
          <w:szCs w:val="20"/>
          <w:lang w:eastAsia="pt-BR"/>
        </w:rPr>
        <w:t>3</w:t>
      </w:r>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6897BB"/>
          <w:sz w:val="16"/>
          <w:szCs w:val="20"/>
          <w:lang w:eastAsia="pt-BR"/>
        </w:rPr>
        <w:t>28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.setDefaultEncoding</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"UTF-8"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.setLocale</w:t>
      </w:r>
      <w:proofErr w:type="spellEnd"/>
      <w:r w:rsidRPr="00440F0E">
        <w:rPr>
          <w:rFonts w:ascii="Consolas" w:eastAsia="Times New Roman" w:hAnsi="Consolas" w:cs="Courier New"/>
          <w:color w:val="A9B7C6"/>
          <w:sz w:val="16"/>
          <w:szCs w:val="20"/>
          <w:lang w:eastAsia="pt-BR"/>
        </w:rPr>
        <w:t>(Locale.</w:t>
      </w:r>
      <w:r w:rsidRPr="00440F0E">
        <w:rPr>
          <w:rFonts w:ascii="Consolas" w:eastAsia="Times New Roman" w:hAnsi="Consolas" w:cs="Courier New"/>
          <w:i/>
          <w:iCs/>
          <w:color w:val="9876AA"/>
          <w:sz w:val="16"/>
          <w:szCs w:val="20"/>
          <w:lang w:eastAsia="pt-BR"/>
        </w:rPr>
        <w:t>US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lastRenderedPageBreak/>
        <w:t xml:space="preserve">        </w:t>
      </w:r>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.setTemplateExceptionHandler(TemplateExceptionHandler.</w:t>
      </w:r>
      <w:r w:rsidRPr="00440F0E">
        <w:rPr>
          <w:rFonts w:ascii="Consolas" w:eastAsia="Times New Roman" w:hAnsi="Consolas" w:cs="Courier New"/>
          <w:i/>
          <w:iCs/>
          <w:color w:val="9876AA"/>
          <w:sz w:val="16"/>
          <w:szCs w:val="20"/>
          <w:lang w:eastAsia="pt-BR"/>
        </w:rPr>
        <w:t>RETHROW_HANDLER</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template</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.getTemplate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dashboard.ftl</w:t>
      </w:r>
      <w:proofErr w:type="spellEnd"/>
      <w:r w:rsidRPr="00440F0E">
        <w:rPr>
          <w:rFonts w:ascii="Consolas" w:eastAsia="Times New Roman" w:hAnsi="Consolas" w:cs="Courier New"/>
          <w:color w:val="6A8759"/>
          <w:sz w:val="16"/>
          <w:szCs w:val="20"/>
          <w:lang w:eastAsia="pt-BR"/>
        </w:rPr>
        <w:t>"</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//Método responsável por criar um </w:t>
      </w:r>
      <w:proofErr w:type="spellStart"/>
      <w:r w:rsidRPr="00440F0E">
        <w:rPr>
          <w:rFonts w:ascii="Consolas" w:eastAsia="Times New Roman" w:hAnsi="Consolas" w:cs="Courier New"/>
          <w:color w:val="808080"/>
          <w:sz w:val="16"/>
          <w:szCs w:val="20"/>
          <w:lang w:eastAsia="pt-BR"/>
        </w:rPr>
        <w:t>HashMap</w:t>
      </w:r>
      <w:proofErr w:type="spellEnd"/>
      <w:r w:rsidRPr="00440F0E">
        <w:rPr>
          <w:rFonts w:ascii="Consolas" w:eastAsia="Times New Roman" w:hAnsi="Consolas" w:cs="Courier New"/>
          <w:color w:val="808080"/>
          <w:sz w:val="16"/>
          <w:szCs w:val="20"/>
          <w:lang w:eastAsia="pt-BR"/>
        </w:rPr>
        <w:t xml:space="preserve"> com todos os dados e objetos a serem preenchidos sobre 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FFC66D"/>
          <w:sz w:val="16"/>
          <w:szCs w:val="20"/>
          <w:lang w:eastAsia="pt-BR"/>
        </w:rPr>
        <w:t>carregaInput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 xml:space="preserve">"arquivo:"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.getDataset</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getArquivo</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"arquivo"</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.getDataset</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getArquivo</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 xml:space="preserve">"Titulo:"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.getNomeDashboard</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"titulo"</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.getNomeDashboard</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Graficos</w:t>
      </w:r>
      <w:proofErr w:type="spellEnd"/>
      <w:r w:rsidRPr="00440F0E">
        <w:rPr>
          <w:rFonts w:ascii="Consolas" w:eastAsia="Times New Roman" w:hAnsi="Consolas" w:cs="Courier New"/>
          <w:color w:val="6A8759"/>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.getListaGraficos</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size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graficos</w:t>
      </w:r>
      <w:proofErr w:type="spellEnd"/>
      <w:r w:rsidRPr="00440F0E">
        <w:rPr>
          <w:rFonts w:ascii="Consolas" w:eastAsia="Times New Roman" w:hAnsi="Consolas" w:cs="Courier New"/>
          <w:color w:val="6A8759"/>
          <w:sz w:val="16"/>
          <w:szCs w:val="20"/>
          <w:lang w:eastAsia="pt-BR"/>
        </w:rPr>
        <w:t>"</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.getListaGraficos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//Executa o processamento do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t xml:space="preserve"> e a geração do arquivo final, gravando no caminho </w:t>
      </w:r>
      <w:proofErr w:type="gramStart"/>
      <w:r w:rsidRPr="00440F0E">
        <w:rPr>
          <w:rFonts w:ascii="Consolas" w:eastAsia="Times New Roman" w:hAnsi="Consolas" w:cs="Courier New"/>
          <w:color w:val="808080"/>
          <w:sz w:val="16"/>
          <w:szCs w:val="20"/>
          <w:lang w:eastAsia="pt-BR"/>
        </w:rPr>
        <w:t>especificado</w:t>
      </w:r>
      <w:proofErr w:type="gramEnd"/>
      <w:r w:rsidRPr="00440F0E">
        <w:rPr>
          <w:rFonts w:ascii="Consolas" w:eastAsia="Times New Roman" w:hAnsi="Consolas" w:cs="Courier New"/>
          <w:color w:val="808080"/>
          <w:sz w:val="16"/>
          <w:szCs w:val="20"/>
          <w:lang w:eastAsia="pt-BR"/>
        </w:rPr>
        <w:t xml:space="preserve"> sob o nome</w:t>
      </w:r>
      <w:r w:rsidRPr="00440F0E">
        <w:rPr>
          <w:rFonts w:ascii="Consolas" w:eastAsia="Times New Roman" w:hAnsi="Consolas" w:cs="Courier New"/>
          <w:color w:val="808080"/>
          <w:sz w:val="16"/>
          <w:szCs w:val="20"/>
          <w:lang w:eastAsia="pt-BR"/>
        </w:rPr>
        <w:br/>
        <w:t xml:space="preserve">    // dashboard.html</w:t>
      </w:r>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processar</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TemplateException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Writer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 xml:space="preserve"> =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r w:rsidRPr="00440F0E">
        <w:rPr>
          <w:rFonts w:ascii="Consolas" w:eastAsia="Times New Roman" w:hAnsi="Consolas" w:cs="Courier New"/>
          <w:color w:val="A9B7C6"/>
          <w:sz w:val="16"/>
          <w:szCs w:val="20"/>
          <w:lang w:eastAsia="pt-BR"/>
        </w:rPr>
        <w:t>File(</w:t>
      </w:r>
      <w:proofErr w:type="spellStart"/>
      <w:r w:rsidRPr="00440F0E">
        <w:rPr>
          <w:rFonts w:ascii="Consolas" w:eastAsia="Times New Roman" w:hAnsi="Consolas" w:cs="Courier New"/>
          <w:color w:val="9876AA"/>
          <w:sz w:val="16"/>
          <w:szCs w:val="20"/>
          <w:lang w:eastAsia="pt-BR"/>
        </w:rPr>
        <w:t>destDir</w:t>
      </w:r>
      <w:r w:rsidRPr="00440F0E">
        <w:rPr>
          <w:rFonts w:ascii="Consolas" w:eastAsia="Times New Roman" w:hAnsi="Consolas" w:cs="Courier New"/>
          <w:color w:val="A9B7C6"/>
          <w:sz w:val="16"/>
          <w:szCs w:val="20"/>
          <w:lang w:eastAsia="pt-BR"/>
        </w:rPr>
        <w:t>.getAbsolutePath</w:t>
      </w:r>
      <w:proofErr w:type="spellEnd"/>
      <w:r w:rsidRPr="00440F0E">
        <w:rPr>
          <w:rFonts w:ascii="Consolas" w:eastAsia="Times New Roman" w:hAnsi="Consolas" w:cs="Courier New"/>
          <w:color w:val="A9B7C6"/>
          <w:sz w:val="16"/>
          <w:szCs w:val="20"/>
          <w:lang w:eastAsia="pt-BR"/>
        </w:rPr>
        <w:t>()  +</w:t>
      </w:r>
      <w:proofErr w:type="spellStart"/>
      <w:r w:rsidRPr="00440F0E">
        <w:rPr>
          <w:rFonts w:ascii="Consolas" w:eastAsia="Times New Roman" w:hAnsi="Consolas" w:cs="Courier New"/>
          <w:i/>
          <w:iCs/>
          <w:color w:val="9876AA"/>
          <w:sz w:val="16"/>
          <w:szCs w:val="20"/>
          <w:lang w:eastAsia="pt-BR"/>
        </w:rPr>
        <w:t>sep</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"dashboard.html"</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template</w:t>
      </w:r>
      <w:r w:rsidRPr="00440F0E">
        <w:rPr>
          <w:rFonts w:ascii="Consolas" w:eastAsia="Times New Roman" w:hAnsi="Consolas" w:cs="Courier New"/>
          <w:color w:val="A9B7C6"/>
          <w:sz w:val="16"/>
          <w:szCs w:val="20"/>
          <w:lang w:eastAsia="pt-BR"/>
        </w:rPr>
        <w:t>.process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fileWriter.close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t>}</w:t>
      </w:r>
    </w:p>
    <w:p w:rsidR="00440F0E" w:rsidRPr="00E75B70" w:rsidRDefault="00440F0E" w:rsidP="00E75B70">
      <w:pPr>
        <w:jc w:val="center"/>
        <w:rPr>
          <w:sz w:val="20"/>
        </w:rPr>
      </w:pPr>
      <w:r w:rsidRPr="00E75B70">
        <w:rPr>
          <w:sz w:val="20"/>
        </w:rPr>
        <w:t>Fonte: Elaborada pelo Autor</w:t>
      </w:r>
    </w:p>
    <w:p w:rsidR="003A2027" w:rsidRDefault="00FA2442" w:rsidP="00FA2442">
      <w:r>
        <w:tab/>
      </w:r>
    </w:p>
    <w:p w:rsidR="00CA4EDC" w:rsidRDefault="003A2027" w:rsidP="00FA2442">
      <w:r>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estático da página final do Dashboard, entremeado com marcações usando as convenções da Freemarker Template Language</w:t>
      </w:r>
      <w:r w:rsidR="00CA4EDC">
        <w:t xml:space="preserve"> para substituir estas marcações por dados e inclusive fazer comparações lógicas e executar iteradores de </w:t>
      </w:r>
      <w:r w:rsidR="005E34BA">
        <w:t xml:space="preserve">listas ou </w:t>
      </w:r>
      <w:r w:rsidR="00CA4EDC">
        <w:t>coleções</w:t>
      </w:r>
      <w:r w:rsidR="002B3B34">
        <w:t xml:space="preserve">. </w:t>
      </w:r>
      <w:r w:rsidR="00CA4EDC">
        <w:t>A Figura 2</w:t>
      </w:r>
      <w:r w:rsidR="005521AF">
        <w:t>3</w:t>
      </w:r>
      <w:r w:rsidR="00CA4EDC">
        <w:t xml:space="preserve"> traz o conteúdo completo do gabarito.</w:t>
      </w:r>
    </w:p>
    <w:p w:rsidR="004A6508" w:rsidRDefault="004A6508" w:rsidP="00FA2442"/>
    <w:p w:rsidR="00CA4EDC" w:rsidRDefault="00CA4EDC" w:rsidP="00020E77">
      <w:pPr>
        <w:jc w:val="center"/>
        <w:rPr>
          <w:b/>
          <w:sz w:val="20"/>
        </w:rPr>
      </w:pPr>
      <w:r>
        <w:rPr>
          <w:b/>
          <w:sz w:val="20"/>
        </w:rPr>
        <w:t>Figura 2</w:t>
      </w:r>
      <w:r w:rsidR="005521AF">
        <w:rPr>
          <w:b/>
          <w:sz w:val="20"/>
        </w:rPr>
        <w:t>3</w:t>
      </w:r>
      <w:r>
        <w:rPr>
          <w:b/>
          <w:sz w:val="20"/>
        </w:rPr>
        <w:t xml:space="preserve"> – Conteúdo fonte do arquivo </w:t>
      </w:r>
      <w:proofErr w:type="spellStart"/>
      <w:proofErr w:type="gramStart"/>
      <w:r w:rsidRPr="00CA4EDC">
        <w:rPr>
          <w:b/>
          <w:i/>
          <w:sz w:val="20"/>
        </w:rPr>
        <w:t>dashboard.</w:t>
      </w:r>
      <w:proofErr w:type="gramEnd"/>
      <w:r w:rsidRPr="00CA4EDC">
        <w:rPr>
          <w:b/>
          <w:i/>
          <w:sz w:val="20"/>
        </w:rPr>
        <w:t>ftl</w:t>
      </w:r>
      <w:proofErr w:type="spellEnd"/>
    </w:p>
    <w:p w:rsidR="00E037FC" w:rsidRPr="00E037FC" w:rsidRDefault="00E037FC" w:rsidP="00E037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r w:rsidRPr="00E037FC">
        <w:rPr>
          <w:rFonts w:ascii="Consolas" w:eastAsia="Times New Roman" w:hAnsi="Consolas" w:cs="Courier New"/>
          <w:color w:val="E8BF6A"/>
          <w:sz w:val="16"/>
          <w:szCs w:val="16"/>
          <w:lang w:eastAsia="pt-BR"/>
        </w:rPr>
        <w:t>&lt;!</w:t>
      </w:r>
      <w:proofErr w:type="spellStart"/>
      <w:proofErr w:type="gramStart"/>
      <w:r w:rsidRPr="00E037FC">
        <w:rPr>
          <w:rFonts w:ascii="Consolas" w:eastAsia="Times New Roman" w:hAnsi="Consolas" w:cs="Courier New"/>
          <w:color w:val="E8BF6A"/>
          <w:sz w:val="16"/>
          <w:szCs w:val="16"/>
          <w:lang w:eastAsia="pt-BR"/>
        </w:rPr>
        <w:t>doctype</w:t>
      </w:r>
      <w:proofErr w:type="spellEnd"/>
      <w:proofErr w:type="gram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html</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html</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lang</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pt-br</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head</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title</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titulo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title</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Required</w:t>
      </w:r>
      <w:proofErr w:type="spellEnd"/>
      <w:r w:rsidRPr="00E037FC">
        <w:rPr>
          <w:rFonts w:ascii="Consolas" w:eastAsia="Times New Roman" w:hAnsi="Consolas" w:cs="Courier New"/>
          <w:color w:val="808080"/>
          <w:sz w:val="16"/>
          <w:szCs w:val="16"/>
          <w:lang w:eastAsia="pt-BR"/>
        </w:rPr>
        <w:t xml:space="preserve"> meta </w:t>
      </w:r>
      <w:proofErr w:type="spellStart"/>
      <w:r w:rsidRPr="00E037FC">
        <w:rPr>
          <w:rFonts w:ascii="Consolas" w:eastAsia="Times New Roman" w:hAnsi="Consolas" w:cs="Courier New"/>
          <w:color w:val="808080"/>
          <w:sz w:val="16"/>
          <w:szCs w:val="16"/>
          <w:lang w:eastAsia="pt-BR"/>
        </w:rPr>
        <w:t>tags</w:t>
      </w:r>
      <w:proofErr w:type="spellEnd"/>
      <w:r w:rsidRPr="00E037FC">
        <w:rPr>
          <w:rFonts w:ascii="Consolas" w:eastAsia="Times New Roman" w:hAnsi="Consolas" w:cs="Courier New"/>
          <w:color w:val="808080"/>
          <w:sz w:val="16"/>
          <w:szCs w:val="16"/>
          <w:lang w:eastAsia="pt-BR"/>
        </w:rPr>
        <w:t xml:space="preserve"> --&gt;</w:t>
      </w:r>
      <w:r w:rsidRPr="00E037FC">
        <w:rPr>
          <w:rFonts w:ascii="Consolas" w:eastAsia="Times New Roman" w:hAnsi="Consolas" w:cs="Courier New"/>
          <w:color w:val="808080"/>
          <w:sz w:val="16"/>
          <w:szCs w:val="16"/>
          <w:lang w:eastAsia="pt-BR"/>
        </w:rPr>
        <w:br/>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E8BF6A"/>
          <w:sz w:val="16"/>
          <w:szCs w:val="16"/>
          <w:lang w:eastAsia="pt-BR"/>
        </w:rPr>
        <w:t xml:space="preserve">&lt;meta </w:t>
      </w:r>
      <w:proofErr w:type="spellStart"/>
      <w:r w:rsidRPr="00E037FC">
        <w:rPr>
          <w:rFonts w:ascii="Consolas" w:eastAsia="Times New Roman" w:hAnsi="Consolas" w:cs="Courier New"/>
          <w:color w:val="BABABA"/>
          <w:sz w:val="16"/>
          <w:szCs w:val="16"/>
          <w:lang w:eastAsia="pt-BR"/>
        </w:rPr>
        <w:t>charset</w:t>
      </w:r>
      <w:proofErr w:type="spellEnd"/>
      <w:r w:rsidRPr="00E037FC">
        <w:rPr>
          <w:rFonts w:ascii="Consolas" w:eastAsia="Times New Roman" w:hAnsi="Consolas" w:cs="Courier New"/>
          <w:color w:val="A5C261"/>
          <w:sz w:val="16"/>
          <w:szCs w:val="16"/>
          <w:lang w:eastAsia="pt-BR"/>
        </w:rPr>
        <w:t>="utf-8"</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&lt;meta </w:t>
      </w:r>
      <w:proofErr w:type="spellStart"/>
      <w:r w:rsidRPr="00E037FC">
        <w:rPr>
          <w:rFonts w:ascii="Consolas" w:eastAsia="Times New Roman" w:hAnsi="Consolas" w:cs="Courier New"/>
          <w:color w:val="BABABA"/>
          <w:sz w:val="16"/>
          <w:szCs w:val="16"/>
          <w:lang w:eastAsia="pt-BR"/>
        </w:rPr>
        <w:t>name</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viewport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content</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width</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device-width</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initial-scale</w:t>
      </w:r>
      <w:proofErr w:type="spellEnd"/>
      <w:r w:rsidRPr="00E037FC">
        <w:rPr>
          <w:rFonts w:ascii="Consolas" w:eastAsia="Times New Roman" w:hAnsi="Consolas" w:cs="Courier New"/>
          <w:color w:val="A5C261"/>
          <w:sz w:val="16"/>
          <w:szCs w:val="16"/>
          <w:lang w:eastAsia="pt-BR"/>
        </w:rPr>
        <w:t xml:space="preserve">=1, </w:t>
      </w:r>
      <w:proofErr w:type="spellStart"/>
      <w:r w:rsidRPr="00E037FC">
        <w:rPr>
          <w:rFonts w:ascii="Consolas" w:eastAsia="Times New Roman" w:hAnsi="Consolas" w:cs="Courier New"/>
          <w:color w:val="A5C261"/>
          <w:sz w:val="16"/>
          <w:szCs w:val="16"/>
          <w:lang w:eastAsia="pt-BR"/>
        </w:rPr>
        <w:t>shrink-to-fit</w:t>
      </w:r>
      <w:proofErr w:type="spellEnd"/>
      <w:r w:rsidRPr="00E037FC">
        <w:rPr>
          <w:rFonts w:ascii="Consolas" w:eastAsia="Times New Roman" w:hAnsi="Consolas" w:cs="Courier New"/>
          <w:color w:val="A5C261"/>
          <w:sz w:val="16"/>
          <w:szCs w:val="16"/>
          <w:lang w:eastAsia="pt-BR"/>
        </w:rPr>
        <w:t>=no"</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Bootstrap</w:t>
      </w:r>
      <w:proofErr w:type="spellEnd"/>
      <w:r w:rsidRPr="00E037FC">
        <w:rPr>
          <w:rFonts w:ascii="Consolas" w:eastAsia="Times New Roman" w:hAnsi="Consolas" w:cs="Courier New"/>
          <w:color w:val="808080"/>
          <w:sz w:val="16"/>
          <w:szCs w:val="16"/>
          <w:lang w:eastAsia="pt-BR"/>
        </w:rPr>
        <w:t xml:space="preserve"> e DC CSS --&gt;</w:t>
      </w:r>
      <w:r w:rsidRPr="00E037FC">
        <w:rPr>
          <w:rFonts w:ascii="Consolas" w:eastAsia="Times New Roman" w:hAnsi="Consolas" w:cs="Courier New"/>
          <w:color w:val="808080"/>
          <w:sz w:val="16"/>
          <w:szCs w:val="16"/>
          <w:lang w:eastAsia="pt-BR"/>
        </w:rPr>
        <w:br/>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E8BF6A"/>
          <w:sz w:val="16"/>
          <w:szCs w:val="16"/>
          <w:lang w:eastAsia="pt-BR"/>
        </w:rPr>
        <w:t xml:space="preserve">&lt;link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="css/bootstrap.min.css"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="css/dc.css"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="css/dashgen.css"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=js/crossfilter.js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=js/d3.js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=js/dc.js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head</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body</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="container"</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dashgen</w:t>
      </w:r>
      <w:proofErr w:type="spellEnd"/>
      <w:r w:rsidRPr="00E037FC">
        <w:rPr>
          <w:rFonts w:ascii="Consolas" w:eastAsia="Times New Roman" w:hAnsi="Consolas" w:cs="Courier New"/>
          <w:color w:val="A5C261"/>
          <w:sz w:val="16"/>
          <w:szCs w:val="16"/>
          <w:lang w:eastAsia="pt-BR"/>
        </w:rPr>
        <w:t xml:space="preserve">-header" </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img</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img</w:t>
      </w:r>
      <w:proofErr w:type="spellEnd"/>
      <w:r w:rsidRPr="00E037FC">
        <w:rPr>
          <w:rFonts w:ascii="Consolas" w:eastAsia="Times New Roman" w:hAnsi="Consolas" w:cs="Courier New"/>
          <w:color w:val="A5C261"/>
          <w:sz w:val="16"/>
          <w:szCs w:val="16"/>
          <w:lang w:eastAsia="pt-BR"/>
        </w:rPr>
        <w:t xml:space="preserve">/ifpa_navlogo.png" </w:t>
      </w:r>
      <w:proofErr w:type="spellStart"/>
      <w:r w:rsidRPr="00E037FC">
        <w:rPr>
          <w:rFonts w:ascii="Consolas" w:eastAsia="Times New Roman" w:hAnsi="Consolas" w:cs="Courier New"/>
          <w:color w:val="BABABA"/>
          <w:sz w:val="16"/>
          <w:szCs w:val="16"/>
          <w:lang w:eastAsia="pt-BR"/>
        </w:rPr>
        <w:t>width</w:t>
      </w:r>
      <w:proofErr w:type="spellEnd"/>
      <w:r w:rsidRPr="00E037FC">
        <w:rPr>
          <w:rFonts w:ascii="Consolas" w:eastAsia="Times New Roman" w:hAnsi="Consolas" w:cs="Courier New"/>
          <w:color w:val="A5C261"/>
          <w:sz w:val="16"/>
          <w:szCs w:val="16"/>
          <w:lang w:eastAsia="pt-BR"/>
        </w:rPr>
        <w:t xml:space="preserve">="120px" </w:t>
      </w:r>
      <w:proofErr w:type="spellStart"/>
      <w:r w:rsidRPr="00E037FC">
        <w:rPr>
          <w:rFonts w:ascii="Consolas" w:eastAsia="Times New Roman" w:hAnsi="Consolas" w:cs="Courier New"/>
          <w:color w:val="BABABA"/>
          <w:sz w:val="16"/>
          <w:szCs w:val="16"/>
          <w:lang w:eastAsia="pt-BR"/>
        </w:rPr>
        <w:t>height</w:t>
      </w:r>
      <w:proofErr w:type="spellEnd"/>
      <w:r w:rsidRPr="00E037FC">
        <w:rPr>
          <w:rFonts w:ascii="Consolas" w:eastAsia="Times New Roman" w:hAnsi="Consolas" w:cs="Courier New"/>
          <w:color w:val="A5C261"/>
          <w:sz w:val="16"/>
          <w:szCs w:val="16"/>
          <w:lang w:eastAsia="pt-BR"/>
        </w:rPr>
        <w:t xml:space="preserve">="120px" </w:t>
      </w:r>
      <w:proofErr w:type="spellStart"/>
      <w:r w:rsidRPr="00E037FC">
        <w:rPr>
          <w:rFonts w:ascii="Consolas" w:eastAsia="Times New Roman" w:hAnsi="Consolas" w:cs="Courier New"/>
          <w:color w:val="BABABA"/>
          <w:sz w:val="16"/>
          <w:szCs w:val="16"/>
          <w:lang w:eastAsia="pt-BR"/>
        </w:rPr>
        <w:t>alt</w:t>
      </w:r>
      <w:proofErr w:type="spellEnd"/>
      <w:r w:rsidRPr="00E037FC">
        <w:rPr>
          <w:rFonts w:ascii="Consolas" w:eastAsia="Times New Roman" w:hAnsi="Consolas" w:cs="Courier New"/>
          <w:color w:val="A5C261"/>
          <w:sz w:val="16"/>
          <w:szCs w:val="16"/>
          <w:lang w:eastAsia="pt-BR"/>
        </w:rPr>
        <w:t>="Logo IFPA"</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&lt;h1&gt;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titulo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&lt;/h1&gt;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r w:rsidRPr="00E037FC">
        <w:rPr>
          <w:rFonts w:ascii="Consolas" w:eastAsia="Times New Roman" w:hAnsi="Consolas" w:cs="Courier New"/>
          <w:color w:val="BABABA"/>
          <w:sz w:val="16"/>
          <w:szCs w:val="16"/>
          <w:lang w:eastAsia="pt-BR"/>
        </w:rPr>
        <w:t>id</w:t>
      </w:r>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grafico</w:t>
      </w:r>
      <w:proofErr w:type="spellEnd"/>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grafico_index</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='col-xs-12 col-md-12 col-lg-4'</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strong</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grafico.nome</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strong</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 xml:space="preserve">="reset" </w:t>
      </w:r>
      <w:proofErr w:type="spellStart"/>
      <w:r w:rsidRPr="00E037FC">
        <w:rPr>
          <w:rFonts w:ascii="Consolas" w:eastAsia="Times New Roman" w:hAnsi="Consolas" w:cs="Courier New"/>
          <w:color w:val="BABABA"/>
          <w:sz w:val="16"/>
          <w:szCs w:val="16"/>
          <w:lang w:eastAsia="pt-BR"/>
        </w:rPr>
        <w:t>style</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BABABA"/>
          <w:sz w:val="16"/>
          <w:szCs w:val="16"/>
          <w:lang w:eastAsia="pt-BR"/>
        </w:rPr>
        <w:t>display</w:t>
      </w:r>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A5C261"/>
          <w:sz w:val="16"/>
          <w:szCs w:val="16"/>
          <w:lang w:eastAsia="pt-BR"/>
        </w:rPr>
        <w:t>none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proofErr w:type="spellStart"/>
      <w:r w:rsidRPr="00E037FC">
        <w:rPr>
          <w:rFonts w:ascii="Consolas" w:eastAsia="Times New Roman" w:hAnsi="Consolas" w:cs="Courier New"/>
          <w:color w:val="A9B7C6"/>
          <w:sz w:val="16"/>
          <w:szCs w:val="16"/>
          <w:lang w:eastAsia="pt-BR"/>
        </w:rPr>
        <w:t>Selected</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filter</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&lt;a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 xml:space="preserve">="reset"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javascript:grafico</w:t>
      </w:r>
      <w:proofErr w:type="spellEnd"/>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grafico_index</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filterAll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b/>
          <w:bCs/>
          <w:i/>
          <w:iCs/>
          <w:color w:val="9876AA"/>
          <w:sz w:val="16"/>
          <w:szCs w:val="16"/>
          <w:lang w:eastAsia="pt-BR"/>
        </w:rPr>
        <w:t>dc</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FFC66D"/>
          <w:sz w:val="16"/>
          <w:szCs w:val="16"/>
          <w:lang w:eastAsia="pt-BR"/>
        </w:rPr>
        <w:t>redrawAll</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A5C261"/>
          <w:sz w:val="16"/>
          <w:szCs w:val="16"/>
          <w:lang w:eastAsia="pt-BR"/>
        </w:rPr>
        <w:br/>
        <w:t xml:space="preserve">                   </w:t>
      </w:r>
      <w:proofErr w:type="spellStart"/>
      <w:r w:rsidRPr="00E037FC">
        <w:rPr>
          <w:rFonts w:ascii="Consolas" w:eastAsia="Times New Roman" w:hAnsi="Consolas" w:cs="Courier New"/>
          <w:color w:val="BABABA"/>
          <w:sz w:val="16"/>
          <w:szCs w:val="16"/>
          <w:lang w:eastAsia="pt-BR"/>
        </w:rPr>
        <w:t>style</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BABABA"/>
          <w:sz w:val="16"/>
          <w:szCs w:val="16"/>
          <w:lang w:eastAsia="pt-BR"/>
        </w:rPr>
        <w:t>display</w:t>
      </w:r>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A5C261"/>
          <w:sz w:val="16"/>
          <w:szCs w:val="16"/>
          <w:lang w:eastAsia="pt-BR"/>
        </w:rPr>
        <w:t>none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A9B7C6"/>
          <w:sz w:val="16"/>
          <w:szCs w:val="16"/>
          <w:lang w:eastAsia="pt-BR"/>
        </w:rPr>
        <w:t>reset</w:t>
      </w:r>
      <w:r w:rsidRPr="00E037FC">
        <w:rPr>
          <w:rFonts w:ascii="Consolas" w:eastAsia="Times New Roman" w:hAnsi="Consolas" w:cs="Courier New"/>
          <w:color w:val="E8BF6A"/>
          <w:sz w:val="16"/>
          <w:szCs w:val="16"/>
          <w:lang w:eastAsia="pt-BR"/>
        </w:rPr>
        <w:t>&lt;/a&gt;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E8BF6A"/>
          <w:sz w:val="16"/>
          <w:szCs w:val="16"/>
          <w:lang w:eastAsia="pt-BR"/>
        </w:rPr>
        <w:lastRenderedPageBreak/>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clearfix</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dashgen-footer</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text-right</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A9B7C6"/>
          <w:sz w:val="16"/>
          <w:szCs w:val="16"/>
          <w:lang w:eastAsia="pt-BR"/>
        </w:rPr>
        <w:t xml:space="preserve">Gerado Automaticamente pelo </w:t>
      </w:r>
      <w:proofErr w:type="spellStart"/>
      <w:r w:rsidRPr="00E037FC">
        <w:rPr>
          <w:rFonts w:ascii="Consolas" w:eastAsia="Times New Roman" w:hAnsi="Consolas" w:cs="Courier New"/>
          <w:color w:val="A9B7C6"/>
          <w:sz w:val="16"/>
          <w:szCs w:val="16"/>
          <w:lang w:eastAsia="pt-BR"/>
        </w:rPr>
        <w:t>Dashgen</w:t>
      </w:r>
      <w:proofErr w:type="spellEnd"/>
      <w:r w:rsidRPr="00E037FC">
        <w:rPr>
          <w:rFonts w:ascii="Consolas" w:eastAsia="Times New Roman" w:hAnsi="Consolas" w:cs="Courier New"/>
          <w:color w:val="A9B7C6"/>
          <w:sz w:val="16"/>
          <w:szCs w:val="16"/>
          <w:lang w:eastAsia="pt-BR"/>
        </w:rPr>
        <w:t>. IPFA 2020</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Optional</w:t>
      </w:r>
      <w:proofErr w:type="spellEnd"/>
      <w:r w:rsidRPr="00E037FC">
        <w:rPr>
          <w:rFonts w:ascii="Consolas" w:eastAsia="Times New Roman" w:hAnsi="Consolas" w:cs="Courier New"/>
          <w:color w:val="808080"/>
          <w:sz w:val="16"/>
          <w:szCs w:val="16"/>
          <w:lang w:eastAsia="pt-BR"/>
        </w:rPr>
        <w:t xml:space="preserve"> </w:t>
      </w:r>
      <w:proofErr w:type="spellStart"/>
      <w:proofErr w:type="gramStart"/>
      <w:r w:rsidRPr="00E037FC">
        <w:rPr>
          <w:rFonts w:ascii="Consolas" w:eastAsia="Times New Roman" w:hAnsi="Consolas" w:cs="Courier New"/>
          <w:color w:val="808080"/>
          <w:sz w:val="16"/>
          <w:szCs w:val="16"/>
          <w:lang w:eastAsia="pt-BR"/>
        </w:rPr>
        <w:t>JavaScript</w:t>
      </w:r>
      <w:proofErr w:type="spellEnd"/>
      <w:proofErr w:type="gramEnd"/>
      <w:r w:rsidRPr="00E037FC">
        <w:rPr>
          <w:rFonts w:ascii="Consolas" w:eastAsia="Times New Roman" w:hAnsi="Consolas" w:cs="Courier New"/>
          <w:color w:val="808080"/>
          <w:sz w:val="16"/>
          <w:szCs w:val="16"/>
          <w:lang w:eastAsia="pt-BR"/>
        </w:rPr>
        <w:t xml:space="preserve"> --&gt;</w:t>
      </w:r>
      <w:r w:rsidRPr="00E037FC">
        <w:rPr>
          <w:rFonts w:ascii="Consolas" w:eastAsia="Times New Roman" w:hAnsi="Consolas" w:cs="Courier New"/>
          <w:color w:val="808080"/>
          <w:sz w:val="16"/>
          <w:szCs w:val="16"/>
          <w:lang w:eastAsia="pt-BR"/>
        </w:rPr>
        <w:br/>
        <w:t xml:space="preserve">&lt;!-- </w:t>
      </w:r>
      <w:proofErr w:type="spellStart"/>
      <w:proofErr w:type="gramStart"/>
      <w:r w:rsidRPr="00E037FC">
        <w:rPr>
          <w:rFonts w:ascii="Consolas" w:eastAsia="Times New Roman" w:hAnsi="Consolas" w:cs="Courier New"/>
          <w:color w:val="808080"/>
          <w:sz w:val="16"/>
          <w:szCs w:val="16"/>
          <w:lang w:eastAsia="pt-BR"/>
        </w:rPr>
        <w:t>jQuery</w:t>
      </w:r>
      <w:proofErr w:type="spellEnd"/>
      <w:proofErr w:type="gram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first</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then</w:t>
      </w:r>
      <w:proofErr w:type="spellEnd"/>
      <w:r w:rsidRPr="00E037FC">
        <w:rPr>
          <w:rFonts w:ascii="Consolas" w:eastAsia="Times New Roman" w:hAnsi="Consolas" w:cs="Courier New"/>
          <w:color w:val="808080"/>
          <w:sz w:val="16"/>
          <w:szCs w:val="16"/>
          <w:lang w:eastAsia="pt-BR"/>
        </w:rPr>
        <w:t xml:space="preserve"> Popper.js, </w:t>
      </w:r>
      <w:proofErr w:type="spellStart"/>
      <w:r w:rsidRPr="00E037FC">
        <w:rPr>
          <w:rFonts w:ascii="Consolas" w:eastAsia="Times New Roman" w:hAnsi="Consolas" w:cs="Courier New"/>
          <w:color w:val="808080"/>
          <w:sz w:val="16"/>
          <w:szCs w:val="16"/>
          <w:lang w:eastAsia="pt-BR"/>
        </w:rPr>
        <w:t>then</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Bootstrap</w:t>
      </w:r>
      <w:proofErr w:type="spellEnd"/>
      <w:r w:rsidRPr="00E037FC">
        <w:rPr>
          <w:rFonts w:ascii="Consolas" w:eastAsia="Times New Roman" w:hAnsi="Consolas" w:cs="Courier New"/>
          <w:color w:val="808080"/>
          <w:sz w:val="16"/>
          <w:szCs w:val="16"/>
          <w:lang w:eastAsia="pt-BR"/>
        </w:rPr>
        <w:t xml:space="preserve"> JS --&gt;</w:t>
      </w:r>
      <w:r w:rsidRPr="00E037FC">
        <w:rPr>
          <w:rFonts w:ascii="Consolas" w:eastAsia="Times New Roman" w:hAnsi="Consolas" w:cs="Courier New"/>
          <w:color w:val="808080"/>
          <w:sz w:val="16"/>
          <w:szCs w:val="16"/>
          <w:lang w:eastAsia="pt-BR"/>
        </w:rPr>
        <w:br/>
      </w:r>
      <w:r w:rsidRPr="00E037FC">
        <w:rPr>
          <w:rFonts w:ascii="Consolas" w:eastAsia="Times New Roman" w:hAnsi="Consolas" w:cs="Courier New"/>
          <w:color w:val="E8BF6A"/>
          <w:sz w:val="16"/>
          <w:szCs w:val="16"/>
          <w:lang w:eastAsia="pt-BR"/>
        </w:rPr>
        <w:t xml:space="preserve">&lt;script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="js/jquery-3.4.1.min.js"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808080"/>
          <w:sz w:val="16"/>
          <w:szCs w:val="16"/>
          <w:lang w:eastAsia="pt-BR"/>
        </w:rPr>
        <w:t>&lt;!-- Aqui começa a</w:t>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808080"/>
          <w:sz w:val="16"/>
          <w:szCs w:val="16"/>
          <w:lang w:eastAsia="pt-BR"/>
        </w:rPr>
        <w:t>geração dos gráficos --&gt;</w:t>
      </w:r>
      <w:r w:rsidRPr="00E037FC">
        <w:rPr>
          <w:rFonts w:ascii="Consolas" w:eastAsia="Times New Roman" w:hAnsi="Consolas" w:cs="Courier New"/>
          <w:color w:val="808080"/>
          <w:sz w:val="16"/>
          <w:szCs w:val="16"/>
          <w:lang w:eastAsia="pt-BR"/>
        </w:rPr>
        <w:br/>
      </w:r>
      <w:r w:rsidRPr="00E037FC">
        <w:rPr>
          <w:rFonts w:ascii="Consolas" w:eastAsia="Times New Roman" w:hAnsi="Consolas" w:cs="Courier New"/>
          <w:color w:val="E8BF6A"/>
          <w:sz w:val="16"/>
          <w:szCs w:val="16"/>
          <w:lang w:eastAsia="pt-BR"/>
        </w:rPr>
        <w:t>&lt;script&gt;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instanciacao</w:t>
      </w:r>
      <w:proofErr w:type="spellEnd"/>
      <w:r w:rsidRPr="00E037FC">
        <w:rPr>
          <w:rFonts w:ascii="Consolas" w:eastAsia="Times New Roman" w:hAnsi="Consolas" w:cs="Courier New"/>
          <w:color w:val="808080"/>
          <w:sz w:val="16"/>
          <w:szCs w:val="16"/>
          <w:lang w:eastAsia="pt-BR"/>
        </w:rPr>
        <w:t xml:space="preserve"> e </w:t>
      </w:r>
      <w:proofErr w:type="spellStart"/>
      <w:r w:rsidRPr="00E037FC">
        <w:rPr>
          <w:rFonts w:ascii="Consolas" w:eastAsia="Times New Roman" w:hAnsi="Consolas" w:cs="Courier New"/>
          <w:color w:val="808080"/>
          <w:sz w:val="16"/>
          <w:szCs w:val="16"/>
          <w:lang w:eastAsia="pt-BR"/>
        </w:rPr>
        <w:t>identificacao</w:t>
      </w:r>
      <w:proofErr w:type="spellEnd"/>
      <w:r w:rsidRPr="00E037FC">
        <w:rPr>
          <w:rFonts w:ascii="Consolas" w:eastAsia="Times New Roman" w:hAnsi="Consolas" w:cs="Courier New"/>
          <w:color w:val="808080"/>
          <w:sz w:val="16"/>
          <w:szCs w:val="16"/>
          <w:lang w:eastAsia="pt-BR"/>
        </w:rPr>
        <w:t xml:space="preserve"> do local de </w:t>
      </w:r>
      <w:proofErr w:type="spellStart"/>
      <w:r w:rsidRPr="00E037FC">
        <w:rPr>
          <w:rFonts w:ascii="Consolas" w:eastAsia="Times New Roman" w:hAnsi="Consolas" w:cs="Courier New"/>
          <w:color w:val="808080"/>
          <w:sz w:val="16"/>
          <w:szCs w:val="16"/>
          <w:lang w:eastAsia="pt-BR"/>
        </w:rPr>
        <w:t>exibicao</w:t>
      </w:r>
      <w:proofErr w:type="spellEnd"/>
      <w:r w:rsidRPr="00E037FC">
        <w:rPr>
          <w:rFonts w:ascii="Consolas" w:eastAsia="Times New Roman" w:hAnsi="Consolas" w:cs="Courier New"/>
          <w:color w:val="808080"/>
          <w:sz w:val="16"/>
          <w:szCs w:val="16"/>
          <w:lang w:eastAsia="pt-BR"/>
        </w:rPr>
        <w:t xml:space="preserve"> no DOM</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b/>
          <w:bCs/>
          <w:i/>
          <w:iCs/>
          <w:color w:val="9876AA"/>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 xml:space="preserve">} </w:t>
      </w:r>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Especificacao</w:t>
      </w:r>
      <w:proofErr w:type="spellEnd"/>
      <w:r w:rsidRPr="00E037FC">
        <w:rPr>
          <w:rFonts w:ascii="Consolas" w:eastAsia="Times New Roman" w:hAnsi="Consolas" w:cs="Courier New"/>
          <w:color w:val="808080"/>
          <w:sz w:val="16"/>
          <w:szCs w:val="16"/>
          <w:lang w:eastAsia="pt-BR"/>
        </w:rPr>
        <w:t xml:space="preserve"> da fonte de dados</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b/>
          <w:bCs/>
          <w:i/>
          <w:iCs/>
          <w:color w:val="9876AA"/>
          <w:sz w:val="16"/>
          <w:szCs w:val="16"/>
          <w:lang w:eastAsia="pt-BR"/>
        </w:rPr>
        <w:t>url</w:t>
      </w:r>
      <w:proofErr w:type="spellEnd"/>
      <w:r w:rsidRPr="00E037FC">
        <w:rPr>
          <w:rFonts w:ascii="Consolas" w:eastAsia="Times New Roman" w:hAnsi="Consolas" w:cs="Courier New"/>
          <w:b/>
          <w:bCs/>
          <w:i/>
          <w:iCs/>
          <w:color w:val="9876AA"/>
          <w:sz w:val="16"/>
          <w:szCs w:val="16"/>
          <w:lang w:eastAsia="pt-BR"/>
        </w:rPr>
        <w:t xml:space="preserve"> </w:t>
      </w:r>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A8759"/>
          <w:sz w:val="16"/>
          <w:szCs w:val="16"/>
          <w:lang w:eastAsia="pt-BR"/>
        </w:rPr>
        <w:t>"data/</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arquivo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9876AA"/>
          <w:sz w:val="16"/>
          <w:szCs w:val="16"/>
          <w:lang w:eastAsia="pt-BR"/>
        </w:rPr>
        <w:t>d3</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csv</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b/>
          <w:bCs/>
          <w:i/>
          <w:iCs/>
          <w:color w:val="9876AA"/>
          <w:sz w:val="16"/>
          <w:szCs w:val="16"/>
          <w:lang w:eastAsia="pt-BR"/>
        </w:rPr>
        <w:t>url</w:t>
      </w:r>
      <w:proofErr w:type="spell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CC7832"/>
          <w:sz w:val="16"/>
          <w:szCs w:val="16"/>
          <w:lang w:eastAsia="pt-BR"/>
        </w:rPr>
        <w:t>function</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data) {</w:t>
      </w:r>
      <w:r w:rsidRPr="00E037FC">
        <w:rPr>
          <w:rFonts w:ascii="Consolas" w:eastAsia="Times New Roman" w:hAnsi="Consolas" w:cs="Courier New"/>
          <w:color w:val="A9B7C6"/>
          <w:sz w:val="16"/>
          <w:szCs w:val="16"/>
          <w:lang w:eastAsia="pt-BR"/>
        </w:rPr>
        <w:br/>
        <w:t xml:space="preserve">        </w:t>
      </w:r>
      <w:proofErr w:type="spellStart"/>
      <w:r w:rsidRPr="00E037FC">
        <w:rPr>
          <w:rFonts w:ascii="Consolas" w:eastAsia="Times New Roman" w:hAnsi="Consolas" w:cs="Courier New"/>
          <w:color w:val="CC7832"/>
          <w:sz w:val="16"/>
          <w:szCs w:val="16"/>
          <w:lang w:eastAsia="pt-BR"/>
        </w:rPr>
        <w:t>if</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CC7832"/>
          <w:sz w:val="16"/>
          <w:szCs w:val="16"/>
          <w:lang w:eastAsia="pt-BR"/>
        </w:rPr>
        <w:t>throw</w:t>
      </w:r>
      <w:proofErr w:type="spell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ndx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crossfilter</w:t>
      </w:r>
      <w:proofErr w:type="spellEnd"/>
      <w:r w:rsidRPr="00E037FC">
        <w:rPr>
          <w:rFonts w:ascii="Consolas" w:eastAsia="Times New Roman" w:hAnsi="Consolas" w:cs="Courier New"/>
          <w:color w:val="A9B7C6"/>
          <w:sz w:val="16"/>
          <w:szCs w:val="16"/>
          <w:lang w:eastAsia="pt-BR"/>
        </w:rPr>
        <w:t>(data)</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//Estabelecimento da </w:t>
      </w:r>
      <w:proofErr w:type="spellStart"/>
      <w:r w:rsidRPr="00E037FC">
        <w:rPr>
          <w:rFonts w:ascii="Consolas" w:eastAsia="Times New Roman" w:hAnsi="Consolas" w:cs="Courier New"/>
          <w:color w:val="808080"/>
          <w:sz w:val="16"/>
          <w:szCs w:val="16"/>
          <w:lang w:eastAsia="pt-BR"/>
        </w:rPr>
        <w:t>dimensao</w:t>
      </w:r>
      <w:proofErr w:type="spellEnd"/>
      <w:r w:rsidRPr="00E037FC">
        <w:rPr>
          <w:rFonts w:ascii="Consolas" w:eastAsia="Times New Roman" w:hAnsi="Consolas" w:cs="Courier New"/>
          <w:color w:val="808080"/>
          <w:sz w:val="16"/>
          <w:szCs w:val="16"/>
          <w:lang w:eastAsia="pt-BR"/>
        </w:rPr>
        <w:t xml:space="preserve"> principal do </w:t>
      </w:r>
      <w:proofErr w:type="spellStart"/>
      <w:r w:rsidRPr="00E037FC">
        <w:rPr>
          <w:rFonts w:ascii="Consolas" w:eastAsia="Times New Roman" w:hAnsi="Consolas" w:cs="Courier New"/>
          <w:color w:val="808080"/>
          <w:sz w:val="16"/>
          <w:szCs w:val="16"/>
          <w:lang w:eastAsia="pt-BR"/>
        </w:rPr>
        <w:t>grafico</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ndx.</w:t>
      </w:r>
      <w:r w:rsidRPr="00E037FC">
        <w:rPr>
          <w:rFonts w:ascii="Consolas" w:eastAsia="Times New Roman" w:hAnsi="Consolas" w:cs="Courier New"/>
          <w:color w:val="FFC66D"/>
          <w:sz w:val="16"/>
          <w:szCs w:val="16"/>
          <w:lang w:eastAsia="pt-BR"/>
        </w:rPr>
        <w:t>dimension</w:t>
      </w:r>
      <w:proofErr w:type="spellEnd"/>
      <w:r w:rsidRPr="00E037FC">
        <w:rPr>
          <w:rFonts w:ascii="Consolas" w:eastAsia="Times New Roman" w:hAnsi="Consolas" w:cs="Courier New"/>
          <w:color w:val="A9B7C6"/>
          <w:sz w:val="16"/>
          <w:szCs w:val="16"/>
          <w:lang w:eastAsia="pt-BR"/>
        </w:rPr>
        <w:t>(d =&gt; d.</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grafico.atributoX</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//Redutores</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grafico.grouping</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reduceSum</w:t>
      </w:r>
      <w:proofErr w:type="spellEnd"/>
      <w:r w:rsidRPr="00E037FC">
        <w:rPr>
          <w:rFonts w:ascii="Consolas" w:eastAsia="Times New Roman" w:hAnsi="Consolas" w:cs="Courier New"/>
          <w:color w:val="A9B7C6"/>
          <w:sz w:val="16"/>
          <w:szCs w:val="16"/>
          <w:lang w:eastAsia="pt-BR"/>
        </w:rPr>
        <w:t>(d =&gt; d.</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grafico.atributoY</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r w:rsidRPr="00E037FC">
        <w:rPr>
          <w:rFonts w:ascii="Consolas" w:eastAsia="Times New Roman" w:hAnsi="Consolas" w:cs="Courier New"/>
          <w:color w:val="A9B7C6"/>
          <w:sz w:val="16"/>
          <w:szCs w:val="16"/>
          <w:lang w:eastAsia="pt-BR"/>
        </w:rPr>
        <w:t xml:space="preserve"> = grafico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9876AA"/>
          <w:sz w:val="16"/>
          <w:szCs w:val="16"/>
          <w:lang w:eastAsia="pt-BR"/>
        </w:rPr>
        <w:t>bottom</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grafico.atributoY</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r w:rsidRPr="00E037FC">
        <w:rPr>
          <w:rFonts w:ascii="Consolas" w:eastAsia="Times New Roman" w:hAnsi="Consolas" w:cs="Courier New"/>
          <w:color w:val="FFC66D"/>
          <w:sz w:val="16"/>
          <w:szCs w:val="16"/>
          <w:lang w:eastAsia="pt-BR"/>
        </w:rPr>
        <w:t>top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9876AA"/>
          <w:sz w:val="16"/>
          <w:szCs w:val="16"/>
          <w:lang w:eastAsia="pt-BR"/>
        </w:rPr>
        <w:t>value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else</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r w:rsidRPr="00E037FC">
        <w:rPr>
          <w:rFonts w:ascii="Consolas" w:eastAsia="Times New Roman" w:hAnsi="Consolas" w:cs="Courier New"/>
          <w:color w:val="A9B7C6"/>
          <w:sz w:val="16"/>
          <w:szCs w:val="16"/>
          <w:lang w:eastAsia="pt-BR"/>
        </w:rPr>
        <w:t xml:space="preserve"> = grafico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9876AA"/>
          <w:sz w:val="16"/>
          <w:szCs w:val="16"/>
          <w:lang w:eastAsia="pt-BR"/>
        </w:rPr>
        <w:t>bottom</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grafico.atributoX</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top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grafico.atributoX</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Parametros</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especificos</w:t>
      </w:r>
      <w:proofErr w:type="spellEnd"/>
      <w:r w:rsidRPr="00E037FC">
        <w:rPr>
          <w:rFonts w:ascii="Consolas" w:eastAsia="Times New Roman" w:hAnsi="Consolas" w:cs="Courier New"/>
          <w:color w:val="808080"/>
          <w:sz w:val="16"/>
          <w:szCs w:val="16"/>
          <w:lang w:eastAsia="pt-BR"/>
        </w:rPr>
        <w:t xml:space="preserve"> de cada </w:t>
      </w:r>
      <w:proofErr w:type="spellStart"/>
      <w:r w:rsidRPr="00E037FC">
        <w:rPr>
          <w:rFonts w:ascii="Consolas" w:eastAsia="Times New Roman" w:hAnsi="Consolas" w:cs="Courier New"/>
          <w:color w:val="808080"/>
          <w:sz w:val="16"/>
          <w:szCs w:val="16"/>
          <w:lang w:eastAsia="pt-BR"/>
        </w:rPr>
        <w:t>grafico</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dc.lineChart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//Exibe os quatro atributos com valores mais altos, agrupando os demais em </w:t>
      </w:r>
      <w:proofErr w:type="spellStart"/>
      <w:r w:rsidRPr="00E037FC">
        <w:rPr>
          <w:rFonts w:ascii="Consolas" w:eastAsia="Times New Roman" w:hAnsi="Consolas" w:cs="Courier New"/>
          <w:color w:val="808080"/>
          <w:sz w:val="16"/>
          <w:szCs w:val="16"/>
          <w:lang w:eastAsia="pt-BR"/>
        </w:rPr>
        <w:t>Others</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cap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4</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dimension</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proofErr w:type="spellStart"/>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dc.lineChart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//Define a escala do eixo X baseado nos valores </w:t>
      </w:r>
      <w:proofErr w:type="spellStart"/>
      <w:r w:rsidRPr="00E037FC">
        <w:rPr>
          <w:rFonts w:ascii="Consolas" w:eastAsia="Times New Roman" w:hAnsi="Consolas" w:cs="Courier New"/>
          <w:color w:val="808080"/>
          <w:sz w:val="16"/>
          <w:szCs w:val="16"/>
          <w:lang w:eastAsia="pt-BR"/>
        </w:rPr>
        <w:t>minimo</w:t>
      </w:r>
      <w:proofErr w:type="spellEnd"/>
      <w:r w:rsidRPr="00E037FC">
        <w:rPr>
          <w:rFonts w:ascii="Consolas" w:eastAsia="Times New Roman" w:hAnsi="Consolas" w:cs="Courier New"/>
          <w:color w:val="808080"/>
          <w:sz w:val="16"/>
          <w:szCs w:val="16"/>
          <w:lang w:eastAsia="pt-BR"/>
        </w:rPr>
        <w:t xml:space="preserve"> e </w:t>
      </w:r>
      <w:proofErr w:type="spellStart"/>
      <w:r w:rsidRPr="00E037FC">
        <w:rPr>
          <w:rFonts w:ascii="Consolas" w:eastAsia="Times New Roman" w:hAnsi="Consolas" w:cs="Courier New"/>
          <w:color w:val="808080"/>
          <w:sz w:val="16"/>
          <w:szCs w:val="16"/>
          <w:lang w:eastAsia="pt-BR"/>
        </w:rPr>
        <w:t>maximo</w:t>
      </w:r>
      <w:proofErr w:type="spellEnd"/>
      <w:r w:rsidRPr="00E037FC">
        <w:rPr>
          <w:rFonts w:ascii="Consolas" w:eastAsia="Times New Roman" w:hAnsi="Consolas" w:cs="Courier New"/>
          <w:color w:val="808080"/>
          <w:sz w:val="16"/>
          <w:szCs w:val="16"/>
          <w:lang w:eastAsia="pt-BR"/>
        </w:rPr>
        <w:t xml:space="preserve"> do agrupamento de </w:t>
      </w:r>
      <w:proofErr w:type="spellStart"/>
      <w:r w:rsidRPr="00E037FC">
        <w:rPr>
          <w:rFonts w:ascii="Consolas" w:eastAsia="Times New Roman" w:hAnsi="Consolas" w:cs="Courier New"/>
          <w:color w:val="808080"/>
          <w:sz w:val="16"/>
          <w:szCs w:val="16"/>
          <w:lang w:eastAsia="pt-BR"/>
        </w:rPr>
        <w:t>reducao</w:t>
      </w:r>
      <w:proofErr w:type="spellEnd"/>
      <w:r w:rsidRPr="00E037FC">
        <w:rPr>
          <w:rFonts w:ascii="Consolas" w:eastAsia="Times New Roman" w:hAnsi="Consolas" w:cs="Courier New"/>
          <w:color w:val="808080"/>
          <w:sz w:val="16"/>
          <w:szCs w:val="16"/>
          <w:lang w:eastAsia="pt-BR"/>
        </w:rPr>
        <w:t>.</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x</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d3</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scale</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linear</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domain</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proofErr w:type="gramStart"/>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proofErr w:type="gram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dc.rowChart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//Garante o reajuste </w:t>
      </w:r>
      <w:proofErr w:type="spellStart"/>
      <w:r w:rsidRPr="00E037FC">
        <w:rPr>
          <w:rFonts w:ascii="Consolas" w:eastAsia="Times New Roman" w:hAnsi="Consolas" w:cs="Courier New"/>
          <w:color w:val="808080"/>
          <w:sz w:val="16"/>
          <w:szCs w:val="16"/>
          <w:lang w:eastAsia="pt-BR"/>
        </w:rPr>
        <w:t>automatico</w:t>
      </w:r>
      <w:proofErr w:type="spellEnd"/>
      <w:r w:rsidRPr="00E037FC">
        <w:rPr>
          <w:rFonts w:ascii="Consolas" w:eastAsia="Times New Roman" w:hAnsi="Consolas" w:cs="Courier New"/>
          <w:color w:val="808080"/>
          <w:sz w:val="16"/>
          <w:szCs w:val="16"/>
          <w:lang w:eastAsia="pt-BR"/>
        </w:rPr>
        <w:t xml:space="preserve"> do eixo X</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elasticX</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CC7832"/>
          <w:sz w:val="16"/>
          <w:szCs w:val="16"/>
          <w:lang w:eastAsia="pt-BR"/>
        </w:rPr>
        <w:t>true</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proofErr w:type="spellStart"/>
      <w:r w:rsidRPr="00E037FC">
        <w:rPr>
          <w:rFonts w:ascii="Consolas" w:eastAsia="Times New Roman" w:hAnsi="Consolas" w:cs="Courier New"/>
          <w:b/>
          <w:bCs/>
          <w:i/>
          <w:iCs/>
          <w:color w:val="9876AA"/>
          <w:sz w:val="16"/>
          <w:szCs w:val="16"/>
          <w:lang w:eastAsia="pt-BR"/>
        </w:rPr>
        <w:t>dc</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renderAll</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E8BF6A"/>
          <w:sz w:val="16"/>
          <w:szCs w:val="16"/>
          <w:lang w:eastAsia="pt-BR"/>
        </w:rPr>
        <w:t>&lt;/script&gt;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body</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html</w:t>
      </w:r>
      <w:proofErr w:type="spellEnd"/>
      <w:r w:rsidRPr="00E037FC">
        <w:rPr>
          <w:rFonts w:ascii="Consolas" w:eastAsia="Times New Roman" w:hAnsi="Consolas" w:cs="Courier New"/>
          <w:color w:val="E8BF6A"/>
          <w:sz w:val="16"/>
          <w:szCs w:val="16"/>
          <w:lang w:eastAsia="pt-BR"/>
        </w:rPr>
        <w:t>&gt;</w:t>
      </w:r>
    </w:p>
    <w:p w:rsidR="00CA4EDC" w:rsidRPr="00020E77" w:rsidRDefault="00CA4EDC" w:rsidP="00020E77">
      <w:pPr>
        <w:jc w:val="center"/>
        <w:rPr>
          <w:sz w:val="20"/>
        </w:rPr>
      </w:pPr>
      <w:r w:rsidRPr="00020E77">
        <w:rPr>
          <w:sz w:val="20"/>
        </w:rPr>
        <w:t>Fonte: Elaborada pelo Autor</w:t>
      </w:r>
    </w:p>
    <w:p w:rsidR="00FA2442" w:rsidRDefault="00FA2442" w:rsidP="00FA2442">
      <w:pPr>
        <w:pStyle w:val="Ttulo3"/>
      </w:pPr>
      <w:bookmarkStart w:id="138" w:name="_Toc33549469"/>
      <w:r>
        <w:lastRenderedPageBreak/>
        <w:t xml:space="preserve">4.7.5 A classe </w:t>
      </w:r>
      <w:proofErr w:type="spellStart"/>
      <w:proofErr w:type="gramStart"/>
      <w:r>
        <w:t>PackSaida</w:t>
      </w:r>
      <w:bookmarkEnd w:id="138"/>
      <w:proofErr w:type="spellEnd"/>
      <w:proofErr w:type="gramEnd"/>
    </w:p>
    <w:p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solução para essa necessidade foi criar no diretório principal da aplicação um diretório chamado </w:t>
      </w:r>
      <w:r w:rsidR="00A11985" w:rsidRPr="00A11985">
        <w:rPr>
          <w:i/>
        </w:rPr>
        <w:t>boilerplate</w:t>
      </w:r>
      <w:r w:rsidR="00E5560D">
        <w:t>. A figura 2</w:t>
      </w:r>
      <w:r w:rsidR="00515336">
        <w:t>4</w:t>
      </w:r>
      <w:r w:rsidR="00E5560D">
        <w:t xml:space="preserve"> mostra a estrutura deste diretório.</w:t>
      </w:r>
    </w:p>
    <w:p w:rsidR="00E5560D" w:rsidRDefault="00E5560D" w:rsidP="00FA2442"/>
    <w:p w:rsidR="00E5560D" w:rsidRDefault="00E5560D" w:rsidP="0018690B">
      <w:pPr>
        <w:jc w:val="center"/>
        <w:rPr>
          <w:b/>
          <w:sz w:val="20"/>
        </w:rPr>
      </w:pPr>
      <w:r>
        <w:rPr>
          <w:b/>
          <w:sz w:val="20"/>
        </w:rPr>
        <w:t>Figura 2</w:t>
      </w:r>
      <w:r w:rsidR="00515336">
        <w:rPr>
          <w:b/>
          <w:sz w:val="20"/>
        </w:rPr>
        <w:t>4</w:t>
      </w:r>
      <w:r>
        <w:rPr>
          <w:b/>
          <w:sz w:val="20"/>
        </w:rPr>
        <w:t xml:space="preserve"> – O conteúdo do diretório </w:t>
      </w:r>
      <w:r w:rsidRPr="00E5560D">
        <w:rPr>
          <w:b/>
          <w:i/>
          <w:sz w:val="20"/>
        </w:rPr>
        <w:t>boilerplate</w:t>
      </w:r>
    </w:p>
    <w:p w:rsidR="00E5560D" w:rsidRDefault="00E5560D" w:rsidP="00E5560D">
      <w:pPr>
        <w:jc w:val="center"/>
        <w:rPr>
          <w:b/>
          <w:sz w:val="20"/>
        </w:rPr>
      </w:pPr>
      <w:r>
        <w:rPr>
          <w:b/>
          <w:noProof/>
          <w:sz w:val="20"/>
          <w:lang w:eastAsia="pt-BR"/>
        </w:rPr>
        <w:drawing>
          <wp:inline distT="0" distB="0" distL="0" distR="0" wp14:anchorId="537BD880" wp14:editId="512D7EEA">
            <wp:extent cx="1505785" cy="2183907"/>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14125" cy="2196003"/>
                    </a:xfrm>
                    <a:prstGeom prst="rect">
                      <a:avLst/>
                    </a:prstGeom>
                    <a:noFill/>
                    <a:ln>
                      <a:noFill/>
                    </a:ln>
                  </pic:spPr>
                </pic:pic>
              </a:graphicData>
            </a:graphic>
          </wp:inline>
        </w:drawing>
      </w:r>
    </w:p>
    <w:p w:rsidR="00E5560D" w:rsidRPr="0018690B" w:rsidRDefault="00E5560D" w:rsidP="0018690B">
      <w:pPr>
        <w:jc w:val="center"/>
        <w:rPr>
          <w:sz w:val="20"/>
        </w:rPr>
      </w:pPr>
      <w:r w:rsidRPr="0018690B">
        <w:rPr>
          <w:sz w:val="20"/>
        </w:rPr>
        <w:t>Fonte: Elaborada pelo Autor</w:t>
      </w:r>
    </w:p>
    <w:p w:rsidR="00621532" w:rsidRDefault="00621532" w:rsidP="00FA2442">
      <w:pPr>
        <w:rPr>
          <w:b/>
          <w:sz w:val="20"/>
        </w:rPr>
      </w:pPr>
    </w:p>
    <w:p w:rsidR="0059346B" w:rsidRDefault="0059346B" w:rsidP="00B37E09">
      <w:r>
        <w:tab/>
        <w:t xml:space="preserve">A Classe </w:t>
      </w:r>
      <w:proofErr w:type="spellStart"/>
      <w:proofErr w:type="gramStart"/>
      <w:r>
        <w:t>PackSaida</w:t>
      </w:r>
      <w:proofErr w:type="spellEnd"/>
      <w:proofErr w:type="gramEnd"/>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p>
    <w:p w:rsidR="0059346B" w:rsidRDefault="0059346B" w:rsidP="00B37E09">
      <w:r>
        <w:tab/>
        <w:t xml:space="preserve">O método </w:t>
      </w:r>
      <w:proofErr w:type="spellStart"/>
      <w:proofErr w:type="gramStart"/>
      <w:r>
        <w:t>processarCopia</w:t>
      </w:r>
      <w:proofErr w:type="spellEnd"/>
      <w:proofErr w:type="gramEnd"/>
      <w:r>
        <w:t xml:space="preserve">() </w:t>
      </w:r>
      <w:r w:rsidR="00B009F9">
        <w:t xml:space="preserve">se beneficia do </w:t>
      </w:r>
      <w:proofErr w:type="spellStart"/>
      <w:r w:rsidR="00B009F9">
        <w:t>reúso</w:t>
      </w:r>
      <w:proofErr w:type="spellEnd"/>
      <w:r w:rsidR="00B009F9">
        <w:t xml:space="preserve"> da biblioteca Apache Commons IO</w:t>
      </w:r>
      <w:r w:rsidR="00E02CBB">
        <w:t xml:space="preserve"> </w:t>
      </w:r>
      <w:proofErr w:type="spellStart"/>
      <w:r w:rsidR="00E02CBB">
        <w:t>FileUtils</w:t>
      </w:r>
      <w:proofErr w:type="spellEnd"/>
      <w:r w:rsidR="00E02CBB">
        <w:t xml:space="preserve">. O método </w:t>
      </w:r>
      <w:proofErr w:type="spellStart"/>
      <w:proofErr w:type="gramStart"/>
      <w:r w:rsidR="00E02CBB">
        <w:t>copyFile</w:t>
      </w:r>
      <w:proofErr w:type="spellEnd"/>
      <w:proofErr w:type="gramEnd"/>
      <w:r w:rsidR="00E02CBB">
        <w:t xml:space="preserve">() faz a cópia do arquivo CSV para </w:t>
      </w:r>
      <w:r w:rsidR="007D0E0F">
        <w:t xml:space="preserve">um diretório denominado </w:t>
      </w:r>
      <w:r w:rsidR="007D0E0F" w:rsidRPr="007D0E0F">
        <w:rPr>
          <w:i/>
        </w:rPr>
        <w:t>data</w:t>
      </w:r>
      <w:r w:rsidR="007D0E0F">
        <w:t xml:space="preserve"> n</w:t>
      </w:r>
      <w:r w:rsidR="00E02CBB">
        <w:t>o caminho especificado</w:t>
      </w:r>
      <w:r w:rsidR="007D0E0F">
        <w:t xml:space="preserve"> para o diretório destino</w:t>
      </w:r>
      <w:r w:rsidR="00E02CBB">
        <w:t xml:space="preserve">. O método </w:t>
      </w:r>
      <w:proofErr w:type="spellStart"/>
      <w:proofErr w:type="gramStart"/>
      <w:r w:rsidR="00E02CBB">
        <w:t>copyDirectory</w:t>
      </w:r>
      <w:proofErr w:type="spellEnd"/>
      <w:proofErr w:type="gramEnd"/>
      <w:r w:rsidR="00E02CBB">
        <w:t xml:space="preserve">() copia o conteúdo do diretório </w:t>
      </w:r>
      <w:r w:rsidR="00E02CBB" w:rsidRPr="007D0E0F">
        <w:rPr>
          <w:i/>
        </w:rPr>
        <w:t>boilerplate</w:t>
      </w:r>
      <w:r w:rsidR="00E02CBB">
        <w:t xml:space="preserve"> recursivamente para o caminho especificado. A figura 2</w:t>
      </w:r>
      <w:r w:rsidR="00437A42">
        <w:t>5</w:t>
      </w:r>
      <w:r w:rsidR="00E02CBB">
        <w:t xml:space="preserve"> é uma reprodução do código fonte do método.</w:t>
      </w:r>
    </w:p>
    <w:p w:rsidR="00E02CBB" w:rsidRDefault="00E02CBB" w:rsidP="00B37E09"/>
    <w:p w:rsidR="00E02CBB" w:rsidRDefault="00E02CBB" w:rsidP="001219CD">
      <w:pPr>
        <w:jc w:val="center"/>
        <w:rPr>
          <w:b/>
          <w:sz w:val="20"/>
        </w:rPr>
      </w:pPr>
      <w:r>
        <w:rPr>
          <w:b/>
          <w:sz w:val="20"/>
        </w:rPr>
        <w:t>Figura 2</w:t>
      </w:r>
      <w:r w:rsidR="00437A42">
        <w:rPr>
          <w:b/>
          <w:sz w:val="20"/>
        </w:rPr>
        <w:t>5</w:t>
      </w:r>
      <w:r>
        <w:rPr>
          <w:b/>
          <w:sz w:val="20"/>
        </w:rPr>
        <w:t xml:space="preserve"> – método </w:t>
      </w:r>
      <w:proofErr w:type="spellStart"/>
      <w:proofErr w:type="gramStart"/>
      <w:r>
        <w:rPr>
          <w:b/>
          <w:sz w:val="20"/>
        </w:rPr>
        <w:t>processarCopia</w:t>
      </w:r>
      <w:proofErr w:type="spellEnd"/>
      <w:proofErr w:type="gramEnd"/>
      <w:r>
        <w:rPr>
          <w:b/>
          <w:sz w:val="20"/>
        </w:rPr>
        <w:t>()</w:t>
      </w:r>
    </w:p>
    <w:p w:rsidR="00E02CBB" w:rsidRPr="00E02CBB" w:rsidRDefault="00E02CBB" w:rsidP="00E02C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proofErr w:type="spellStart"/>
      <w:proofErr w:type="gramStart"/>
      <w:r w:rsidRPr="00E02CBB">
        <w:rPr>
          <w:rFonts w:ascii="Consolas" w:eastAsia="Times New Roman" w:hAnsi="Consolas" w:cs="Courier New"/>
          <w:color w:val="CC7832"/>
          <w:sz w:val="16"/>
          <w:szCs w:val="16"/>
          <w:lang w:eastAsia="pt-BR"/>
        </w:rPr>
        <w:t>private</w:t>
      </w:r>
      <w:proofErr w:type="spellEnd"/>
      <w:proofErr w:type="gram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CC7832"/>
          <w:sz w:val="16"/>
          <w:szCs w:val="16"/>
          <w:lang w:eastAsia="pt-BR"/>
        </w:rPr>
        <w:t>void</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FFC66D"/>
          <w:sz w:val="16"/>
          <w:szCs w:val="16"/>
          <w:lang w:eastAsia="pt-BR"/>
        </w:rPr>
        <w:t>processarCopia</w:t>
      </w:r>
      <w:proofErr w:type="spellEnd"/>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CC7832"/>
          <w:sz w:val="16"/>
          <w:szCs w:val="16"/>
          <w:lang w:eastAsia="pt-BR"/>
        </w:rPr>
        <w:t>throws</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A9B7C6"/>
          <w:sz w:val="16"/>
          <w:szCs w:val="16"/>
          <w:lang w:eastAsia="pt-BR"/>
        </w:rPr>
        <w:t>IOException</w:t>
      </w:r>
      <w:proofErr w:type="spellEnd"/>
      <w:r w:rsidRPr="00E02CBB">
        <w:rPr>
          <w:rFonts w:ascii="Consolas" w:eastAsia="Times New Roman" w:hAnsi="Consolas" w:cs="Courier New"/>
          <w:color w:val="A9B7C6"/>
          <w:sz w:val="16"/>
          <w:szCs w:val="16"/>
          <w:lang w:eastAsia="pt-BR"/>
        </w:rPr>
        <w:t xml:space="preserve"> {</w:t>
      </w:r>
      <w:r w:rsidRPr="00E02CBB">
        <w:rPr>
          <w:rFonts w:ascii="Consolas" w:eastAsia="Times New Roman" w:hAnsi="Consolas" w:cs="Courier New"/>
          <w:color w:val="A9B7C6"/>
          <w:sz w:val="16"/>
          <w:szCs w:val="16"/>
          <w:lang w:eastAsia="pt-BR"/>
        </w:rPr>
        <w:br/>
        <w:t xml:space="preserve">    </w:t>
      </w:r>
      <w:proofErr w:type="spellStart"/>
      <w:r w:rsidRPr="00E02CBB">
        <w:rPr>
          <w:rFonts w:ascii="Consolas" w:eastAsia="Times New Roman" w:hAnsi="Consolas" w:cs="Courier New"/>
          <w:color w:val="A9B7C6"/>
          <w:sz w:val="16"/>
          <w:szCs w:val="16"/>
          <w:lang w:eastAsia="pt-BR"/>
        </w:rPr>
        <w:t>FileUtils.</w:t>
      </w:r>
      <w:r w:rsidRPr="00E02CBB">
        <w:rPr>
          <w:rFonts w:ascii="Consolas" w:eastAsia="Times New Roman" w:hAnsi="Consolas" w:cs="Courier New"/>
          <w:i/>
          <w:iCs/>
          <w:color w:val="A9B7C6"/>
          <w:sz w:val="16"/>
          <w:szCs w:val="16"/>
          <w:lang w:eastAsia="pt-BR"/>
        </w:rPr>
        <w:t>copyFile</w:t>
      </w:r>
      <w:proofErr w:type="spellEnd"/>
      <w:r w:rsidRPr="00E02CBB">
        <w:rPr>
          <w:rFonts w:ascii="Consolas" w:eastAsia="Times New Roman" w:hAnsi="Consolas" w:cs="Courier New"/>
          <w:color w:val="A9B7C6"/>
          <w:sz w:val="16"/>
          <w:szCs w:val="16"/>
          <w:lang w:eastAsia="pt-BR"/>
        </w:rPr>
        <w:t>(</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csvFile</w:t>
      </w:r>
      <w:proofErr w:type="spellEnd"/>
      <w:r w:rsidRPr="00E02CBB">
        <w:rPr>
          <w:rFonts w:ascii="Consolas" w:eastAsia="Times New Roman" w:hAnsi="Consolas" w:cs="Courier New"/>
          <w:color w:val="CC7832"/>
          <w:sz w:val="16"/>
          <w:szCs w:val="16"/>
          <w:lang w:eastAsia="pt-BR"/>
        </w:rPr>
        <w:t xml:space="preserve">, new </w:t>
      </w:r>
      <w:r w:rsidRPr="00E02CBB">
        <w:rPr>
          <w:rFonts w:ascii="Consolas" w:eastAsia="Times New Roman" w:hAnsi="Consolas" w:cs="Courier New"/>
          <w:color w:val="A9B7C6"/>
          <w:sz w:val="16"/>
          <w:szCs w:val="16"/>
          <w:lang w:eastAsia="pt-BR"/>
        </w:rPr>
        <w:t>File(</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destDir</w:t>
      </w:r>
      <w:r w:rsidRPr="00E02CBB">
        <w:rPr>
          <w:rFonts w:ascii="Consolas" w:eastAsia="Times New Roman" w:hAnsi="Consolas" w:cs="Courier New"/>
          <w:color w:val="A9B7C6"/>
          <w:sz w:val="16"/>
          <w:szCs w:val="16"/>
          <w:lang w:eastAsia="pt-BR"/>
        </w:rPr>
        <w:t>.getAbsolutePath</w:t>
      </w:r>
      <w:proofErr w:type="spellEnd"/>
      <w:r w:rsidRPr="00E02CBB">
        <w:rPr>
          <w:rFonts w:ascii="Consolas" w:eastAsia="Times New Roman" w:hAnsi="Consolas" w:cs="Courier New"/>
          <w:color w:val="A9B7C6"/>
          <w:sz w:val="16"/>
          <w:szCs w:val="16"/>
          <w:lang w:eastAsia="pt-BR"/>
        </w:rPr>
        <w:t xml:space="preserve">() + </w:t>
      </w:r>
      <w:proofErr w:type="spellStart"/>
      <w:r w:rsidRPr="00E02CBB">
        <w:rPr>
          <w:rFonts w:ascii="Consolas" w:eastAsia="Times New Roman" w:hAnsi="Consolas" w:cs="Courier New"/>
          <w:color w:val="9876AA"/>
          <w:sz w:val="16"/>
          <w:szCs w:val="16"/>
          <w:lang w:eastAsia="pt-BR"/>
        </w:rPr>
        <w:t>sep</w:t>
      </w:r>
      <w:proofErr w:type="spellEnd"/>
      <w:r w:rsidRPr="00E02CBB">
        <w:rPr>
          <w:rFonts w:ascii="Consolas" w:eastAsia="Times New Roman" w:hAnsi="Consolas" w:cs="Courier New"/>
          <w:color w:val="9876AA"/>
          <w:sz w:val="16"/>
          <w:szCs w:val="16"/>
          <w:lang w:eastAsia="pt-BR"/>
        </w:rPr>
        <w:t xml:space="preserve"> </w:t>
      </w:r>
      <w:r w:rsidRPr="00E02CBB">
        <w:rPr>
          <w:rFonts w:ascii="Consolas" w:eastAsia="Times New Roman" w:hAnsi="Consolas" w:cs="Courier New"/>
          <w:color w:val="A9B7C6"/>
          <w:sz w:val="16"/>
          <w:szCs w:val="16"/>
          <w:lang w:eastAsia="pt-BR"/>
        </w:rPr>
        <w:t xml:space="preserve">+ </w:t>
      </w:r>
      <w:r w:rsidRPr="00E02CBB">
        <w:rPr>
          <w:rFonts w:ascii="Consolas" w:eastAsia="Times New Roman" w:hAnsi="Consolas" w:cs="Courier New"/>
          <w:color w:val="6A8759"/>
          <w:sz w:val="16"/>
          <w:szCs w:val="16"/>
          <w:lang w:eastAsia="pt-BR"/>
        </w:rPr>
        <w:t xml:space="preserve">"data" </w:t>
      </w:r>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9876AA"/>
          <w:sz w:val="16"/>
          <w:szCs w:val="16"/>
          <w:lang w:eastAsia="pt-BR"/>
        </w:rPr>
        <w:t>sep</w:t>
      </w:r>
      <w:proofErr w:type="spellEnd"/>
      <w:r w:rsidRPr="00E02CBB">
        <w:rPr>
          <w:rFonts w:ascii="Consolas" w:eastAsia="Times New Roman" w:hAnsi="Consolas" w:cs="Courier New"/>
          <w:color w:val="9876AA"/>
          <w:sz w:val="16"/>
          <w:szCs w:val="16"/>
          <w:lang w:eastAsia="pt-BR"/>
        </w:rPr>
        <w:t xml:space="preserve"> </w:t>
      </w:r>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9876AA"/>
          <w:sz w:val="16"/>
          <w:szCs w:val="16"/>
          <w:lang w:eastAsia="pt-BR"/>
        </w:rPr>
        <w:t>csvFile</w:t>
      </w:r>
      <w:r w:rsidRPr="00E02CBB">
        <w:rPr>
          <w:rFonts w:ascii="Consolas" w:eastAsia="Times New Roman" w:hAnsi="Consolas" w:cs="Courier New"/>
          <w:color w:val="A9B7C6"/>
          <w:sz w:val="16"/>
          <w:szCs w:val="16"/>
          <w:lang w:eastAsia="pt-BR"/>
        </w:rPr>
        <w:t>.getName</w:t>
      </w:r>
      <w:proofErr w:type="spellEnd"/>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CC7832"/>
          <w:sz w:val="16"/>
          <w:szCs w:val="16"/>
          <w:lang w:eastAsia="pt-BR"/>
        </w:rPr>
        <w:t>;</w:t>
      </w:r>
      <w:r w:rsidRPr="00E02CBB">
        <w:rPr>
          <w:rFonts w:ascii="Consolas" w:eastAsia="Times New Roman" w:hAnsi="Consolas" w:cs="Courier New"/>
          <w:color w:val="CC7832"/>
          <w:sz w:val="16"/>
          <w:szCs w:val="16"/>
          <w:lang w:eastAsia="pt-BR"/>
        </w:rPr>
        <w:br/>
        <w:t xml:space="preserve">    </w:t>
      </w:r>
      <w:proofErr w:type="spellStart"/>
      <w:r w:rsidRPr="00E02CBB">
        <w:rPr>
          <w:rFonts w:ascii="Consolas" w:eastAsia="Times New Roman" w:hAnsi="Consolas" w:cs="Courier New"/>
          <w:color w:val="A9B7C6"/>
          <w:sz w:val="16"/>
          <w:szCs w:val="16"/>
          <w:lang w:eastAsia="pt-BR"/>
        </w:rPr>
        <w:t>FileUtils.</w:t>
      </w:r>
      <w:r w:rsidRPr="00E02CBB">
        <w:rPr>
          <w:rFonts w:ascii="Consolas" w:eastAsia="Times New Roman" w:hAnsi="Consolas" w:cs="Courier New"/>
          <w:i/>
          <w:iCs/>
          <w:color w:val="A9B7C6"/>
          <w:sz w:val="16"/>
          <w:szCs w:val="16"/>
          <w:lang w:eastAsia="pt-BR"/>
        </w:rPr>
        <w:t>copyDirectory</w:t>
      </w:r>
      <w:proofErr w:type="spellEnd"/>
      <w:r w:rsidRPr="00E02CBB">
        <w:rPr>
          <w:rFonts w:ascii="Consolas" w:eastAsia="Times New Roman" w:hAnsi="Consolas" w:cs="Courier New"/>
          <w:color w:val="A9B7C6"/>
          <w:sz w:val="16"/>
          <w:szCs w:val="16"/>
          <w:lang w:eastAsia="pt-BR"/>
        </w:rPr>
        <w:t>(</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boilerplateDir</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destDir</w:t>
      </w:r>
      <w:proofErr w:type="spellEnd"/>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CC7832"/>
          <w:sz w:val="16"/>
          <w:szCs w:val="16"/>
          <w:lang w:eastAsia="pt-BR"/>
        </w:rPr>
        <w:t>;</w:t>
      </w:r>
      <w:r w:rsidRPr="00E02CBB">
        <w:rPr>
          <w:rFonts w:ascii="Consolas" w:eastAsia="Times New Roman" w:hAnsi="Consolas" w:cs="Courier New"/>
          <w:color w:val="CC7832"/>
          <w:sz w:val="16"/>
          <w:szCs w:val="16"/>
          <w:lang w:eastAsia="pt-BR"/>
        </w:rPr>
        <w:br/>
      </w:r>
      <w:r w:rsidRPr="00E02CBB">
        <w:rPr>
          <w:rFonts w:ascii="Consolas" w:eastAsia="Times New Roman" w:hAnsi="Consolas" w:cs="Courier New"/>
          <w:color w:val="A9B7C6"/>
          <w:sz w:val="16"/>
          <w:szCs w:val="16"/>
          <w:lang w:eastAsia="pt-BR"/>
        </w:rPr>
        <w:t>}</w:t>
      </w:r>
    </w:p>
    <w:p w:rsidR="00E02CBB" w:rsidRPr="001219CD" w:rsidRDefault="00E02CBB" w:rsidP="001219CD">
      <w:pPr>
        <w:jc w:val="center"/>
        <w:rPr>
          <w:sz w:val="20"/>
        </w:rPr>
      </w:pPr>
      <w:r w:rsidRPr="001219CD">
        <w:rPr>
          <w:sz w:val="20"/>
        </w:rPr>
        <w:t>Fonte: Elaborada pelo Autor</w:t>
      </w:r>
    </w:p>
    <w:p w:rsidR="00E02CBB" w:rsidRDefault="00E02CBB" w:rsidP="00E02CBB"/>
    <w:p w:rsidR="001E1E01" w:rsidRDefault="00E02CBB" w:rsidP="001E1E01">
      <w:r>
        <w:tab/>
        <w:t xml:space="preserve">O método </w:t>
      </w:r>
      <w:proofErr w:type="spellStart"/>
      <w:proofErr w:type="gramStart"/>
      <w:r>
        <w:t>processarZip</w:t>
      </w:r>
      <w:proofErr w:type="spellEnd"/>
      <w:proofErr w:type="gramEnd"/>
      <w:r>
        <w:t xml:space="preserve">() utiliza a biblioteca </w:t>
      </w:r>
      <w:proofErr w:type="spellStart"/>
      <w:r w:rsidR="001E1E01">
        <w:t>zeroturnaround.zip.ZipUtil</w:t>
      </w:r>
      <w:proofErr w:type="spellEnd"/>
      <w:r>
        <w:t xml:space="preserve"> para compactar</w:t>
      </w:r>
      <w:r w:rsidR="001E1E01">
        <w:t xml:space="preserve"> recursivamente o conteúdo do  diretório de destino com todos os arquivos em seu estado final, gerando um arquivo de saída nomeado como dashgen.zip no diretório de destino especificado pelo usuário. A figura 2</w:t>
      </w:r>
      <w:r w:rsidR="00437A42">
        <w:t>6</w:t>
      </w:r>
      <w:r w:rsidR="001E1E01">
        <w:t xml:space="preserve"> exibe o código fonte do método.</w:t>
      </w:r>
    </w:p>
    <w:p w:rsidR="001E1E01" w:rsidRDefault="001E1E01" w:rsidP="001E1E01">
      <w:pPr>
        <w:rPr>
          <w:b/>
          <w:sz w:val="20"/>
        </w:rPr>
      </w:pPr>
    </w:p>
    <w:p w:rsidR="00E02CBB" w:rsidRDefault="00E02CBB" w:rsidP="007A335C">
      <w:pPr>
        <w:jc w:val="center"/>
        <w:rPr>
          <w:b/>
          <w:sz w:val="20"/>
        </w:rPr>
      </w:pPr>
      <w:r>
        <w:rPr>
          <w:b/>
          <w:sz w:val="20"/>
        </w:rPr>
        <w:t>Figura 2</w:t>
      </w:r>
      <w:r w:rsidR="00437A42">
        <w:rPr>
          <w:b/>
          <w:sz w:val="20"/>
        </w:rPr>
        <w:t>6</w:t>
      </w:r>
      <w:r>
        <w:rPr>
          <w:b/>
          <w:sz w:val="20"/>
        </w:rPr>
        <w:t xml:space="preserve"> – método </w:t>
      </w:r>
      <w:proofErr w:type="spellStart"/>
      <w:proofErr w:type="gramStart"/>
      <w:r>
        <w:rPr>
          <w:b/>
          <w:sz w:val="20"/>
        </w:rPr>
        <w:t>processarZip</w:t>
      </w:r>
      <w:proofErr w:type="spellEnd"/>
      <w:proofErr w:type="gramEnd"/>
      <w:r>
        <w:rPr>
          <w:b/>
          <w:sz w:val="20"/>
        </w:rPr>
        <w:t>()</w:t>
      </w:r>
    </w:p>
    <w:p w:rsidR="001E1E01" w:rsidRPr="001E1E01" w:rsidRDefault="001E1E01" w:rsidP="001E1E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proofErr w:type="spellStart"/>
      <w:proofErr w:type="gramStart"/>
      <w:r w:rsidRPr="001E1E01">
        <w:rPr>
          <w:rFonts w:ascii="Consolas" w:eastAsia="Times New Roman" w:hAnsi="Consolas" w:cs="Courier New"/>
          <w:color w:val="CC7832"/>
          <w:sz w:val="16"/>
          <w:szCs w:val="16"/>
          <w:lang w:eastAsia="pt-BR"/>
        </w:rPr>
        <w:t>private</w:t>
      </w:r>
      <w:proofErr w:type="spellEnd"/>
      <w:proofErr w:type="gramEnd"/>
      <w:r w:rsidRPr="001E1E01">
        <w:rPr>
          <w:rFonts w:ascii="Consolas" w:eastAsia="Times New Roman" w:hAnsi="Consolas" w:cs="Courier New"/>
          <w:color w:val="CC7832"/>
          <w:sz w:val="16"/>
          <w:szCs w:val="16"/>
          <w:lang w:eastAsia="pt-BR"/>
        </w:rPr>
        <w:t xml:space="preserve"> </w:t>
      </w:r>
      <w:proofErr w:type="spellStart"/>
      <w:r w:rsidRPr="001E1E01">
        <w:rPr>
          <w:rFonts w:ascii="Consolas" w:eastAsia="Times New Roman" w:hAnsi="Consolas" w:cs="Courier New"/>
          <w:color w:val="CC7832"/>
          <w:sz w:val="16"/>
          <w:szCs w:val="16"/>
          <w:lang w:eastAsia="pt-BR"/>
        </w:rPr>
        <w:t>void</w:t>
      </w:r>
      <w:proofErr w:type="spellEnd"/>
      <w:r w:rsidRPr="001E1E01">
        <w:rPr>
          <w:rFonts w:ascii="Consolas" w:eastAsia="Times New Roman" w:hAnsi="Consolas" w:cs="Courier New"/>
          <w:color w:val="CC7832"/>
          <w:sz w:val="16"/>
          <w:szCs w:val="16"/>
          <w:lang w:eastAsia="pt-BR"/>
        </w:rPr>
        <w:t xml:space="preserve"> </w:t>
      </w:r>
      <w:proofErr w:type="spellStart"/>
      <w:r w:rsidRPr="001E1E01">
        <w:rPr>
          <w:rFonts w:ascii="Consolas" w:eastAsia="Times New Roman" w:hAnsi="Consolas" w:cs="Courier New"/>
          <w:color w:val="FFC66D"/>
          <w:sz w:val="16"/>
          <w:szCs w:val="16"/>
          <w:lang w:eastAsia="pt-BR"/>
        </w:rPr>
        <w:t>processarZip</w:t>
      </w:r>
      <w:proofErr w:type="spellEnd"/>
      <w:r w:rsidRPr="001E1E01">
        <w:rPr>
          <w:rFonts w:ascii="Consolas" w:eastAsia="Times New Roman" w:hAnsi="Consolas" w:cs="Courier New"/>
          <w:color w:val="A9B7C6"/>
          <w:sz w:val="16"/>
          <w:szCs w:val="16"/>
          <w:lang w:eastAsia="pt-BR"/>
        </w:rPr>
        <w:t>() {</w:t>
      </w:r>
      <w:r w:rsidRPr="001E1E01">
        <w:rPr>
          <w:rFonts w:ascii="Consolas" w:eastAsia="Times New Roman" w:hAnsi="Consolas" w:cs="Courier New"/>
          <w:color w:val="A9B7C6"/>
          <w:sz w:val="16"/>
          <w:szCs w:val="16"/>
          <w:lang w:eastAsia="pt-BR"/>
        </w:rPr>
        <w:br/>
        <w:t xml:space="preserve">    String FILE_NAME = </w:t>
      </w:r>
      <w:r w:rsidRPr="001E1E01">
        <w:rPr>
          <w:rFonts w:ascii="Consolas" w:eastAsia="Times New Roman" w:hAnsi="Consolas" w:cs="Courier New"/>
          <w:color w:val="6A8759"/>
          <w:sz w:val="16"/>
          <w:szCs w:val="16"/>
          <w:lang w:eastAsia="pt-BR"/>
        </w:rPr>
        <w:t>"dashgen.zip"</w:t>
      </w:r>
      <w:r w:rsidRPr="001E1E01">
        <w:rPr>
          <w:rFonts w:ascii="Consolas" w:eastAsia="Times New Roman" w:hAnsi="Consolas" w:cs="Courier New"/>
          <w:color w:val="CC7832"/>
          <w:sz w:val="16"/>
          <w:szCs w:val="16"/>
          <w:lang w:eastAsia="pt-BR"/>
        </w:rPr>
        <w:t>;</w:t>
      </w:r>
      <w:r w:rsidRPr="001E1E01">
        <w:rPr>
          <w:rFonts w:ascii="Consolas" w:eastAsia="Times New Roman" w:hAnsi="Consolas" w:cs="Courier New"/>
          <w:color w:val="CC7832"/>
          <w:sz w:val="16"/>
          <w:szCs w:val="16"/>
          <w:lang w:eastAsia="pt-BR"/>
        </w:rPr>
        <w:br/>
        <w:t xml:space="preserve">    </w:t>
      </w:r>
      <w:proofErr w:type="spellStart"/>
      <w:r w:rsidRPr="001E1E01">
        <w:rPr>
          <w:rFonts w:ascii="Consolas" w:eastAsia="Times New Roman" w:hAnsi="Consolas" w:cs="Courier New"/>
          <w:color w:val="A9B7C6"/>
          <w:sz w:val="16"/>
          <w:szCs w:val="16"/>
          <w:lang w:eastAsia="pt-BR"/>
        </w:rPr>
        <w:t>ZipUtil.</w:t>
      </w:r>
      <w:r w:rsidRPr="001E1E01">
        <w:rPr>
          <w:rFonts w:ascii="Consolas" w:eastAsia="Times New Roman" w:hAnsi="Consolas" w:cs="Courier New"/>
          <w:i/>
          <w:iCs/>
          <w:color w:val="A9B7C6"/>
          <w:sz w:val="16"/>
          <w:szCs w:val="16"/>
          <w:lang w:eastAsia="pt-BR"/>
        </w:rPr>
        <w:t>pack</w:t>
      </w:r>
      <w:proofErr w:type="spellEnd"/>
      <w:r w:rsidRPr="001E1E01">
        <w:rPr>
          <w:rFonts w:ascii="Consolas" w:eastAsia="Times New Roman" w:hAnsi="Consolas" w:cs="Courier New"/>
          <w:color w:val="A9B7C6"/>
          <w:sz w:val="16"/>
          <w:szCs w:val="16"/>
          <w:lang w:eastAsia="pt-BR"/>
        </w:rPr>
        <w:t>(</w:t>
      </w:r>
      <w:proofErr w:type="spellStart"/>
      <w:r w:rsidRPr="001E1E01">
        <w:rPr>
          <w:rFonts w:ascii="Consolas" w:eastAsia="Times New Roman" w:hAnsi="Consolas" w:cs="Courier New"/>
          <w:color w:val="CC7832"/>
          <w:sz w:val="16"/>
          <w:szCs w:val="16"/>
          <w:lang w:eastAsia="pt-BR"/>
        </w:rPr>
        <w:t>this</w:t>
      </w:r>
      <w:r w:rsidRPr="001E1E01">
        <w:rPr>
          <w:rFonts w:ascii="Consolas" w:eastAsia="Times New Roman" w:hAnsi="Consolas" w:cs="Courier New"/>
          <w:color w:val="A9B7C6"/>
          <w:sz w:val="16"/>
          <w:szCs w:val="16"/>
          <w:lang w:eastAsia="pt-BR"/>
        </w:rPr>
        <w:t>.</w:t>
      </w:r>
      <w:r w:rsidRPr="001E1E01">
        <w:rPr>
          <w:rFonts w:ascii="Consolas" w:eastAsia="Times New Roman" w:hAnsi="Consolas" w:cs="Courier New"/>
          <w:color w:val="9876AA"/>
          <w:sz w:val="16"/>
          <w:szCs w:val="16"/>
          <w:lang w:eastAsia="pt-BR"/>
        </w:rPr>
        <w:t>destDir</w:t>
      </w:r>
      <w:proofErr w:type="spellEnd"/>
      <w:r w:rsidRPr="001E1E01">
        <w:rPr>
          <w:rFonts w:ascii="Consolas" w:eastAsia="Times New Roman" w:hAnsi="Consolas" w:cs="Courier New"/>
          <w:color w:val="CC7832"/>
          <w:sz w:val="16"/>
          <w:szCs w:val="16"/>
          <w:lang w:eastAsia="pt-BR"/>
        </w:rPr>
        <w:t xml:space="preserve">, new </w:t>
      </w:r>
      <w:r w:rsidRPr="001E1E01">
        <w:rPr>
          <w:rFonts w:ascii="Consolas" w:eastAsia="Times New Roman" w:hAnsi="Consolas" w:cs="Courier New"/>
          <w:color w:val="A9B7C6"/>
          <w:sz w:val="16"/>
          <w:szCs w:val="16"/>
          <w:lang w:eastAsia="pt-BR"/>
        </w:rPr>
        <w:t>File(</w:t>
      </w:r>
      <w:proofErr w:type="spellStart"/>
      <w:r w:rsidRPr="001E1E01">
        <w:rPr>
          <w:rFonts w:ascii="Consolas" w:eastAsia="Times New Roman" w:hAnsi="Consolas" w:cs="Courier New"/>
          <w:color w:val="CC7832"/>
          <w:sz w:val="16"/>
          <w:szCs w:val="16"/>
          <w:lang w:eastAsia="pt-BR"/>
        </w:rPr>
        <w:t>this</w:t>
      </w:r>
      <w:r w:rsidRPr="001E1E01">
        <w:rPr>
          <w:rFonts w:ascii="Consolas" w:eastAsia="Times New Roman" w:hAnsi="Consolas" w:cs="Courier New"/>
          <w:color w:val="A9B7C6"/>
          <w:sz w:val="16"/>
          <w:szCs w:val="16"/>
          <w:lang w:eastAsia="pt-BR"/>
        </w:rPr>
        <w:t>.</w:t>
      </w:r>
      <w:r w:rsidRPr="001E1E01">
        <w:rPr>
          <w:rFonts w:ascii="Consolas" w:eastAsia="Times New Roman" w:hAnsi="Consolas" w:cs="Courier New"/>
          <w:color w:val="9876AA"/>
          <w:sz w:val="16"/>
          <w:szCs w:val="16"/>
          <w:lang w:eastAsia="pt-BR"/>
        </w:rPr>
        <w:t>destDir</w:t>
      </w:r>
      <w:r w:rsidRPr="001E1E01">
        <w:rPr>
          <w:rFonts w:ascii="Consolas" w:eastAsia="Times New Roman" w:hAnsi="Consolas" w:cs="Courier New"/>
          <w:color w:val="A9B7C6"/>
          <w:sz w:val="16"/>
          <w:szCs w:val="16"/>
          <w:lang w:eastAsia="pt-BR"/>
        </w:rPr>
        <w:t>.getAbsolutePath</w:t>
      </w:r>
      <w:proofErr w:type="spellEnd"/>
      <w:r w:rsidRPr="001E1E01">
        <w:rPr>
          <w:rFonts w:ascii="Consolas" w:eastAsia="Times New Roman" w:hAnsi="Consolas" w:cs="Courier New"/>
          <w:color w:val="A9B7C6"/>
          <w:sz w:val="16"/>
          <w:szCs w:val="16"/>
          <w:lang w:eastAsia="pt-BR"/>
        </w:rPr>
        <w:t xml:space="preserve">() + </w:t>
      </w:r>
      <w:proofErr w:type="spellStart"/>
      <w:r w:rsidRPr="001E1E01">
        <w:rPr>
          <w:rFonts w:ascii="Consolas" w:eastAsia="Times New Roman" w:hAnsi="Consolas" w:cs="Courier New"/>
          <w:color w:val="9876AA"/>
          <w:sz w:val="16"/>
          <w:szCs w:val="16"/>
          <w:lang w:eastAsia="pt-BR"/>
        </w:rPr>
        <w:t>sep</w:t>
      </w:r>
      <w:proofErr w:type="spellEnd"/>
      <w:r w:rsidRPr="001E1E01">
        <w:rPr>
          <w:rFonts w:ascii="Consolas" w:eastAsia="Times New Roman" w:hAnsi="Consolas" w:cs="Courier New"/>
          <w:color w:val="9876AA"/>
          <w:sz w:val="16"/>
          <w:szCs w:val="16"/>
          <w:lang w:eastAsia="pt-BR"/>
        </w:rPr>
        <w:t xml:space="preserve"> </w:t>
      </w:r>
      <w:r w:rsidRPr="001E1E01">
        <w:rPr>
          <w:rFonts w:ascii="Consolas" w:eastAsia="Times New Roman" w:hAnsi="Consolas" w:cs="Courier New"/>
          <w:color w:val="A9B7C6"/>
          <w:sz w:val="16"/>
          <w:szCs w:val="16"/>
          <w:lang w:eastAsia="pt-BR"/>
        </w:rPr>
        <w:t>+ FILE_NAME))</w:t>
      </w:r>
      <w:r w:rsidRPr="001E1E01">
        <w:rPr>
          <w:rFonts w:ascii="Consolas" w:eastAsia="Times New Roman" w:hAnsi="Consolas" w:cs="Courier New"/>
          <w:color w:val="CC7832"/>
          <w:sz w:val="16"/>
          <w:szCs w:val="16"/>
          <w:lang w:eastAsia="pt-BR"/>
        </w:rPr>
        <w:t>;</w:t>
      </w:r>
      <w:r w:rsidRPr="001E1E01">
        <w:rPr>
          <w:rFonts w:ascii="Consolas" w:eastAsia="Times New Roman" w:hAnsi="Consolas" w:cs="Courier New"/>
          <w:color w:val="CC7832"/>
          <w:sz w:val="16"/>
          <w:szCs w:val="16"/>
          <w:lang w:eastAsia="pt-BR"/>
        </w:rPr>
        <w:br/>
      </w:r>
      <w:r w:rsidRPr="001E1E01">
        <w:rPr>
          <w:rFonts w:ascii="Consolas" w:eastAsia="Times New Roman" w:hAnsi="Consolas" w:cs="Courier New"/>
          <w:color w:val="A9B7C6"/>
          <w:sz w:val="16"/>
          <w:szCs w:val="16"/>
          <w:lang w:eastAsia="pt-BR"/>
        </w:rPr>
        <w:t>}</w:t>
      </w:r>
    </w:p>
    <w:p w:rsidR="00E02CBB" w:rsidRPr="007A335C" w:rsidRDefault="00E02CBB" w:rsidP="007A335C">
      <w:pPr>
        <w:jc w:val="center"/>
        <w:rPr>
          <w:sz w:val="20"/>
        </w:rPr>
      </w:pPr>
      <w:r w:rsidRPr="007A335C">
        <w:rPr>
          <w:sz w:val="20"/>
        </w:rPr>
        <w:t>Fonte: Elaborada pelo Autor</w:t>
      </w:r>
    </w:p>
    <w:p w:rsidR="00AD40B2" w:rsidRDefault="00AD40B2" w:rsidP="00AD40B2">
      <w:pPr>
        <w:pStyle w:val="Ttulo3"/>
      </w:pPr>
      <w:bookmarkStart w:id="139" w:name="_Toc33549470"/>
      <w:r>
        <w:t>4.7.3 O Dashboard</w:t>
      </w:r>
      <w:bookmarkEnd w:id="139"/>
    </w:p>
    <w:p w:rsidR="00AD40B2" w:rsidRDefault="00AD40B2" w:rsidP="00AD40B2">
      <w:r>
        <w:tab/>
        <w:t xml:space="preserve">Após todo o processamento das classes aqui demonstradas, no diretório de destino será gerado o arquivo </w:t>
      </w:r>
      <w:r w:rsidRPr="00587EA9">
        <w:rPr>
          <w:i/>
        </w:rPr>
        <w:t>dashboard.html</w:t>
      </w:r>
      <w:r>
        <w:t>. Este arquivo faz uso da</w:t>
      </w:r>
      <w:r w:rsidR="00FA5E28">
        <w:t xml:space="preserve">s dependências CSS e Javascript </w:t>
      </w:r>
      <w:r>
        <w:t xml:space="preserve">contidas nos subdiretórios </w:t>
      </w:r>
      <w:r w:rsidRPr="008F23AB">
        <w:rPr>
          <w:i/>
        </w:rPr>
        <w:t>css</w:t>
      </w:r>
      <w:r w:rsidR="007E4CC2">
        <w:t>,</w:t>
      </w:r>
      <w:r w:rsidR="00FA5E28">
        <w:t xml:space="preserve"> </w:t>
      </w:r>
      <w:r w:rsidRPr="008F23AB">
        <w:rPr>
          <w:i/>
        </w:rPr>
        <w:t>js</w:t>
      </w:r>
      <w:r>
        <w:t xml:space="preserve"> e a </w:t>
      </w:r>
      <w:proofErr w:type="gramStart"/>
      <w:r>
        <w:t>DC.</w:t>
      </w:r>
      <w:proofErr w:type="gramEnd"/>
      <w:r>
        <w:t xml:space="preserve">js se utiliza do arquivo CSV contido no subdiretório </w:t>
      </w:r>
      <w:r w:rsidRPr="008F23AB">
        <w:rPr>
          <w:i/>
        </w:rPr>
        <w:t>data</w:t>
      </w:r>
      <w:r>
        <w:t>. A figura 2</w:t>
      </w:r>
      <w:r w:rsidR="0014656F">
        <w:t>7</w:t>
      </w:r>
      <w:r>
        <w:t xml:space="preserve"> é uma reprodução de tela de um Dashboard gerado pelo aplicativo </w:t>
      </w:r>
      <w:proofErr w:type="gramStart"/>
      <w:r>
        <w:t>DashGen</w:t>
      </w:r>
      <w:proofErr w:type="gramEnd"/>
      <w:r>
        <w:t>.</w:t>
      </w:r>
    </w:p>
    <w:p w:rsidR="00FA5E28" w:rsidRDefault="00FA5E28" w:rsidP="00AD40B2"/>
    <w:p w:rsidR="00FA5E28" w:rsidRDefault="00FA5E28" w:rsidP="007A335C">
      <w:pPr>
        <w:jc w:val="center"/>
        <w:rPr>
          <w:b/>
          <w:sz w:val="20"/>
        </w:rPr>
      </w:pPr>
      <w:r>
        <w:rPr>
          <w:b/>
          <w:sz w:val="20"/>
        </w:rPr>
        <w:t>Figura 2</w:t>
      </w:r>
      <w:r w:rsidR="0014656F">
        <w:rPr>
          <w:b/>
          <w:sz w:val="20"/>
        </w:rPr>
        <w:t>7</w:t>
      </w:r>
      <w:r>
        <w:rPr>
          <w:b/>
          <w:sz w:val="20"/>
        </w:rPr>
        <w:t xml:space="preserve"> –</w:t>
      </w:r>
      <w:r w:rsidR="00D96863">
        <w:rPr>
          <w:b/>
          <w:sz w:val="20"/>
        </w:rPr>
        <w:t xml:space="preserve"> </w:t>
      </w:r>
      <w:r>
        <w:rPr>
          <w:b/>
          <w:sz w:val="20"/>
        </w:rPr>
        <w:t xml:space="preserve">Dashboard gerado pelo </w:t>
      </w:r>
      <w:proofErr w:type="gramStart"/>
      <w:r>
        <w:rPr>
          <w:b/>
          <w:sz w:val="20"/>
        </w:rPr>
        <w:t>DashGen</w:t>
      </w:r>
      <w:proofErr w:type="gramEnd"/>
    </w:p>
    <w:p w:rsidR="0071613C" w:rsidRDefault="0071613C" w:rsidP="00F64028">
      <w:pPr>
        <w:jc w:val="center"/>
        <w:rPr>
          <w:b/>
          <w:sz w:val="20"/>
        </w:rPr>
      </w:pPr>
      <w:r>
        <w:rPr>
          <w:b/>
          <w:noProof/>
          <w:sz w:val="20"/>
          <w:lang w:eastAsia="pt-BR"/>
        </w:rPr>
        <w:drawing>
          <wp:inline distT="0" distB="0" distL="0" distR="0" wp14:anchorId="596ABDBC" wp14:editId="6EFDB042">
            <wp:extent cx="5405932" cy="3455479"/>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6343" cy="3455742"/>
                    </a:xfrm>
                    <a:prstGeom prst="rect">
                      <a:avLst/>
                    </a:prstGeom>
                    <a:noFill/>
                    <a:ln>
                      <a:noFill/>
                    </a:ln>
                  </pic:spPr>
                </pic:pic>
              </a:graphicData>
            </a:graphic>
          </wp:inline>
        </w:drawing>
      </w:r>
    </w:p>
    <w:p w:rsidR="00FA5E28" w:rsidRPr="007A335C" w:rsidRDefault="00FA5E28" w:rsidP="007A335C">
      <w:pPr>
        <w:jc w:val="center"/>
        <w:rPr>
          <w:sz w:val="20"/>
        </w:rPr>
      </w:pPr>
      <w:bookmarkStart w:id="140" w:name="_GoBack"/>
      <w:r w:rsidRPr="007A335C">
        <w:rPr>
          <w:sz w:val="20"/>
        </w:rPr>
        <w:t>Fonte: Elaborada pelo Autor</w:t>
      </w:r>
    </w:p>
    <w:bookmarkEnd w:id="140"/>
    <w:p w:rsidR="00F64028" w:rsidRDefault="00F64028" w:rsidP="00F64028">
      <w:r>
        <w:lastRenderedPageBreak/>
        <w:tab/>
        <w:t xml:space="preserve">A biblioteca </w:t>
      </w:r>
      <w:proofErr w:type="gramStart"/>
      <w:r>
        <w:t>DC.</w:t>
      </w:r>
      <w:proofErr w:type="gramEnd"/>
      <w:r>
        <w:t>js torna estes gráficos dinâmicos e faz filtros em função das seleções feitas pelo usuário ao clicar sobre um atributo de qualquer dos gráficos.</w:t>
      </w:r>
    </w:p>
    <w:p w:rsidR="00F64028" w:rsidRPr="00FA5E28" w:rsidRDefault="00F64028" w:rsidP="00F64028"/>
    <w:p w:rsidR="00C20B51" w:rsidRDefault="00C20B51" w:rsidP="00C20B51">
      <w:pPr>
        <w:pStyle w:val="Ttulo2"/>
      </w:pPr>
      <w:bookmarkStart w:id="141" w:name="_Toc33549471"/>
      <w:r>
        <w:t xml:space="preserve">4.8 Particularidades do ambiente para execução do </w:t>
      </w:r>
      <w:proofErr w:type="gramStart"/>
      <w:r>
        <w:t>DashGen</w:t>
      </w:r>
      <w:bookmarkEnd w:id="141"/>
      <w:proofErr w:type="gramEnd"/>
    </w:p>
    <w:p w:rsidR="007D4322" w:rsidRDefault="00C20B51" w:rsidP="00C20B51">
      <w:r>
        <w:tab/>
        <w:t xml:space="preserve">O projeto </w:t>
      </w:r>
      <w:proofErr w:type="gramStart"/>
      <w:r>
        <w:t>DashGen</w:t>
      </w:r>
      <w:proofErr w:type="gramEnd"/>
      <w:r>
        <w:t xml:space="preserve"> foi concebido para ser distribuído em um pacote JAR. 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56232">
        <w:t xml:space="preserve"> que define a interface gráfica JavaFX 8 não ser compilado com o pacote, foi também adicionado ao JAR, por questões de facilidade de referencia em tempo de execução. A aplicação foi validada no Windows 10 e no Xubuntu </w:t>
      </w:r>
      <w:proofErr w:type="gramStart"/>
      <w:r w:rsidR="00E56232">
        <w:t>18.04 LTS</w:t>
      </w:r>
      <w:proofErr w:type="gramEnd"/>
      <w:r w:rsidR="00E56232">
        <w:t>, sem qualquer problema quanto à execução, ambos usando o JRE 8u241 da Oracle.</w:t>
      </w:r>
    </w:p>
    <w:p w:rsidR="007D4322" w:rsidRDefault="007D4322" w:rsidP="00C20B51"/>
    <w:p w:rsidR="007D4322" w:rsidRDefault="007D4322" w:rsidP="007D4322">
      <w:pPr>
        <w:pStyle w:val="Ttulo1"/>
      </w:pPr>
      <w:bookmarkStart w:id="142" w:name="_Toc33549472"/>
      <w:proofErr w:type="gramStart"/>
      <w:r>
        <w:t>5</w:t>
      </w:r>
      <w:proofErr w:type="gramEnd"/>
      <w:r>
        <w:t xml:space="preserve"> CONSIDERAÇÕES FINAIS</w:t>
      </w:r>
      <w:bookmarkEnd w:id="142"/>
    </w:p>
    <w:p w:rsidR="007D4322" w:rsidRDefault="007D4322" w:rsidP="007D4322">
      <w:r>
        <w:tab/>
        <w:t xml:space="preserve">A aplicação projetada e desenvolvida como objeto do presente trabalho comprova que a programação generativa baseada em gabaritos é uma alternativa totalmente viável na redução do esforço para geração de documentos de saída com etapas altamente repetitivas. Além disso, fornece uma visão clara de como aplicar geração de documentos compostos usando o Motor de Gabaritos Apache Freemarker. A classe de geração do arquivo final, assim como a classe de manipulação do arquivo CSV podem facilmente ser alteradas e adaptadas a domínios diferentes, garantindo uma </w:t>
      </w:r>
      <w:proofErr w:type="gramStart"/>
      <w:r>
        <w:t>implementação</w:t>
      </w:r>
      <w:proofErr w:type="gramEnd"/>
      <w:r>
        <w:t xml:space="preserve"> </w:t>
      </w:r>
      <w:r w:rsidR="002E4D1E">
        <w:t xml:space="preserve">mais simples em trabalhos que demandem esse tipo de ferramentas. </w:t>
      </w:r>
    </w:p>
    <w:p w:rsidR="004200F4" w:rsidRDefault="004200F4" w:rsidP="007D4322">
      <w:r>
        <w:tab/>
        <w:t xml:space="preserve">O uso da </w:t>
      </w:r>
      <w:proofErr w:type="gramStart"/>
      <w:r>
        <w:t>DC.</w:t>
      </w:r>
      <w:proofErr w:type="gramEnd"/>
      <w:r>
        <w:t xml:space="preserve">js e suas dependências também se mostrou como uma ferramenta poderosa, útil e gratuita na geração de relatórios gráficos com filtros dinâmicos. A velocidade do redesenho dos gráficos </w:t>
      </w:r>
      <w:r w:rsidR="00EC307C">
        <w:t xml:space="preserve">a cada definição de filtro </w:t>
      </w:r>
      <w:r>
        <w:t>é notadamente alta, mesmo usando arquivos com milhares de registros.</w:t>
      </w:r>
    </w:p>
    <w:p w:rsidR="0075256D" w:rsidRDefault="00FF4D80" w:rsidP="007D4322">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xml:space="preserve">. Lá estão depositados todos os artefatos usados nas etapas de análise, Este trabalho de conclusão de curso e o código fonte do protótipo final </w:t>
      </w:r>
      <w:proofErr w:type="gramStart"/>
      <w:r>
        <w:t>DashGen</w:t>
      </w:r>
      <w:proofErr w:type="gramEnd"/>
      <w:r>
        <w:t>.</w:t>
      </w:r>
    </w:p>
    <w:p w:rsidR="002464D4" w:rsidRDefault="002464D4" w:rsidP="007D4322"/>
    <w:p w:rsidR="002464D4" w:rsidRDefault="002464D4" w:rsidP="002464D4">
      <w:pPr>
        <w:pStyle w:val="Ttulo2"/>
      </w:pPr>
      <w:bookmarkStart w:id="143" w:name="_Toc33549473"/>
      <w:r>
        <w:lastRenderedPageBreak/>
        <w:t>5.1 Sugestões para trabalhos futuros</w:t>
      </w:r>
      <w:bookmarkEnd w:id="143"/>
    </w:p>
    <w:p w:rsidR="002464D4" w:rsidRDefault="002464D4" w:rsidP="002464D4">
      <w:r>
        <w:tab/>
      </w:r>
      <w:r w:rsidR="00E56C21">
        <w:t>Para trabalhos futuros, cabem como sugestões:</w:t>
      </w:r>
    </w:p>
    <w:p w:rsidR="00E56C21" w:rsidRDefault="00E56C21" w:rsidP="00211BA6">
      <w:pPr>
        <w:pStyle w:val="PargrafodaLista"/>
        <w:numPr>
          <w:ilvl w:val="0"/>
          <w:numId w:val="28"/>
        </w:numPr>
        <w:ind w:left="993"/>
      </w:pPr>
      <w:r>
        <w:t xml:space="preserve">Refatoração do código fonte, </w:t>
      </w:r>
      <w:proofErr w:type="gramStart"/>
      <w:r>
        <w:t>otimizando</w:t>
      </w:r>
      <w:proofErr w:type="gramEnd"/>
      <w:r>
        <w:t xml:space="preserve"> as relações entre as classes, melhorando o desempenho da aplicação;</w:t>
      </w:r>
    </w:p>
    <w:p w:rsidR="00E56C21" w:rsidRDefault="00E56C21" w:rsidP="00211BA6">
      <w:pPr>
        <w:pStyle w:val="PargrafodaLista"/>
        <w:numPr>
          <w:ilvl w:val="0"/>
          <w:numId w:val="28"/>
        </w:numPr>
        <w:ind w:left="993"/>
      </w:pPr>
      <w:r>
        <w:t>Transformação do mecanismo de composição em uma biblioteca reutilizável em outros contextos além da geração de Dashboards;</w:t>
      </w:r>
    </w:p>
    <w:p w:rsidR="00E56C21" w:rsidRDefault="00E56C21" w:rsidP="00211BA6">
      <w:pPr>
        <w:pStyle w:val="PargrafodaLista"/>
        <w:numPr>
          <w:ilvl w:val="0"/>
          <w:numId w:val="28"/>
        </w:numPr>
        <w:ind w:left="993"/>
      </w:pPr>
      <w:r>
        <w:t xml:space="preserve">Usando o </w:t>
      </w:r>
      <w:proofErr w:type="gramStart"/>
      <w:r>
        <w:t>DashGen</w:t>
      </w:r>
      <w:proofErr w:type="gramEnd"/>
      <w:r>
        <w:t xml:space="preserve"> como base, criar um artefato nos padrões do projeto Maven, a fim de disponibilizá-lo para a comunidade usuária de software livre, da mesma forma que as bibliotecas utilizadas neste projeto;</w:t>
      </w:r>
    </w:p>
    <w:p w:rsidR="00E56C21" w:rsidRDefault="00E56C21" w:rsidP="00211BA6">
      <w:pPr>
        <w:pStyle w:val="PargrafodaLista"/>
        <w:numPr>
          <w:ilvl w:val="0"/>
          <w:numId w:val="28"/>
        </w:numPr>
        <w:ind w:left="993"/>
      </w:pPr>
      <w:r>
        <w:t>Aprimoramento do projeto, embarcando inteligência artificial capaz de analisar os dados constantes no arquivo CSV a fim de propor quais seriam as melhores representações gráficas para cada tipo de dado identificado;</w:t>
      </w:r>
    </w:p>
    <w:p w:rsidR="00E56C21" w:rsidRDefault="00E56C21" w:rsidP="00211BA6">
      <w:pPr>
        <w:pStyle w:val="PargrafodaLista"/>
        <w:numPr>
          <w:ilvl w:val="0"/>
          <w:numId w:val="28"/>
        </w:numPr>
        <w:ind w:left="993"/>
      </w:pPr>
      <w:r>
        <w:t>Permitir maior personalização do Dashboard, como seleção de cores e modelos de tela pré-definidos;</w:t>
      </w:r>
    </w:p>
    <w:p w:rsidR="00E56C21" w:rsidRPr="002464D4" w:rsidRDefault="00E56C21" w:rsidP="00211BA6">
      <w:pPr>
        <w:pStyle w:val="PargrafodaLista"/>
        <w:numPr>
          <w:ilvl w:val="0"/>
          <w:numId w:val="28"/>
        </w:numPr>
        <w:ind w:left="993"/>
      </w:pPr>
      <w:proofErr w:type="gramStart"/>
      <w:r>
        <w:t>Otimização</w:t>
      </w:r>
      <w:proofErr w:type="gramEnd"/>
      <w:r>
        <w:t xml:space="preserve"> da interface gráfica do usuário, trazendo maior interatividade e tornando-a mais intuitiva.</w:t>
      </w:r>
    </w:p>
    <w:p w:rsidR="00253E56" w:rsidRPr="00E56232" w:rsidRDefault="00253E56" w:rsidP="00C20B51">
      <w:r>
        <w:tab/>
      </w:r>
    </w:p>
    <w:p w:rsidR="00564887" w:rsidRDefault="00564887" w:rsidP="00B37E09">
      <w:r>
        <w:br w:type="page"/>
      </w:r>
    </w:p>
    <w:p w:rsidR="005712B2" w:rsidRDefault="005712B2" w:rsidP="005712B2">
      <w:pPr>
        <w:rPr>
          <w:rFonts w:eastAsiaTheme="majorEastAsia" w:cstheme="majorBidi"/>
          <w:szCs w:val="32"/>
        </w:rPr>
      </w:pPr>
    </w:p>
    <w:p w:rsidR="00246861" w:rsidRDefault="00094E34" w:rsidP="00A931EE">
      <w:pPr>
        <w:pStyle w:val="Ttulo1"/>
      </w:pPr>
      <w:bookmarkStart w:id="144" w:name="_Toc33549474"/>
      <w:proofErr w:type="gramStart"/>
      <w:r>
        <w:t>6</w:t>
      </w:r>
      <w:proofErr w:type="gramEnd"/>
      <w:r w:rsidR="00A931EE">
        <w:t xml:space="preserve"> REFERÊNCIAS</w:t>
      </w:r>
      <w:bookmarkEnd w:id="144"/>
    </w:p>
    <w:p w:rsidR="0081641E" w:rsidRPr="0081641E" w:rsidRDefault="00F57288" w:rsidP="00E56C21">
      <w:pPr>
        <w:widowControl w:val="0"/>
        <w:autoSpaceDE w:val="0"/>
        <w:autoSpaceDN w:val="0"/>
        <w:adjustRightInd w:val="0"/>
        <w:spacing w:before="240" w:line="240" w:lineRule="auto"/>
        <w:rPr>
          <w:rFonts w:cs="Arial"/>
          <w:noProof/>
          <w:szCs w:val="24"/>
        </w:rPr>
      </w:pPr>
      <w:r>
        <w:fldChar w:fldCharType="begin" w:fldLock="1"/>
      </w:r>
      <w:r>
        <w:instrText xml:space="preserve">ADDIN Mendeley Bibliography CSL_BIBLIOGRAPHY </w:instrText>
      </w:r>
      <w:r>
        <w:fldChar w:fldCharType="separate"/>
      </w:r>
      <w:r w:rsidR="0081641E" w:rsidRPr="0081641E">
        <w:rPr>
          <w:rFonts w:cs="Arial"/>
          <w:noProof/>
          <w:szCs w:val="24"/>
        </w:rPr>
        <w:t xml:space="preserve">ACADEMIAIN. </w:t>
      </w:r>
      <w:r w:rsidR="0081641E" w:rsidRPr="0081641E">
        <w:rPr>
          <w:rFonts w:cs="Arial"/>
          <w:b/>
          <w:bCs/>
          <w:noProof/>
          <w:szCs w:val="24"/>
        </w:rPr>
        <w:t>QLIK SENSE: O QUE É, COMO FUNCIONA E QUAIS AS VANTAGENS?</w:t>
      </w:r>
      <w:r w:rsidR="0081641E" w:rsidRPr="0081641E">
        <w:rPr>
          <w:rFonts w:cs="Arial"/>
          <w:noProof/>
          <w:szCs w:val="24"/>
        </w:rPr>
        <w:t xml:space="preserve">. </w:t>
      </w:r>
      <w:r w:rsidR="0081641E" w:rsidRPr="0081641E">
        <w:rPr>
          <w:rFonts w:cs="Arial"/>
          <w:i/>
          <w:iCs/>
          <w:noProof/>
          <w:szCs w:val="24"/>
        </w:rPr>
        <w:t>[s. l.]</w:t>
      </w:r>
      <w:r w:rsidR="0081641E" w:rsidRPr="0081641E">
        <w:rPr>
          <w:rFonts w:cs="Arial"/>
          <w:noProof/>
          <w:szCs w:val="24"/>
        </w:rPr>
        <w:t xml:space="preserve">, 2019. Disponível em: https://blog.academiain1.com.br/qlik-sense-o-que-e-como-funciona-e-quais-as-vantagens/. Acesso em: 10 jan. 2020.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The Apache Velocity Project</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2019a. Disponível em: https://velocity.apache.org/. Acesso em: 7 jan.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Changes Report - 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2019b. Disponível em: https://velocity.apache.org/engine/devel/changes.html. Acesso em: 22 ago.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Version History - Apache Freemarker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2019c. Disponível em: https://freemarker.apache.org/docs/app_versions.html. Acesso em: 25 ago.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What is Maven</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2019d. Disponível em: https://maven.apache.org/what-is-maven.html. Acesso em: 1 ago.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Apache Commons CSV</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2019e. Disponível em: https://commons.apache.org/proper/commons-csv/index.html. Acesso em: 2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Apache Netbeans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2019f. Disponível em: https://netbeans.org/. Acesso em: 12 jan.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FreeMarker Java Template Engine</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https://freemarker.apache.org/index.html. Acesso em: 1 jun.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ASTAH. </w:t>
      </w:r>
      <w:r w:rsidRPr="0081641E">
        <w:rPr>
          <w:rFonts w:cs="Arial"/>
          <w:b/>
          <w:bCs/>
          <w:noProof/>
          <w:szCs w:val="24"/>
        </w:rPr>
        <w:t>Astah UML</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http://astah.net/editions/uml-new. Acesso em: 10 jan. 2020.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BAELDUNG.COM. </w:t>
      </w:r>
      <w:r w:rsidRPr="0081641E">
        <w:rPr>
          <w:rFonts w:cs="Arial"/>
          <w:b/>
          <w:bCs/>
          <w:noProof/>
          <w:szCs w:val="24"/>
        </w:rPr>
        <w:t>Introduction to 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2017. Disponível em: https://www.baeldung.com/apache-velocity. Acesso em: 7 jan.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BERGEN, Jeroen Van. </w:t>
      </w:r>
      <w:r w:rsidRPr="0081641E">
        <w:rPr>
          <w:rFonts w:cs="Arial"/>
          <w:b/>
          <w:bCs/>
          <w:noProof/>
          <w:szCs w:val="24"/>
        </w:rPr>
        <w:t>Velocity or FreeMarker? Two open source Java-based template engines compared</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2007. Disponível em: https://www.javaworld.com/article/2077797/open-source-tools/velocity-or-freemarker.html. Acesso em: 29 ago.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BEZERRA, Eduardo. </w:t>
      </w:r>
      <w:r w:rsidRPr="0081641E">
        <w:rPr>
          <w:rFonts w:cs="Arial"/>
          <w:b/>
          <w:bCs/>
          <w:noProof/>
          <w:szCs w:val="24"/>
        </w:rPr>
        <w:t>Princípios de Análise e Projeto de Sistemas com UML</w:t>
      </w:r>
      <w:r w:rsidRPr="0081641E">
        <w:rPr>
          <w:rFonts w:cs="Arial"/>
          <w:noProof/>
          <w:szCs w:val="24"/>
        </w:rPr>
        <w:t xml:space="preserve">. 3. ed. Rio de Janeiro: Elsevier, 2015.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BOSTOCK, Mike </w:t>
      </w:r>
      <w:r w:rsidRPr="0081641E">
        <w:rPr>
          <w:rFonts w:cs="Arial"/>
          <w:i/>
          <w:iCs/>
          <w:noProof/>
          <w:szCs w:val="24"/>
        </w:rPr>
        <w:t>et al.</w:t>
      </w:r>
      <w:r w:rsidRPr="0081641E">
        <w:rPr>
          <w:rFonts w:cs="Arial"/>
          <w:noProof/>
          <w:szCs w:val="24"/>
        </w:rPr>
        <w:t xml:space="preserve"> </w:t>
      </w:r>
      <w:r w:rsidRPr="0081641E">
        <w:rPr>
          <w:rFonts w:cs="Arial"/>
          <w:b/>
          <w:bCs/>
          <w:noProof/>
          <w:szCs w:val="24"/>
        </w:rPr>
        <w:t>D3.js - Data Driven Documents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https://d3js.org/. Acesso em: 10 nov.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CROSSFILTER ORGANIZATION. </w:t>
      </w:r>
      <w:r w:rsidRPr="0081641E">
        <w:rPr>
          <w:rFonts w:cs="Arial"/>
          <w:b/>
          <w:bCs/>
          <w:noProof/>
          <w:szCs w:val="24"/>
        </w:rPr>
        <w:t>Crossfilter js library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https://github.com/crossfilter/crossfilter. Acesso em: 2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CRUZ, Sérgio Aparecido Braga; MOURA, Maria Fernanda. </w:t>
      </w:r>
      <w:r w:rsidRPr="0081641E">
        <w:rPr>
          <w:rFonts w:cs="Arial"/>
          <w:b/>
          <w:bCs/>
          <w:noProof/>
          <w:szCs w:val="24"/>
        </w:rPr>
        <w:t>Formatação de Dados Usando a Ferramenta Velocity</w:t>
      </w:r>
      <w:r w:rsidRPr="0081641E">
        <w:rPr>
          <w:rFonts w:cs="Arial"/>
          <w:noProof/>
          <w:szCs w:val="24"/>
        </w:rPr>
        <w:t xml:space="preserve">. 2002. </w:t>
      </w:r>
      <w:r w:rsidRPr="0081641E">
        <w:rPr>
          <w:rFonts w:cs="Arial"/>
          <w:i/>
          <w:iCs/>
          <w:noProof/>
          <w:szCs w:val="24"/>
        </w:rPr>
        <w:t>[s. l.]</w:t>
      </w:r>
      <w:r w:rsidRPr="0081641E">
        <w:rPr>
          <w:rFonts w:cs="Arial"/>
          <w:noProof/>
          <w:szCs w:val="24"/>
        </w:rPr>
        <w:t>, 2002.</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lastRenderedPageBreak/>
        <w:t xml:space="preserve">JETBRAINS. </w:t>
      </w:r>
      <w:r w:rsidRPr="0081641E">
        <w:rPr>
          <w:rFonts w:cs="Arial"/>
          <w:b/>
          <w:bCs/>
          <w:noProof/>
          <w:szCs w:val="24"/>
        </w:rPr>
        <w:t>IntelliJ IDEA</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https://www.jetbrains.com/idea/. Acesso em: 12 jan. 2020.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KRUEGER, Charles W. Software reuse. </w:t>
      </w:r>
      <w:r w:rsidRPr="0081641E">
        <w:rPr>
          <w:rFonts w:cs="Arial"/>
          <w:b/>
          <w:bCs/>
          <w:noProof/>
          <w:szCs w:val="24"/>
        </w:rPr>
        <w:t>ACM Computing Surveys</w:t>
      </w:r>
      <w:r w:rsidRPr="0081641E">
        <w:rPr>
          <w:rFonts w:cs="Arial"/>
          <w:noProof/>
          <w:szCs w:val="24"/>
        </w:rPr>
        <w:t xml:space="preserve">, </w:t>
      </w:r>
      <w:r w:rsidRPr="0081641E">
        <w:rPr>
          <w:rFonts w:cs="Arial"/>
          <w:i/>
          <w:iCs/>
          <w:noProof/>
          <w:szCs w:val="24"/>
        </w:rPr>
        <w:t>[S. l.]</w:t>
      </w:r>
      <w:r w:rsidRPr="0081641E">
        <w:rPr>
          <w:rFonts w:cs="Arial"/>
          <w:noProof/>
          <w:szCs w:val="24"/>
        </w:rPr>
        <w:t>, v. 24, n. 2, p. 131–183, 1992. Disponível em: https://www.cs.ait.ac.th/~on/O/oreilly/perl/advprog/ch17_01.htm</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LUCRÉDIO, Daniel. Uma Abordagem Orientada a Modelos para Reutilização de Software. </w:t>
      </w:r>
      <w:r w:rsidRPr="0081641E">
        <w:rPr>
          <w:rFonts w:cs="Arial"/>
          <w:i/>
          <w:iCs/>
          <w:noProof/>
          <w:szCs w:val="24"/>
        </w:rPr>
        <w:t>[S. l.]</w:t>
      </w:r>
      <w:r w:rsidRPr="0081641E">
        <w:rPr>
          <w:rFonts w:cs="Arial"/>
          <w:noProof/>
          <w:szCs w:val="24"/>
        </w:rPr>
        <w:t xml:space="preserve">, p. 277, 2009.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MICROSOFT. </w:t>
      </w:r>
      <w:r w:rsidRPr="0081641E">
        <w:rPr>
          <w:rFonts w:cs="Arial"/>
          <w:b/>
          <w:bCs/>
          <w:noProof/>
          <w:szCs w:val="24"/>
        </w:rPr>
        <w:t>O que é o PowerBI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https://docs.microsoft.com/pt-br/power-bi/desktop-what-is-desktop. Acesso em: 12 out.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MOURA, Maria Fernanda </w:t>
      </w:r>
      <w:r w:rsidRPr="0081641E">
        <w:rPr>
          <w:rFonts w:cs="Arial"/>
          <w:i/>
          <w:iCs/>
          <w:noProof/>
          <w:szCs w:val="24"/>
        </w:rPr>
        <w:t>et al.</w:t>
      </w:r>
      <w:r w:rsidRPr="0081641E">
        <w:rPr>
          <w:rFonts w:cs="Arial"/>
          <w:noProof/>
          <w:szCs w:val="24"/>
        </w:rPr>
        <w:t xml:space="preserve"> </w:t>
      </w:r>
      <w:r w:rsidRPr="0081641E">
        <w:rPr>
          <w:rFonts w:cs="Arial"/>
          <w:b/>
          <w:bCs/>
          <w:noProof/>
          <w:szCs w:val="24"/>
        </w:rPr>
        <w:t>Comunicado Técnico Uma Análise Comparativa das Soluções Tecnológicas Utilizadas nas Apresentações de Dados da Agência de Informação Embrapa</w:t>
      </w:r>
      <w:r w:rsidRPr="0081641E">
        <w:rPr>
          <w:rFonts w:cs="Arial"/>
          <w:noProof/>
          <w:szCs w:val="24"/>
        </w:rPr>
        <w:t xml:space="preserve">. 2004. - Embrapa, </w:t>
      </w:r>
      <w:r w:rsidRPr="0081641E">
        <w:rPr>
          <w:rFonts w:cs="Arial"/>
          <w:i/>
          <w:iCs/>
          <w:noProof/>
          <w:szCs w:val="24"/>
        </w:rPr>
        <w:t>[s. l.]</w:t>
      </w:r>
      <w:r w:rsidRPr="0081641E">
        <w:rPr>
          <w:rFonts w:cs="Arial"/>
          <w:noProof/>
          <w:szCs w:val="24"/>
        </w:rPr>
        <w:t>, 2004.</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ORACLE. </w:t>
      </w:r>
      <w:r w:rsidRPr="0081641E">
        <w:rPr>
          <w:rFonts w:cs="Arial"/>
          <w:b/>
          <w:bCs/>
          <w:noProof/>
          <w:szCs w:val="24"/>
        </w:rPr>
        <w:t>Oracle - JavaFX Overview(Release 8)</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https://docs.oracle.com/javase/8/javafx/get-started-tutorial/jfx-overview.htm. Acesso em: 2 dez.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QLIK. </w:t>
      </w:r>
      <w:r w:rsidRPr="0081641E">
        <w:rPr>
          <w:rFonts w:cs="Arial"/>
          <w:b/>
          <w:bCs/>
          <w:noProof/>
          <w:szCs w:val="24"/>
        </w:rPr>
        <w:t>Qlik Sense - Plataforma de análise de dados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https://www.qlik.com/pt-br/products/qlik-sense. Acesso em: 10 jan. 2020.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RAUDJÄRV, Rein. </w:t>
      </w:r>
      <w:r w:rsidRPr="0081641E">
        <w:rPr>
          <w:rFonts w:cs="Arial"/>
          <w:b/>
          <w:bCs/>
          <w:noProof/>
          <w:szCs w:val="24"/>
        </w:rPr>
        <w:t>ZT-ZIP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https://github.com/zeroturnaround/zt-zip. Acesso em: 10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SHIMABUKURO JUNIOR, Edison Kicho. Um Gerador de aplicações configurável. </w:t>
      </w:r>
      <w:r w:rsidRPr="0081641E">
        <w:rPr>
          <w:rFonts w:cs="Arial"/>
          <w:i/>
          <w:iCs/>
          <w:noProof/>
          <w:szCs w:val="24"/>
        </w:rPr>
        <w:t>[S. l.]</w:t>
      </w:r>
      <w:r w:rsidRPr="0081641E">
        <w:rPr>
          <w:rFonts w:cs="Arial"/>
          <w:noProof/>
          <w:szCs w:val="24"/>
        </w:rPr>
        <w:t xml:space="preserve">,  2006.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SOMATIVA. </w:t>
      </w:r>
      <w:r w:rsidRPr="0081641E">
        <w:rPr>
          <w:rFonts w:cs="Arial"/>
          <w:b/>
          <w:bCs/>
          <w:noProof/>
          <w:szCs w:val="24"/>
        </w:rPr>
        <w:t>Tableau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http://www.somativa.com.br/tableau-desktop. Acesso em: 12 out.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SOMMERVILLE, Ian. </w:t>
      </w:r>
      <w:r w:rsidRPr="0081641E">
        <w:rPr>
          <w:rFonts w:cs="Arial"/>
          <w:b/>
          <w:bCs/>
          <w:noProof/>
          <w:szCs w:val="24"/>
        </w:rPr>
        <w:t>Engenharia de Software</w:t>
      </w:r>
      <w:r w:rsidRPr="0081641E">
        <w:rPr>
          <w:rFonts w:cs="Arial"/>
          <w:noProof/>
          <w:szCs w:val="24"/>
        </w:rPr>
        <w:t xml:space="preserve">. 3. ed. Sao Paulo: Pearson, 2013.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SYRIANI, Eugene; LUHUNU, Lechanceux; SAHRAOUI, Houari. Systematic mapping study of template-based code generation. </w:t>
      </w:r>
      <w:r w:rsidRPr="0081641E">
        <w:rPr>
          <w:rFonts w:cs="Arial"/>
          <w:b/>
          <w:bCs/>
          <w:noProof/>
          <w:szCs w:val="24"/>
        </w:rPr>
        <w:t>Computer Languages, Systems and Structures</w:t>
      </w:r>
      <w:r w:rsidRPr="0081641E">
        <w:rPr>
          <w:rFonts w:cs="Arial"/>
          <w:noProof/>
          <w:szCs w:val="24"/>
        </w:rPr>
        <w:t xml:space="preserve">, </w:t>
      </w:r>
      <w:r w:rsidRPr="0081641E">
        <w:rPr>
          <w:rFonts w:cs="Arial"/>
          <w:i/>
          <w:iCs/>
          <w:noProof/>
          <w:szCs w:val="24"/>
        </w:rPr>
        <w:t>[S. l.]</w:t>
      </w:r>
      <w:r w:rsidRPr="0081641E">
        <w:rPr>
          <w:rFonts w:cs="Arial"/>
          <w:noProof/>
          <w:szCs w:val="24"/>
        </w:rPr>
        <w:t xml:space="preserve">, v. 52, p. 43–62,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TABLEAU. </w:t>
      </w:r>
      <w:r w:rsidRPr="0081641E">
        <w:rPr>
          <w:rFonts w:cs="Arial"/>
          <w:b/>
          <w:bCs/>
          <w:noProof/>
          <w:szCs w:val="24"/>
        </w:rPr>
        <w:t>Tableau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https://www.tableau.com/pt-br/products/desktop. Acesso em: 12 dez.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TEAM DC.JS. </w:t>
      </w:r>
      <w:r w:rsidRPr="0081641E">
        <w:rPr>
          <w:rFonts w:cs="Arial"/>
          <w:b/>
          <w:bCs/>
          <w:noProof/>
          <w:szCs w:val="24"/>
        </w:rPr>
        <w:t>dc.js - Dimensional Charting Javascript Library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https://dc-js.github.io/dc.js/. Acesso em: 10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TUTORIALSPOINT. </w:t>
      </w:r>
      <w:r w:rsidRPr="0081641E">
        <w:rPr>
          <w:rFonts w:cs="Arial"/>
          <w:b/>
          <w:bCs/>
          <w:noProof/>
          <w:szCs w:val="24"/>
        </w:rPr>
        <w:t>Tutorialspoint - DC.js tutorials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https://www.tutorialspoint.com/dcjs/. Acesso em: 11 nov.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Apache FreeMarker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https://en.wikipedia.org/wiki/Apache_FreeMarker. Acesso em: 25 nov.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lastRenderedPageBreak/>
        <w:t xml:space="preserve">WIKIPEDIA.ORG. </w:t>
      </w:r>
      <w:r w:rsidRPr="0081641E">
        <w:rPr>
          <w:rFonts w:cs="Arial"/>
          <w:b/>
          <w:bCs/>
          <w:noProof/>
          <w:szCs w:val="24"/>
        </w:rPr>
        <w:t>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2019a. Disponível em: https://en.wikipedia.org/wiki/Apache_Velocity.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Apache Maven</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2019b. Disponível em: https://pt.wikipedia.org/wiki/Apache_Maven. Acesso em: 22 ago.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JavaFX</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2019c. Disponível em: https://en.wikipedia.org/wiki/JavaFX. Acesso em: 11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MVC</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2019d. Disponível em: https://pt.wikipedia.org/wiki/MVC. Acesso em: 11 dez.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Template Processor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https://en.wikipedia.org/wiki/Template_processor. Acesso em: 6 fev. 2020. </w:t>
      </w:r>
    </w:p>
    <w:p w:rsidR="0081641E" w:rsidRPr="0081641E" w:rsidRDefault="0081641E" w:rsidP="00E56C21">
      <w:pPr>
        <w:widowControl w:val="0"/>
        <w:autoSpaceDE w:val="0"/>
        <w:autoSpaceDN w:val="0"/>
        <w:adjustRightInd w:val="0"/>
        <w:spacing w:before="240" w:line="240" w:lineRule="auto"/>
        <w:rPr>
          <w:rFonts w:cs="Arial"/>
          <w:noProof/>
        </w:rPr>
      </w:pPr>
      <w:r w:rsidRPr="0081641E">
        <w:rPr>
          <w:rFonts w:cs="Arial"/>
          <w:noProof/>
          <w:szCs w:val="24"/>
        </w:rPr>
        <w:t xml:space="preserve">XNAT.ORG. </w:t>
      </w:r>
      <w:r w:rsidRPr="0081641E">
        <w:rPr>
          <w:rFonts w:cs="Arial"/>
          <w:b/>
          <w:bCs/>
          <w:noProof/>
          <w:szCs w:val="24"/>
        </w:rPr>
        <w:t>Apache Velocity Cheatsheet</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https://wiki.xnat.org/docs16/4-developer-documentation/xnat-codex/velocity-cheat-sheet. Acesso em: 7 ago. 2019. </w:t>
      </w:r>
    </w:p>
    <w:p w:rsidR="007E4AAE" w:rsidRPr="003A5E58" w:rsidRDefault="00F57288" w:rsidP="00E56C21">
      <w:pPr>
        <w:widowControl w:val="0"/>
        <w:autoSpaceDE w:val="0"/>
        <w:autoSpaceDN w:val="0"/>
        <w:adjustRightInd w:val="0"/>
        <w:spacing w:before="240" w:line="240" w:lineRule="auto"/>
      </w:pPr>
      <w:r>
        <w:fldChar w:fldCharType="end"/>
      </w:r>
    </w:p>
    <w:sectPr w:rsidR="007E4AAE" w:rsidRPr="003A5E58" w:rsidSect="00423376">
      <w:headerReference w:type="default" r:id="rId31"/>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9EC" w:rsidRDefault="003769EC" w:rsidP="00A253DA">
      <w:pPr>
        <w:spacing w:line="240" w:lineRule="auto"/>
      </w:pPr>
      <w:r>
        <w:separator/>
      </w:r>
    </w:p>
  </w:endnote>
  <w:endnote w:type="continuationSeparator" w:id="0">
    <w:p w:rsidR="003769EC" w:rsidRDefault="003769EC"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9EC" w:rsidRDefault="003769EC" w:rsidP="00A253DA">
      <w:pPr>
        <w:spacing w:line="240" w:lineRule="auto"/>
      </w:pPr>
      <w:r>
        <w:separator/>
      </w:r>
    </w:p>
  </w:footnote>
  <w:footnote w:type="continuationSeparator" w:id="0">
    <w:p w:rsidR="003769EC" w:rsidRDefault="003769EC" w:rsidP="00A253D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B18" w:rsidRDefault="005B1B18">
    <w:pPr>
      <w:pStyle w:val="Cabealho"/>
      <w:jc w:val="right"/>
    </w:pPr>
  </w:p>
  <w:p w:rsidR="005B1B18" w:rsidRDefault="005B1B18" w:rsidP="005B1B18">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376" w:rsidRDefault="00423376">
    <w:pPr>
      <w:pStyle w:val="Cabealho"/>
      <w:jc w:val="right"/>
    </w:pPr>
  </w:p>
  <w:p w:rsidR="005B1B18" w:rsidRDefault="005B1B18" w:rsidP="005B1B18">
    <w:pPr>
      <w:pStyle w:val="Cabealho"/>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9801498"/>
      <w:docPartObj>
        <w:docPartGallery w:val="Page Numbers (Top of Page)"/>
        <w:docPartUnique/>
      </w:docPartObj>
    </w:sdtPr>
    <w:sdtContent>
      <w:p w:rsidR="00423376" w:rsidRDefault="00423376">
        <w:pPr>
          <w:pStyle w:val="Cabealho"/>
          <w:jc w:val="right"/>
        </w:pPr>
        <w:r>
          <w:fldChar w:fldCharType="begin"/>
        </w:r>
        <w:r>
          <w:instrText>PAGE   \* MERGEFORMAT</w:instrText>
        </w:r>
        <w:r>
          <w:fldChar w:fldCharType="separate"/>
        </w:r>
        <w:r w:rsidR="007A335C">
          <w:rPr>
            <w:noProof/>
          </w:rPr>
          <w:t>51</w:t>
        </w:r>
        <w:r>
          <w:fldChar w:fldCharType="end"/>
        </w:r>
      </w:p>
    </w:sdtContent>
  </w:sdt>
  <w:p w:rsidR="00423376" w:rsidRDefault="00423376" w:rsidP="005B1B18">
    <w:pPr>
      <w:pStyle w:val="Cabealh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C500832"/>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16">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19">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22">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5"/>
  </w:num>
  <w:num w:numId="4">
    <w:abstractNumId w:val="7"/>
  </w:num>
  <w:num w:numId="5">
    <w:abstractNumId w:val="11"/>
  </w:num>
  <w:num w:numId="6">
    <w:abstractNumId w:val="0"/>
  </w:num>
  <w:num w:numId="7">
    <w:abstractNumId w:val="18"/>
  </w:num>
  <w:num w:numId="8">
    <w:abstractNumId w:val="25"/>
  </w:num>
  <w:num w:numId="9">
    <w:abstractNumId w:val="16"/>
  </w:num>
  <w:num w:numId="10">
    <w:abstractNumId w:val="24"/>
  </w:num>
  <w:num w:numId="11">
    <w:abstractNumId w:val="2"/>
  </w:num>
  <w:num w:numId="12">
    <w:abstractNumId w:val="1"/>
  </w:num>
  <w:num w:numId="13">
    <w:abstractNumId w:val="15"/>
  </w:num>
  <w:num w:numId="14">
    <w:abstractNumId w:val="17"/>
  </w:num>
  <w:num w:numId="15">
    <w:abstractNumId w:val="9"/>
  </w:num>
  <w:num w:numId="16">
    <w:abstractNumId w:val="22"/>
  </w:num>
  <w:num w:numId="17">
    <w:abstractNumId w:val="6"/>
  </w:num>
  <w:num w:numId="18">
    <w:abstractNumId w:val="19"/>
  </w:num>
  <w:num w:numId="19">
    <w:abstractNumId w:val="26"/>
  </w:num>
  <w:num w:numId="20">
    <w:abstractNumId w:val="20"/>
  </w:num>
  <w:num w:numId="21">
    <w:abstractNumId w:val="13"/>
  </w:num>
  <w:num w:numId="22">
    <w:abstractNumId w:val="4"/>
  </w:num>
  <w:num w:numId="23">
    <w:abstractNumId w:val="14"/>
  </w:num>
  <w:num w:numId="24">
    <w:abstractNumId w:val="3"/>
  </w:num>
  <w:num w:numId="25">
    <w:abstractNumId w:val="23"/>
  </w:num>
  <w:num w:numId="26">
    <w:abstractNumId w:val="12"/>
  </w:num>
  <w:num w:numId="27">
    <w:abstractNumId w:val="21"/>
  </w:num>
  <w:num w:numId="28">
    <w:abstractNumId w:val="10"/>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7"/>
  <w:proofState w:spelling="clean" w:grammar="clean"/>
  <w:revisionView w:markup="0"/>
  <w:doNotTrackFormatting/>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16B"/>
    <w:rsid w:val="0000086B"/>
    <w:rsid w:val="00011895"/>
    <w:rsid w:val="00012A6A"/>
    <w:rsid w:val="0001351D"/>
    <w:rsid w:val="00013555"/>
    <w:rsid w:val="00013D36"/>
    <w:rsid w:val="00015B4E"/>
    <w:rsid w:val="000163A3"/>
    <w:rsid w:val="00017328"/>
    <w:rsid w:val="00020E77"/>
    <w:rsid w:val="00025096"/>
    <w:rsid w:val="00026EB0"/>
    <w:rsid w:val="00030C7E"/>
    <w:rsid w:val="00033C28"/>
    <w:rsid w:val="00035B0C"/>
    <w:rsid w:val="00041DBB"/>
    <w:rsid w:val="00042B73"/>
    <w:rsid w:val="0004492C"/>
    <w:rsid w:val="00046BCD"/>
    <w:rsid w:val="0005095E"/>
    <w:rsid w:val="000514B6"/>
    <w:rsid w:val="000527FF"/>
    <w:rsid w:val="0005301A"/>
    <w:rsid w:val="000535FB"/>
    <w:rsid w:val="0005390B"/>
    <w:rsid w:val="00053D15"/>
    <w:rsid w:val="00061ADB"/>
    <w:rsid w:val="00067EDF"/>
    <w:rsid w:val="00073582"/>
    <w:rsid w:val="0007470D"/>
    <w:rsid w:val="00076846"/>
    <w:rsid w:val="00076BEE"/>
    <w:rsid w:val="00076DA4"/>
    <w:rsid w:val="00085A27"/>
    <w:rsid w:val="00090E95"/>
    <w:rsid w:val="000926E5"/>
    <w:rsid w:val="0009356F"/>
    <w:rsid w:val="00094E34"/>
    <w:rsid w:val="000A639D"/>
    <w:rsid w:val="000B2804"/>
    <w:rsid w:val="000B2D2E"/>
    <w:rsid w:val="000B4220"/>
    <w:rsid w:val="000B5B66"/>
    <w:rsid w:val="000C1CE4"/>
    <w:rsid w:val="000C5D1C"/>
    <w:rsid w:val="000C5D7F"/>
    <w:rsid w:val="000D5BE3"/>
    <w:rsid w:val="000D77CB"/>
    <w:rsid w:val="000E034B"/>
    <w:rsid w:val="000E27DC"/>
    <w:rsid w:val="000F350E"/>
    <w:rsid w:val="000F38DB"/>
    <w:rsid w:val="001021AB"/>
    <w:rsid w:val="00102AB7"/>
    <w:rsid w:val="00103B4F"/>
    <w:rsid w:val="00105E2E"/>
    <w:rsid w:val="00106913"/>
    <w:rsid w:val="00107FEB"/>
    <w:rsid w:val="0011435F"/>
    <w:rsid w:val="00115784"/>
    <w:rsid w:val="00115C4E"/>
    <w:rsid w:val="00116872"/>
    <w:rsid w:val="001219CD"/>
    <w:rsid w:val="00123CCD"/>
    <w:rsid w:val="00131502"/>
    <w:rsid w:val="00133D24"/>
    <w:rsid w:val="00141AF0"/>
    <w:rsid w:val="0014352A"/>
    <w:rsid w:val="00143CBD"/>
    <w:rsid w:val="00145C67"/>
    <w:rsid w:val="00145F3B"/>
    <w:rsid w:val="0014656F"/>
    <w:rsid w:val="00147A06"/>
    <w:rsid w:val="00150837"/>
    <w:rsid w:val="001522DA"/>
    <w:rsid w:val="001540EE"/>
    <w:rsid w:val="00156C9C"/>
    <w:rsid w:val="001573F5"/>
    <w:rsid w:val="00161256"/>
    <w:rsid w:val="00164AF7"/>
    <w:rsid w:val="0016674E"/>
    <w:rsid w:val="0017075E"/>
    <w:rsid w:val="0017439B"/>
    <w:rsid w:val="001769F1"/>
    <w:rsid w:val="0018690B"/>
    <w:rsid w:val="00186B49"/>
    <w:rsid w:val="001879BF"/>
    <w:rsid w:val="00190DCF"/>
    <w:rsid w:val="00190FBF"/>
    <w:rsid w:val="00194846"/>
    <w:rsid w:val="00197402"/>
    <w:rsid w:val="00197B80"/>
    <w:rsid w:val="001A1AE7"/>
    <w:rsid w:val="001A5708"/>
    <w:rsid w:val="001A5AFB"/>
    <w:rsid w:val="001A6AAB"/>
    <w:rsid w:val="001B3BA6"/>
    <w:rsid w:val="001B5346"/>
    <w:rsid w:val="001B60D5"/>
    <w:rsid w:val="001B6C84"/>
    <w:rsid w:val="001B734C"/>
    <w:rsid w:val="001C2268"/>
    <w:rsid w:val="001C22C0"/>
    <w:rsid w:val="001C22CE"/>
    <w:rsid w:val="001C28F6"/>
    <w:rsid w:val="001C76E4"/>
    <w:rsid w:val="001D19D8"/>
    <w:rsid w:val="001D3C2D"/>
    <w:rsid w:val="001D5F3C"/>
    <w:rsid w:val="001D6FED"/>
    <w:rsid w:val="001D7A2E"/>
    <w:rsid w:val="001E1E01"/>
    <w:rsid w:val="001E2AB8"/>
    <w:rsid w:val="001F01BC"/>
    <w:rsid w:val="001F3560"/>
    <w:rsid w:val="001F445A"/>
    <w:rsid w:val="00206BC6"/>
    <w:rsid w:val="00210984"/>
    <w:rsid w:val="00211BA6"/>
    <w:rsid w:val="00215658"/>
    <w:rsid w:val="0023139A"/>
    <w:rsid w:val="00231E88"/>
    <w:rsid w:val="002417AC"/>
    <w:rsid w:val="0024355C"/>
    <w:rsid w:val="002464D4"/>
    <w:rsid w:val="00246861"/>
    <w:rsid w:val="002478DD"/>
    <w:rsid w:val="00250E1D"/>
    <w:rsid w:val="0025109C"/>
    <w:rsid w:val="00251F4F"/>
    <w:rsid w:val="00253E56"/>
    <w:rsid w:val="002555FD"/>
    <w:rsid w:val="00255BEF"/>
    <w:rsid w:val="0025716D"/>
    <w:rsid w:val="00260F26"/>
    <w:rsid w:val="00264804"/>
    <w:rsid w:val="00266375"/>
    <w:rsid w:val="00266BE8"/>
    <w:rsid w:val="002678B9"/>
    <w:rsid w:val="00270D64"/>
    <w:rsid w:val="002721F6"/>
    <w:rsid w:val="00272C91"/>
    <w:rsid w:val="00272CA1"/>
    <w:rsid w:val="00273DE0"/>
    <w:rsid w:val="002763A7"/>
    <w:rsid w:val="00284134"/>
    <w:rsid w:val="002844D6"/>
    <w:rsid w:val="00286749"/>
    <w:rsid w:val="002876B1"/>
    <w:rsid w:val="0029008A"/>
    <w:rsid w:val="00290739"/>
    <w:rsid w:val="00290C24"/>
    <w:rsid w:val="0029243E"/>
    <w:rsid w:val="00296488"/>
    <w:rsid w:val="002A1027"/>
    <w:rsid w:val="002A1D75"/>
    <w:rsid w:val="002A7825"/>
    <w:rsid w:val="002B097B"/>
    <w:rsid w:val="002B0D9E"/>
    <w:rsid w:val="002B2829"/>
    <w:rsid w:val="002B3B34"/>
    <w:rsid w:val="002B7DBB"/>
    <w:rsid w:val="002C1B96"/>
    <w:rsid w:val="002C4EB9"/>
    <w:rsid w:val="002D2BDF"/>
    <w:rsid w:val="002D2FE8"/>
    <w:rsid w:val="002D483C"/>
    <w:rsid w:val="002D4CD9"/>
    <w:rsid w:val="002E16A8"/>
    <w:rsid w:val="002E3F3F"/>
    <w:rsid w:val="002E47A8"/>
    <w:rsid w:val="002E4D1E"/>
    <w:rsid w:val="002E60B5"/>
    <w:rsid w:val="002F5C70"/>
    <w:rsid w:val="002F6905"/>
    <w:rsid w:val="00304147"/>
    <w:rsid w:val="00304AB2"/>
    <w:rsid w:val="00305883"/>
    <w:rsid w:val="00310E7A"/>
    <w:rsid w:val="00311A62"/>
    <w:rsid w:val="00312000"/>
    <w:rsid w:val="003134C9"/>
    <w:rsid w:val="00313606"/>
    <w:rsid w:val="00313CFD"/>
    <w:rsid w:val="003144D6"/>
    <w:rsid w:val="00314F49"/>
    <w:rsid w:val="00315C8F"/>
    <w:rsid w:val="003173F5"/>
    <w:rsid w:val="00317B75"/>
    <w:rsid w:val="00317D97"/>
    <w:rsid w:val="003232F1"/>
    <w:rsid w:val="00327101"/>
    <w:rsid w:val="0032796A"/>
    <w:rsid w:val="00330CFA"/>
    <w:rsid w:val="003315C4"/>
    <w:rsid w:val="00333052"/>
    <w:rsid w:val="00334B5B"/>
    <w:rsid w:val="0033716A"/>
    <w:rsid w:val="0034376E"/>
    <w:rsid w:val="00345D68"/>
    <w:rsid w:val="003538C3"/>
    <w:rsid w:val="00353F95"/>
    <w:rsid w:val="00355D8E"/>
    <w:rsid w:val="00355E5E"/>
    <w:rsid w:val="0036198F"/>
    <w:rsid w:val="003620C0"/>
    <w:rsid w:val="0036224B"/>
    <w:rsid w:val="0036345C"/>
    <w:rsid w:val="003644CC"/>
    <w:rsid w:val="0037182B"/>
    <w:rsid w:val="00372E57"/>
    <w:rsid w:val="003742A7"/>
    <w:rsid w:val="003769EC"/>
    <w:rsid w:val="0038020C"/>
    <w:rsid w:val="00381CA2"/>
    <w:rsid w:val="00384936"/>
    <w:rsid w:val="00384ECB"/>
    <w:rsid w:val="003912F2"/>
    <w:rsid w:val="00391B78"/>
    <w:rsid w:val="003A2027"/>
    <w:rsid w:val="003A2814"/>
    <w:rsid w:val="003A4D56"/>
    <w:rsid w:val="003A5E58"/>
    <w:rsid w:val="003B2E61"/>
    <w:rsid w:val="003B34E2"/>
    <w:rsid w:val="003B5A51"/>
    <w:rsid w:val="003B65F4"/>
    <w:rsid w:val="003C3E98"/>
    <w:rsid w:val="003C41E0"/>
    <w:rsid w:val="003C4357"/>
    <w:rsid w:val="003C4598"/>
    <w:rsid w:val="003C4A4A"/>
    <w:rsid w:val="003D0F98"/>
    <w:rsid w:val="003D298D"/>
    <w:rsid w:val="003D385D"/>
    <w:rsid w:val="003D6878"/>
    <w:rsid w:val="003E1734"/>
    <w:rsid w:val="003E4E1B"/>
    <w:rsid w:val="003F07EB"/>
    <w:rsid w:val="003F5476"/>
    <w:rsid w:val="003F63C7"/>
    <w:rsid w:val="003F69F0"/>
    <w:rsid w:val="004007C8"/>
    <w:rsid w:val="004112AD"/>
    <w:rsid w:val="00414034"/>
    <w:rsid w:val="00417958"/>
    <w:rsid w:val="004200F4"/>
    <w:rsid w:val="00420E96"/>
    <w:rsid w:val="00421220"/>
    <w:rsid w:val="00422806"/>
    <w:rsid w:val="00423097"/>
    <w:rsid w:val="00423376"/>
    <w:rsid w:val="00424A87"/>
    <w:rsid w:val="004262BF"/>
    <w:rsid w:val="00431C36"/>
    <w:rsid w:val="00431C43"/>
    <w:rsid w:val="0043562B"/>
    <w:rsid w:val="00437A42"/>
    <w:rsid w:val="00440F0E"/>
    <w:rsid w:val="00440F17"/>
    <w:rsid w:val="0044700A"/>
    <w:rsid w:val="00452F6B"/>
    <w:rsid w:val="00465636"/>
    <w:rsid w:val="004742D1"/>
    <w:rsid w:val="00481544"/>
    <w:rsid w:val="00482FD5"/>
    <w:rsid w:val="004855CF"/>
    <w:rsid w:val="00490E71"/>
    <w:rsid w:val="00494107"/>
    <w:rsid w:val="00495924"/>
    <w:rsid w:val="004A2B95"/>
    <w:rsid w:val="004A39B3"/>
    <w:rsid w:val="004A4E33"/>
    <w:rsid w:val="004A6508"/>
    <w:rsid w:val="004A67F0"/>
    <w:rsid w:val="004B0AEA"/>
    <w:rsid w:val="004B0D78"/>
    <w:rsid w:val="004B3C4D"/>
    <w:rsid w:val="004C19CF"/>
    <w:rsid w:val="004C23F9"/>
    <w:rsid w:val="004C46F8"/>
    <w:rsid w:val="004C632D"/>
    <w:rsid w:val="004C78DE"/>
    <w:rsid w:val="004D1C18"/>
    <w:rsid w:val="004D39E2"/>
    <w:rsid w:val="004D64D2"/>
    <w:rsid w:val="004D7FBC"/>
    <w:rsid w:val="004E0378"/>
    <w:rsid w:val="004E58EF"/>
    <w:rsid w:val="00506BC7"/>
    <w:rsid w:val="0050725C"/>
    <w:rsid w:val="00510BA0"/>
    <w:rsid w:val="00511987"/>
    <w:rsid w:val="00512188"/>
    <w:rsid w:val="00513D41"/>
    <w:rsid w:val="00515083"/>
    <w:rsid w:val="00515336"/>
    <w:rsid w:val="0052361D"/>
    <w:rsid w:val="0052396E"/>
    <w:rsid w:val="00527285"/>
    <w:rsid w:val="005301D8"/>
    <w:rsid w:val="00532B80"/>
    <w:rsid w:val="00542921"/>
    <w:rsid w:val="0054650E"/>
    <w:rsid w:val="00550ECF"/>
    <w:rsid w:val="005521AF"/>
    <w:rsid w:val="00555466"/>
    <w:rsid w:val="005560AD"/>
    <w:rsid w:val="0055626F"/>
    <w:rsid w:val="00561CDA"/>
    <w:rsid w:val="00562127"/>
    <w:rsid w:val="00562A7B"/>
    <w:rsid w:val="00564887"/>
    <w:rsid w:val="00564BB9"/>
    <w:rsid w:val="00565124"/>
    <w:rsid w:val="005712B2"/>
    <w:rsid w:val="00574086"/>
    <w:rsid w:val="00574EDC"/>
    <w:rsid w:val="00577E64"/>
    <w:rsid w:val="0058084F"/>
    <w:rsid w:val="00583612"/>
    <w:rsid w:val="0058441F"/>
    <w:rsid w:val="00585D7D"/>
    <w:rsid w:val="0058645C"/>
    <w:rsid w:val="00587EA9"/>
    <w:rsid w:val="00592ECC"/>
    <w:rsid w:val="0059335C"/>
    <w:rsid w:val="0059346B"/>
    <w:rsid w:val="00593DF7"/>
    <w:rsid w:val="005A0E94"/>
    <w:rsid w:val="005A2118"/>
    <w:rsid w:val="005A61B8"/>
    <w:rsid w:val="005B1B18"/>
    <w:rsid w:val="005B27CD"/>
    <w:rsid w:val="005B5AD8"/>
    <w:rsid w:val="005B702A"/>
    <w:rsid w:val="005B70D0"/>
    <w:rsid w:val="005B75A6"/>
    <w:rsid w:val="005C07B4"/>
    <w:rsid w:val="005C30B0"/>
    <w:rsid w:val="005C5511"/>
    <w:rsid w:val="005C5ECF"/>
    <w:rsid w:val="005C645F"/>
    <w:rsid w:val="005D0641"/>
    <w:rsid w:val="005D1A5C"/>
    <w:rsid w:val="005D1C9C"/>
    <w:rsid w:val="005D26C3"/>
    <w:rsid w:val="005D7A61"/>
    <w:rsid w:val="005E34BA"/>
    <w:rsid w:val="005F1743"/>
    <w:rsid w:val="005F25F2"/>
    <w:rsid w:val="005F3566"/>
    <w:rsid w:val="00600FD0"/>
    <w:rsid w:val="0060323D"/>
    <w:rsid w:val="0060434F"/>
    <w:rsid w:val="00605BB9"/>
    <w:rsid w:val="006073E2"/>
    <w:rsid w:val="006109F9"/>
    <w:rsid w:val="00612020"/>
    <w:rsid w:val="00615B2E"/>
    <w:rsid w:val="00615BF6"/>
    <w:rsid w:val="00616E7B"/>
    <w:rsid w:val="00617750"/>
    <w:rsid w:val="00617D83"/>
    <w:rsid w:val="00620C4D"/>
    <w:rsid w:val="00621532"/>
    <w:rsid w:val="00624E34"/>
    <w:rsid w:val="006268D6"/>
    <w:rsid w:val="00627C9F"/>
    <w:rsid w:val="00630F53"/>
    <w:rsid w:val="00632046"/>
    <w:rsid w:val="00632066"/>
    <w:rsid w:val="00635B8B"/>
    <w:rsid w:val="00637456"/>
    <w:rsid w:val="006519D6"/>
    <w:rsid w:val="00654395"/>
    <w:rsid w:val="00656B5E"/>
    <w:rsid w:val="006574F5"/>
    <w:rsid w:val="00664533"/>
    <w:rsid w:val="00666921"/>
    <w:rsid w:val="00667BBB"/>
    <w:rsid w:val="00673AFF"/>
    <w:rsid w:val="0067652B"/>
    <w:rsid w:val="0067671F"/>
    <w:rsid w:val="00680DCF"/>
    <w:rsid w:val="006811E4"/>
    <w:rsid w:val="00681258"/>
    <w:rsid w:val="0068390C"/>
    <w:rsid w:val="00683CDD"/>
    <w:rsid w:val="00684E1A"/>
    <w:rsid w:val="00687B02"/>
    <w:rsid w:val="0069698E"/>
    <w:rsid w:val="006A373F"/>
    <w:rsid w:val="006A7734"/>
    <w:rsid w:val="006B477E"/>
    <w:rsid w:val="006B7669"/>
    <w:rsid w:val="006C16C2"/>
    <w:rsid w:val="006C4933"/>
    <w:rsid w:val="006D2F59"/>
    <w:rsid w:val="006D7112"/>
    <w:rsid w:val="006E1E85"/>
    <w:rsid w:val="006E3AD4"/>
    <w:rsid w:val="006E4277"/>
    <w:rsid w:val="006E6142"/>
    <w:rsid w:val="00700E68"/>
    <w:rsid w:val="0070101E"/>
    <w:rsid w:val="007112BA"/>
    <w:rsid w:val="00712C95"/>
    <w:rsid w:val="0071322E"/>
    <w:rsid w:val="007149CE"/>
    <w:rsid w:val="0071613C"/>
    <w:rsid w:val="0072024F"/>
    <w:rsid w:val="007222EA"/>
    <w:rsid w:val="00723EFD"/>
    <w:rsid w:val="00727986"/>
    <w:rsid w:val="00731DA9"/>
    <w:rsid w:val="00735E60"/>
    <w:rsid w:val="00741997"/>
    <w:rsid w:val="007432BE"/>
    <w:rsid w:val="007468AB"/>
    <w:rsid w:val="00747C3C"/>
    <w:rsid w:val="00751F8D"/>
    <w:rsid w:val="0075256D"/>
    <w:rsid w:val="00752E62"/>
    <w:rsid w:val="007561CB"/>
    <w:rsid w:val="0076354C"/>
    <w:rsid w:val="00771DDE"/>
    <w:rsid w:val="00774C73"/>
    <w:rsid w:val="0077605A"/>
    <w:rsid w:val="0077716E"/>
    <w:rsid w:val="0077738E"/>
    <w:rsid w:val="00782B19"/>
    <w:rsid w:val="007833D0"/>
    <w:rsid w:val="00786539"/>
    <w:rsid w:val="00787E46"/>
    <w:rsid w:val="00791DE4"/>
    <w:rsid w:val="00793A54"/>
    <w:rsid w:val="00795D60"/>
    <w:rsid w:val="0079727D"/>
    <w:rsid w:val="0079742B"/>
    <w:rsid w:val="007A1550"/>
    <w:rsid w:val="007A335C"/>
    <w:rsid w:val="007A5362"/>
    <w:rsid w:val="007A5A04"/>
    <w:rsid w:val="007B5358"/>
    <w:rsid w:val="007C2F47"/>
    <w:rsid w:val="007C38BC"/>
    <w:rsid w:val="007C38D8"/>
    <w:rsid w:val="007C4C5E"/>
    <w:rsid w:val="007C4F51"/>
    <w:rsid w:val="007C6528"/>
    <w:rsid w:val="007C6545"/>
    <w:rsid w:val="007D01B9"/>
    <w:rsid w:val="007D0E0F"/>
    <w:rsid w:val="007D0F7C"/>
    <w:rsid w:val="007D1098"/>
    <w:rsid w:val="007D4322"/>
    <w:rsid w:val="007D5306"/>
    <w:rsid w:val="007E1041"/>
    <w:rsid w:val="007E4AAE"/>
    <w:rsid w:val="007E4CC2"/>
    <w:rsid w:val="007E7F60"/>
    <w:rsid w:val="007F0D61"/>
    <w:rsid w:val="007F3595"/>
    <w:rsid w:val="007F40EF"/>
    <w:rsid w:val="007F57D1"/>
    <w:rsid w:val="00800975"/>
    <w:rsid w:val="00800DE8"/>
    <w:rsid w:val="00800FD4"/>
    <w:rsid w:val="00802F9F"/>
    <w:rsid w:val="00813447"/>
    <w:rsid w:val="008140C3"/>
    <w:rsid w:val="0081641E"/>
    <w:rsid w:val="008211DF"/>
    <w:rsid w:val="00825F39"/>
    <w:rsid w:val="00827038"/>
    <w:rsid w:val="00831C89"/>
    <w:rsid w:val="00832DB4"/>
    <w:rsid w:val="00840138"/>
    <w:rsid w:val="00841888"/>
    <w:rsid w:val="00843866"/>
    <w:rsid w:val="008453E8"/>
    <w:rsid w:val="00846DD4"/>
    <w:rsid w:val="00851E20"/>
    <w:rsid w:val="00854DE2"/>
    <w:rsid w:val="00854F7A"/>
    <w:rsid w:val="008556E2"/>
    <w:rsid w:val="00857FB2"/>
    <w:rsid w:val="0087408B"/>
    <w:rsid w:val="008815C6"/>
    <w:rsid w:val="00881DD3"/>
    <w:rsid w:val="00885D90"/>
    <w:rsid w:val="00893BF7"/>
    <w:rsid w:val="008944A5"/>
    <w:rsid w:val="008949C9"/>
    <w:rsid w:val="008963B5"/>
    <w:rsid w:val="0089750A"/>
    <w:rsid w:val="008A3460"/>
    <w:rsid w:val="008A3950"/>
    <w:rsid w:val="008A5AB8"/>
    <w:rsid w:val="008B0A58"/>
    <w:rsid w:val="008B5485"/>
    <w:rsid w:val="008C28A9"/>
    <w:rsid w:val="008D2D43"/>
    <w:rsid w:val="008D31BD"/>
    <w:rsid w:val="008D67A1"/>
    <w:rsid w:val="008E1C39"/>
    <w:rsid w:val="008E1DB1"/>
    <w:rsid w:val="008E3978"/>
    <w:rsid w:val="008E5A73"/>
    <w:rsid w:val="008E5E5A"/>
    <w:rsid w:val="008E5EC4"/>
    <w:rsid w:val="008E5F31"/>
    <w:rsid w:val="008E67C5"/>
    <w:rsid w:val="008F23AB"/>
    <w:rsid w:val="008F579F"/>
    <w:rsid w:val="008F7A6C"/>
    <w:rsid w:val="00901045"/>
    <w:rsid w:val="00903246"/>
    <w:rsid w:val="009060FB"/>
    <w:rsid w:val="00911472"/>
    <w:rsid w:val="0091342A"/>
    <w:rsid w:val="009145F5"/>
    <w:rsid w:val="00923686"/>
    <w:rsid w:val="00923F2D"/>
    <w:rsid w:val="00927514"/>
    <w:rsid w:val="00930555"/>
    <w:rsid w:val="00930D65"/>
    <w:rsid w:val="0093222C"/>
    <w:rsid w:val="009337B0"/>
    <w:rsid w:val="00940821"/>
    <w:rsid w:val="00941CF4"/>
    <w:rsid w:val="009462E6"/>
    <w:rsid w:val="00946982"/>
    <w:rsid w:val="00953475"/>
    <w:rsid w:val="009540D6"/>
    <w:rsid w:val="00954770"/>
    <w:rsid w:val="0095639C"/>
    <w:rsid w:val="00957D16"/>
    <w:rsid w:val="009627A7"/>
    <w:rsid w:val="00965822"/>
    <w:rsid w:val="00965D4B"/>
    <w:rsid w:val="009721C4"/>
    <w:rsid w:val="00974654"/>
    <w:rsid w:val="009760D3"/>
    <w:rsid w:val="00977E48"/>
    <w:rsid w:val="009954FB"/>
    <w:rsid w:val="0099743A"/>
    <w:rsid w:val="00997B75"/>
    <w:rsid w:val="009A1997"/>
    <w:rsid w:val="009A361A"/>
    <w:rsid w:val="009A52F0"/>
    <w:rsid w:val="009A5602"/>
    <w:rsid w:val="009A6CCF"/>
    <w:rsid w:val="009B1239"/>
    <w:rsid w:val="009B5DA6"/>
    <w:rsid w:val="009C07DD"/>
    <w:rsid w:val="009C2BFE"/>
    <w:rsid w:val="009C381E"/>
    <w:rsid w:val="009C5596"/>
    <w:rsid w:val="009D1591"/>
    <w:rsid w:val="009D260A"/>
    <w:rsid w:val="009D3C80"/>
    <w:rsid w:val="009D49E6"/>
    <w:rsid w:val="009D60F8"/>
    <w:rsid w:val="009E32CC"/>
    <w:rsid w:val="009F15CB"/>
    <w:rsid w:val="009F43F9"/>
    <w:rsid w:val="009F523D"/>
    <w:rsid w:val="009F5D69"/>
    <w:rsid w:val="00A004B7"/>
    <w:rsid w:val="00A00BDC"/>
    <w:rsid w:val="00A05DC5"/>
    <w:rsid w:val="00A0634E"/>
    <w:rsid w:val="00A07DB5"/>
    <w:rsid w:val="00A11350"/>
    <w:rsid w:val="00A11985"/>
    <w:rsid w:val="00A14F68"/>
    <w:rsid w:val="00A211A2"/>
    <w:rsid w:val="00A21D88"/>
    <w:rsid w:val="00A24BC4"/>
    <w:rsid w:val="00A253DA"/>
    <w:rsid w:val="00A270A3"/>
    <w:rsid w:val="00A3712E"/>
    <w:rsid w:val="00A41A6D"/>
    <w:rsid w:val="00A5557A"/>
    <w:rsid w:val="00A570F9"/>
    <w:rsid w:val="00A57B86"/>
    <w:rsid w:val="00A57E78"/>
    <w:rsid w:val="00A60F00"/>
    <w:rsid w:val="00A61618"/>
    <w:rsid w:val="00A62D35"/>
    <w:rsid w:val="00A77496"/>
    <w:rsid w:val="00A80778"/>
    <w:rsid w:val="00A90B67"/>
    <w:rsid w:val="00A92E67"/>
    <w:rsid w:val="00A931EE"/>
    <w:rsid w:val="00A961C7"/>
    <w:rsid w:val="00A968C9"/>
    <w:rsid w:val="00A96D87"/>
    <w:rsid w:val="00AA5CAD"/>
    <w:rsid w:val="00AA78C2"/>
    <w:rsid w:val="00AB4845"/>
    <w:rsid w:val="00AB7A2D"/>
    <w:rsid w:val="00AC0907"/>
    <w:rsid w:val="00AC2A32"/>
    <w:rsid w:val="00AC3440"/>
    <w:rsid w:val="00AC41CB"/>
    <w:rsid w:val="00AC4370"/>
    <w:rsid w:val="00AC5651"/>
    <w:rsid w:val="00AD0249"/>
    <w:rsid w:val="00AD2947"/>
    <w:rsid w:val="00AD40B2"/>
    <w:rsid w:val="00AD56E0"/>
    <w:rsid w:val="00AD5973"/>
    <w:rsid w:val="00AD5F93"/>
    <w:rsid w:val="00AE0ADF"/>
    <w:rsid w:val="00AE36B3"/>
    <w:rsid w:val="00AE44ED"/>
    <w:rsid w:val="00AE5F28"/>
    <w:rsid w:val="00AE70AE"/>
    <w:rsid w:val="00AE7715"/>
    <w:rsid w:val="00AF1C13"/>
    <w:rsid w:val="00AF2565"/>
    <w:rsid w:val="00AF6828"/>
    <w:rsid w:val="00B009F9"/>
    <w:rsid w:val="00B113A2"/>
    <w:rsid w:val="00B11D27"/>
    <w:rsid w:val="00B15C98"/>
    <w:rsid w:val="00B20D9D"/>
    <w:rsid w:val="00B21778"/>
    <w:rsid w:val="00B237EA"/>
    <w:rsid w:val="00B26CEE"/>
    <w:rsid w:val="00B30AB7"/>
    <w:rsid w:val="00B33797"/>
    <w:rsid w:val="00B36747"/>
    <w:rsid w:val="00B37E09"/>
    <w:rsid w:val="00B41144"/>
    <w:rsid w:val="00B50410"/>
    <w:rsid w:val="00B50B3C"/>
    <w:rsid w:val="00B54485"/>
    <w:rsid w:val="00B55874"/>
    <w:rsid w:val="00B61832"/>
    <w:rsid w:val="00B66370"/>
    <w:rsid w:val="00B70328"/>
    <w:rsid w:val="00B7095A"/>
    <w:rsid w:val="00B71434"/>
    <w:rsid w:val="00B765DF"/>
    <w:rsid w:val="00B80401"/>
    <w:rsid w:val="00B80B81"/>
    <w:rsid w:val="00B818B6"/>
    <w:rsid w:val="00B82E89"/>
    <w:rsid w:val="00B87C3B"/>
    <w:rsid w:val="00B92F18"/>
    <w:rsid w:val="00B9461F"/>
    <w:rsid w:val="00B95A8E"/>
    <w:rsid w:val="00BA0AD1"/>
    <w:rsid w:val="00BA159D"/>
    <w:rsid w:val="00BA30A6"/>
    <w:rsid w:val="00BB1FBB"/>
    <w:rsid w:val="00BB3544"/>
    <w:rsid w:val="00BB54E9"/>
    <w:rsid w:val="00BB69EE"/>
    <w:rsid w:val="00BC05E8"/>
    <w:rsid w:val="00BE07B0"/>
    <w:rsid w:val="00BE0C2E"/>
    <w:rsid w:val="00BE16D3"/>
    <w:rsid w:val="00BE39AF"/>
    <w:rsid w:val="00BE59E8"/>
    <w:rsid w:val="00BF02C4"/>
    <w:rsid w:val="00BF40DA"/>
    <w:rsid w:val="00BF799F"/>
    <w:rsid w:val="00C01B7D"/>
    <w:rsid w:val="00C04EF3"/>
    <w:rsid w:val="00C07727"/>
    <w:rsid w:val="00C13E5E"/>
    <w:rsid w:val="00C17094"/>
    <w:rsid w:val="00C17F34"/>
    <w:rsid w:val="00C20B51"/>
    <w:rsid w:val="00C26654"/>
    <w:rsid w:val="00C4192F"/>
    <w:rsid w:val="00C44BC1"/>
    <w:rsid w:val="00C4774C"/>
    <w:rsid w:val="00C529DF"/>
    <w:rsid w:val="00C52A46"/>
    <w:rsid w:val="00C53725"/>
    <w:rsid w:val="00C53C68"/>
    <w:rsid w:val="00C725C0"/>
    <w:rsid w:val="00C727FB"/>
    <w:rsid w:val="00C75D58"/>
    <w:rsid w:val="00C76B10"/>
    <w:rsid w:val="00C80F86"/>
    <w:rsid w:val="00C83BBA"/>
    <w:rsid w:val="00C84D30"/>
    <w:rsid w:val="00C85C22"/>
    <w:rsid w:val="00C96C87"/>
    <w:rsid w:val="00CA0D22"/>
    <w:rsid w:val="00CA4EDC"/>
    <w:rsid w:val="00CA58D3"/>
    <w:rsid w:val="00CB0B74"/>
    <w:rsid w:val="00CB4037"/>
    <w:rsid w:val="00CB4190"/>
    <w:rsid w:val="00CB4EDD"/>
    <w:rsid w:val="00CC537E"/>
    <w:rsid w:val="00CC76A5"/>
    <w:rsid w:val="00CD0335"/>
    <w:rsid w:val="00CD0B3A"/>
    <w:rsid w:val="00CD1926"/>
    <w:rsid w:val="00CD58C9"/>
    <w:rsid w:val="00CD6053"/>
    <w:rsid w:val="00CD7BF6"/>
    <w:rsid w:val="00CE2402"/>
    <w:rsid w:val="00CE3589"/>
    <w:rsid w:val="00CE4420"/>
    <w:rsid w:val="00CF2581"/>
    <w:rsid w:val="00CF37C2"/>
    <w:rsid w:val="00CF41D2"/>
    <w:rsid w:val="00CF51CE"/>
    <w:rsid w:val="00CF63BD"/>
    <w:rsid w:val="00D0465E"/>
    <w:rsid w:val="00D05A20"/>
    <w:rsid w:val="00D16876"/>
    <w:rsid w:val="00D20F53"/>
    <w:rsid w:val="00D21DD5"/>
    <w:rsid w:val="00D241E4"/>
    <w:rsid w:val="00D2752F"/>
    <w:rsid w:val="00D460C4"/>
    <w:rsid w:val="00D513E9"/>
    <w:rsid w:val="00D60276"/>
    <w:rsid w:val="00D618C3"/>
    <w:rsid w:val="00D674B4"/>
    <w:rsid w:val="00D70236"/>
    <w:rsid w:val="00D7076B"/>
    <w:rsid w:val="00D7303F"/>
    <w:rsid w:val="00D752A8"/>
    <w:rsid w:val="00D85C3F"/>
    <w:rsid w:val="00D86D3F"/>
    <w:rsid w:val="00D87B15"/>
    <w:rsid w:val="00D9121E"/>
    <w:rsid w:val="00D94A1A"/>
    <w:rsid w:val="00D950E5"/>
    <w:rsid w:val="00D95695"/>
    <w:rsid w:val="00D96863"/>
    <w:rsid w:val="00DA01AA"/>
    <w:rsid w:val="00DA0F26"/>
    <w:rsid w:val="00DA56C2"/>
    <w:rsid w:val="00DA6F8E"/>
    <w:rsid w:val="00DB5A62"/>
    <w:rsid w:val="00DC3C5A"/>
    <w:rsid w:val="00DC79FB"/>
    <w:rsid w:val="00DD0C51"/>
    <w:rsid w:val="00DD3170"/>
    <w:rsid w:val="00DD4CC8"/>
    <w:rsid w:val="00DD5E14"/>
    <w:rsid w:val="00DD7078"/>
    <w:rsid w:val="00DD7A10"/>
    <w:rsid w:val="00DE1705"/>
    <w:rsid w:val="00DE6660"/>
    <w:rsid w:val="00DE7325"/>
    <w:rsid w:val="00DF2AFD"/>
    <w:rsid w:val="00DF39ED"/>
    <w:rsid w:val="00E004A3"/>
    <w:rsid w:val="00E02CBB"/>
    <w:rsid w:val="00E034AB"/>
    <w:rsid w:val="00E037FC"/>
    <w:rsid w:val="00E0648B"/>
    <w:rsid w:val="00E067C7"/>
    <w:rsid w:val="00E15269"/>
    <w:rsid w:val="00E20670"/>
    <w:rsid w:val="00E24A66"/>
    <w:rsid w:val="00E26106"/>
    <w:rsid w:val="00E354FD"/>
    <w:rsid w:val="00E35D6D"/>
    <w:rsid w:val="00E36DB8"/>
    <w:rsid w:val="00E408C2"/>
    <w:rsid w:val="00E46F35"/>
    <w:rsid w:val="00E5231F"/>
    <w:rsid w:val="00E530FA"/>
    <w:rsid w:val="00E5368D"/>
    <w:rsid w:val="00E54112"/>
    <w:rsid w:val="00E5548F"/>
    <w:rsid w:val="00E5560D"/>
    <w:rsid w:val="00E56232"/>
    <w:rsid w:val="00E56C21"/>
    <w:rsid w:val="00E60712"/>
    <w:rsid w:val="00E710FE"/>
    <w:rsid w:val="00E7455B"/>
    <w:rsid w:val="00E75361"/>
    <w:rsid w:val="00E75B70"/>
    <w:rsid w:val="00E76F06"/>
    <w:rsid w:val="00E871C8"/>
    <w:rsid w:val="00E94B09"/>
    <w:rsid w:val="00E952DE"/>
    <w:rsid w:val="00E97668"/>
    <w:rsid w:val="00EA175B"/>
    <w:rsid w:val="00EA78D8"/>
    <w:rsid w:val="00EA7C5F"/>
    <w:rsid w:val="00EB13CC"/>
    <w:rsid w:val="00EB1FA4"/>
    <w:rsid w:val="00EB3E8E"/>
    <w:rsid w:val="00EB5504"/>
    <w:rsid w:val="00EB6B31"/>
    <w:rsid w:val="00EB6B6C"/>
    <w:rsid w:val="00EC1BEF"/>
    <w:rsid w:val="00EC280C"/>
    <w:rsid w:val="00EC307C"/>
    <w:rsid w:val="00EC7111"/>
    <w:rsid w:val="00EC78A7"/>
    <w:rsid w:val="00ED1794"/>
    <w:rsid w:val="00EE276B"/>
    <w:rsid w:val="00EF0057"/>
    <w:rsid w:val="00EF0CDF"/>
    <w:rsid w:val="00EF1871"/>
    <w:rsid w:val="00EF3CAA"/>
    <w:rsid w:val="00F0164A"/>
    <w:rsid w:val="00F113B1"/>
    <w:rsid w:val="00F12B0A"/>
    <w:rsid w:val="00F13816"/>
    <w:rsid w:val="00F1638C"/>
    <w:rsid w:val="00F1661E"/>
    <w:rsid w:val="00F17074"/>
    <w:rsid w:val="00F17CD3"/>
    <w:rsid w:val="00F239FF"/>
    <w:rsid w:val="00F305B6"/>
    <w:rsid w:val="00F30644"/>
    <w:rsid w:val="00F31588"/>
    <w:rsid w:val="00F319EF"/>
    <w:rsid w:val="00F33E43"/>
    <w:rsid w:val="00F34AA7"/>
    <w:rsid w:val="00F3745A"/>
    <w:rsid w:val="00F400CB"/>
    <w:rsid w:val="00F52079"/>
    <w:rsid w:val="00F5686A"/>
    <w:rsid w:val="00F57288"/>
    <w:rsid w:val="00F64028"/>
    <w:rsid w:val="00F67539"/>
    <w:rsid w:val="00F72C15"/>
    <w:rsid w:val="00F730FD"/>
    <w:rsid w:val="00F740CE"/>
    <w:rsid w:val="00F760A8"/>
    <w:rsid w:val="00F81DE7"/>
    <w:rsid w:val="00F82485"/>
    <w:rsid w:val="00F8264A"/>
    <w:rsid w:val="00F84552"/>
    <w:rsid w:val="00F867C2"/>
    <w:rsid w:val="00F867D3"/>
    <w:rsid w:val="00F922C8"/>
    <w:rsid w:val="00F92514"/>
    <w:rsid w:val="00F93C30"/>
    <w:rsid w:val="00F96DD7"/>
    <w:rsid w:val="00F979B8"/>
    <w:rsid w:val="00FA07C7"/>
    <w:rsid w:val="00FA2442"/>
    <w:rsid w:val="00FA5E28"/>
    <w:rsid w:val="00FB02B1"/>
    <w:rsid w:val="00FB3C79"/>
    <w:rsid w:val="00FB6197"/>
    <w:rsid w:val="00FB6BCB"/>
    <w:rsid w:val="00FC0382"/>
    <w:rsid w:val="00FC04D5"/>
    <w:rsid w:val="00FC2595"/>
    <w:rsid w:val="00FC2C8A"/>
    <w:rsid w:val="00FC378A"/>
    <w:rsid w:val="00FD12AD"/>
    <w:rsid w:val="00FD151D"/>
    <w:rsid w:val="00FD16A7"/>
    <w:rsid w:val="00FD4C17"/>
    <w:rsid w:val="00FE16F9"/>
    <w:rsid w:val="00FE5B1B"/>
    <w:rsid w:val="00FF0FCA"/>
    <w:rsid w:val="00FF1D52"/>
    <w:rsid w:val="00FF48A6"/>
    <w:rsid w:val="00FF4D80"/>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094E34"/>
    <w:pPr>
      <w:keepNext/>
      <w:keepLines/>
      <w:spacing w:line="240" w:lineRule="auto"/>
      <w:contextualSpacing/>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771DDE"/>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094E34"/>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A05DC5"/>
    <w:pPr>
      <w:tabs>
        <w:tab w:val="left" w:pos="-2268"/>
        <w:tab w:val="left" w:pos="851"/>
        <w:tab w:val="left" w:pos="8789"/>
      </w:tabs>
      <w:spacing w:after="100" w:line="240" w:lineRule="auto"/>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2796A"/>
    <w:pPr>
      <w:tabs>
        <w:tab w:val="left" w:pos="851"/>
        <w:tab w:val="right" w:leader="dot" w:pos="9061"/>
      </w:tabs>
      <w:spacing w:line="240" w:lineRule="auto"/>
    </w:pPr>
    <w:rPr>
      <w:noProof/>
    </w:r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5301D8"/>
    <w:pPr>
      <w:tabs>
        <w:tab w:val="right" w:leader="dot" w:pos="9061"/>
      </w:tabs>
      <w:spacing w:after="100" w:line="276" w:lineRule="auto"/>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771DDE"/>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094E34"/>
    <w:pPr>
      <w:keepNext/>
      <w:keepLines/>
      <w:spacing w:line="240" w:lineRule="auto"/>
      <w:contextualSpacing/>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771DDE"/>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094E34"/>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A05DC5"/>
    <w:pPr>
      <w:tabs>
        <w:tab w:val="left" w:pos="-2268"/>
        <w:tab w:val="left" w:pos="851"/>
        <w:tab w:val="left" w:pos="8789"/>
      </w:tabs>
      <w:spacing w:after="100" w:line="240" w:lineRule="auto"/>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2796A"/>
    <w:pPr>
      <w:tabs>
        <w:tab w:val="left" w:pos="851"/>
        <w:tab w:val="right" w:leader="dot" w:pos="9061"/>
      </w:tabs>
      <w:spacing w:line="240" w:lineRule="auto"/>
    </w:pPr>
    <w:rPr>
      <w:noProof/>
    </w:r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5301D8"/>
    <w:pPr>
      <w:tabs>
        <w:tab w:val="right" w:leader="dot" w:pos="9061"/>
      </w:tabs>
      <w:spacing w:after="100" w:line="276" w:lineRule="auto"/>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771DDE"/>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677dc6eb919c4e9d" Type="http://schemas.microsoft.com/office/2011/relationships/people" Target="peop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2B6"/>
    <w:rsid w:val="00583B7C"/>
    <w:rsid w:val="00B672B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E9F6302C8304A6598EE24EAE38E1A9C">
    <w:name w:val="EE9F6302C8304A6598EE24EAE38E1A9C"/>
    <w:rsid w:val="00B672B6"/>
  </w:style>
  <w:style w:type="paragraph" w:customStyle="1" w:styleId="4367820CD8BB4F8683D5AC8BEB2DF4E5">
    <w:name w:val="4367820CD8BB4F8683D5AC8BEB2DF4E5"/>
    <w:rsid w:val="00B672B6"/>
  </w:style>
  <w:style w:type="paragraph" w:customStyle="1" w:styleId="CF8EC3757503402EA86694374F1FCA32">
    <w:name w:val="CF8EC3757503402EA86694374F1FCA32"/>
    <w:rsid w:val="00B672B6"/>
  </w:style>
  <w:style w:type="paragraph" w:customStyle="1" w:styleId="6F8ED30DF65A4EF4B3E839EACED8F323">
    <w:name w:val="6F8ED30DF65A4EF4B3E839EACED8F323"/>
    <w:rsid w:val="00B672B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E9F6302C8304A6598EE24EAE38E1A9C">
    <w:name w:val="EE9F6302C8304A6598EE24EAE38E1A9C"/>
    <w:rsid w:val="00B672B6"/>
  </w:style>
  <w:style w:type="paragraph" w:customStyle="1" w:styleId="4367820CD8BB4F8683D5AC8BEB2DF4E5">
    <w:name w:val="4367820CD8BB4F8683D5AC8BEB2DF4E5"/>
    <w:rsid w:val="00B672B6"/>
  </w:style>
  <w:style w:type="paragraph" w:customStyle="1" w:styleId="CF8EC3757503402EA86694374F1FCA32">
    <w:name w:val="CF8EC3757503402EA86694374F1FCA32"/>
    <w:rsid w:val="00B672B6"/>
  </w:style>
  <w:style w:type="paragraph" w:customStyle="1" w:styleId="6F8ED30DF65A4EF4B3E839EACED8F323">
    <w:name w:val="6F8ED30DF65A4EF4B3E839EACED8F323"/>
    <w:rsid w:val="00B67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B2C09-94E5-43AE-96C8-611EE7932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3578</TotalTime>
  <Pages>58</Pages>
  <Words>30806</Words>
  <Characters>166356</Characters>
  <Application>Microsoft Office Word</Application>
  <DocSecurity>0</DocSecurity>
  <Lines>1386</Lines>
  <Paragraphs>393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825</cp:revision>
  <dcterms:created xsi:type="dcterms:W3CDTF">2017-11-17T15:19:00Z</dcterms:created>
  <dcterms:modified xsi:type="dcterms:W3CDTF">2020-02-25T23:38:00Z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http://www.zotero.org/styles/associacao-brasileira-de-normas-tecnicas-ufrgs</vt:lpwstr>
  </property>
</Properties>
</file>