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INSTITUTO FEDERAL DE EDUCAÇÃO, CIÊNCIA E TECNOLOGIA DO PARÁ</w:t>
      </w:r>
      <w:r w:rsidR="000D5BE3">
        <w:t xml:space="preserve"> CAMPUS </w:t>
      </w:r>
      <w:proofErr w:type="gramStart"/>
      <w:r w:rsidR="000D5BE3">
        <w:t>BELÉM</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00771DDE">
      <w:pPr>
        <w:pStyle w:val="Ttulo3"/>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Default="00A004B7" w:rsidP="0099743A">
      <w:pPr>
        <w:jc w:val="center"/>
        <w:rPr>
          <w:rFonts w:cs="Times New Roman"/>
          <w:szCs w:val="24"/>
        </w:rPr>
      </w:pPr>
    </w:p>
    <w:p w:rsidR="00FF1D52" w:rsidRPr="002B2829" w:rsidRDefault="00FF1D52"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w:t>
      </w:r>
      <w:r w:rsidR="009760D3">
        <w:rPr>
          <w:rFonts w:cs="Times New Roman"/>
        </w:rPr>
        <w:t>ia do Pará para obtenção de Grau</w:t>
      </w:r>
      <w:r w:rsidRPr="002B2829">
        <w:rPr>
          <w:rFonts w:cs="Times New Roman"/>
        </w:rPr>
        <w:t xml:space="preserve">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5B1B18"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5B1B18" w:rsidRDefault="005B1B18" w:rsidP="00BF02C4">
      <w:pPr>
        <w:spacing w:line="240" w:lineRule="auto"/>
        <w:jc w:val="center"/>
        <w:rPr>
          <w:rFonts w:cs="Times New Roman"/>
          <w:szCs w:val="24"/>
        </w:rPr>
        <w:sectPr w:rsidR="005B1B18" w:rsidSect="003232F1">
          <w:headerReference w:type="default" r:id="rId9"/>
          <w:pgSz w:w="11906" w:h="16838" w:code="9"/>
          <w:pgMar w:top="1701" w:right="1134" w:bottom="1134" w:left="1701" w:header="709" w:footer="709" w:gutter="0"/>
          <w:cols w:space="708"/>
          <w:docGrid w:linePitch="360"/>
        </w:sectPr>
      </w:pPr>
    </w:p>
    <w:p w:rsidR="00A41A6D" w:rsidRPr="002B2829" w:rsidRDefault="00A41A6D" w:rsidP="00BF02C4">
      <w:pPr>
        <w:spacing w:line="240" w:lineRule="auto"/>
        <w:jc w:val="center"/>
        <w:rPr>
          <w:rFonts w:cs="Times New Roman"/>
          <w:szCs w:val="24"/>
        </w:rPr>
      </w:pPr>
      <w:r w:rsidRPr="002B2829">
        <w:rPr>
          <w:rFonts w:cs="Times New Roman"/>
          <w:szCs w:val="24"/>
        </w:rPr>
        <w:lastRenderedPageBreak/>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314F49" w:rsidRDefault="00911472" w:rsidP="00314F49">
      <w:pPr>
        <w:spacing w:after="160" w:line="240" w:lineRule="auto"/>
        <w:jc w:val="center"/>
        <w:rPr>
          <w:rFonts w:cs="Times New Roman"/>
          <w:b/>
          <w:szCs w:val="24"/>
        </w:rPr>
      </w:pPr>
      <w:r w:rsidRPr="002B2829">
        <w:rPr>
          <w:rFonts w:cs="Times New Roman"/>
          <w:b/>
          <w:sz w:val="28"/>
          <w:szCs w:val="24"/>
        </w:rPr>
        <w:br w:type="page"/>
      </w:r>
      <w:r w:rsidR="00314F49" w:rsidRPr="00F81DE7">
        <w:rPr>
          <w:rFonts w:cs="Times New Roman"/>
          <w:b/>
          <w:szCs w:val="24"/>
        </w:rPr>
        <w:lastRenderedPageBreak/>
        <w:t>LISTA DE TABELAS</w:t>
      </w:r>
    </w:p>
    <w:p w:rsidR="00E5231F" w:rsidRDefault="00E5231F" w:rsidP="00314F49">
      <w:pPr>
        <w:spacing w:after="160" w:line="240" w:lineRule="auto"/>
        <w:jc w:val="center"/>
        <w:rPr>
          <w:rFonts w:cs="Times New Roman"/>
          <w:b/>
          <w:szCs w:val="24"/>
        </w:rPr>
      </w:pPr>
    </w:p>
    <w:p w:rsidR="00E5231F" w:rsidRDefault="00E5231F" w:rsidP="00314F49">
      <w:pPr>
        <w:spacing w:after="160" w:line="240" w:lineRule="auto"/>
        <w:jc w:val="center"/>
        <w:rPr>
          <w:rFonts w:cs="Times New Roman"/>
          <w:b/>
          <w:szCs w:val="24"/>
        </w:rPr>
      </w:pPr>
    </w:p>
    <w:p w:rsidR="00E5231F" w:rsidRDefault="00E5231F" w:rsidP="00314F49">
      <w:pPr>
        <w:spacing w:after="160" w:line="240" w:lineRule="auto"/>
        <w:jc w:val="center"/>
        <w:rPr>
          <w:rFonts w:cs="Times New Roman"/>
          <w:b/>
          <w:sz w:val="28"/>
          <w:szCs w:val="24"/>
        </w:rPr>
      </w:pPr>
    </w:p>
    <w:tbl>
      <w:tblPr>
        <w:tblStyle w:val="Tabelacomgrade"/>
        <w:tblW w:w="9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1023"/>
      </w:tblGrid>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1</w:t>
            </w:r>
          </w:p>
        </w:tc>
        <w:tc>
          <w:tcPr>
            <w:tcW w:w="6804" w:type="dxa"/>
            <w:vAlign w:val="bottom"/>
          </w:tcPr>
          <w:p w:rsidR="00053D15" w:rsidRPr="00AC0907" w:rsidRDefault="00D16876" w:rsidP="00D16876">
            <w:pPr>
              <w:spacing w:after="160" w:line="240" w:lineRule="auto"/>
              <w:jc w:val="left"/>
              <w:rPr>
                <w:rFonts w:cs="Times New Roman"/>
                <w:szCs w:val="24"/>
              </w:rPr>
            </w:pPr>
            <w:r w:rsidRPr="00D16876">
              <w:rPr>
                <w:rFonts w:cs="Times New Roman"/>
                <w:szCs w:val="24"/>
              </w:rPr>
              <w:t>Descrição de Abordagens de Reúso de Software</w:t>
            </w:r>
          </w:p>
        </w:tc>
        <w:tc>
          <w:tcPr>
            <w:tcW w:w="1023" w:type="dxa"/>
            <w:vAlign w:val="bottom"/>
          </w:tcPr>
          <w:p w:rsidR="00053D15" w:rsidRPr="00053D15" w:rsidRDefault="009540D6" w:rsidP="002B0D9E">
            <w:pPr>
              <w:spacing w:after="160" w:line="240" w:lineRule="auto"/>
              <w:jc w:val="right"/>
              <w:rPr>
                <w:rFonts w:cs="Times New Roman"/>
                <w:szCs w:val="24"/>
              </w:rPr>
            </w:pPr>
            <w:r>
              <w:rPr>
                <w:rFonts w:cs="Times New Roman"/>
                <w:szCs w:val="24"/>
              </w:rPr>
              <w:t>1</w:t>
            </w:r>
            <w:r w:rsidR="002B0D9E">
              <w:rPr>
                <w:rFonts w:cs="Times New Roman"/>
                <w:szCs w:val="24"/>
              </w:rPr>
              <w:t>4</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2</w:t>
            </w:r>
          </w:p>
        </w:tc>
        <w:tc>
          <w:tcPr>
            <w:tcW w:w="6804" w:type="dxa"/>
            <w:vAlign w:val="bottom"/>
          </w:tcPr>
          <w:p w:rsidR="00053D15" w:rsidRPr="00053D15" w:rsidRDefault="004D7FBC" w:rsidP="004D7FBC">
            <w:pPr>
              <w:spacing w:after="160" w:line="240" w:lineRule="auto"/>
              <w:jc w:val="left"/>
              <w:rPr>
                <w:rFonts w:cs="Times New Roman"/>
                <w:szCs w:val="24"/>
              </w:rPr>
            </w:pPr>
            <w:r w:rsidRPr="004D7FBC">
              <w:rPr>
                <w:rFonts w:cs="Times New Roman"/>
                <w:szCs w:val="24"/>
              </w:rPr>
              <w:t>Resumo de diretivas Apache Velocity VTL</w:t>
            </w:r>
          </w:p>
        </w:tc>
        <w:tc>
          <w:tcPr>
            <w:tcW w:w="1023" w:type="dxa"/>
            <w:vAlign w:val="bottom"/>
          </w:tcPr>
          <w:p w:rsidR="00053D15" w:rsidRPr="00053D15" w:rsidRDefault="004D7FBC" w:rsidP="009540D6">
            <w:pPr>
              <w:spacing w:after="160" w:line="240" w:lineRule="auto"/>
              <w:jc w:val="right"/>
              <w:rPr>
                <w:rFonts w:cs="Times New Roman"/>
                <w:szCs w:val="24"/>
              </w:rPr>
            </w:pPr>
            <w:r>
              <w:rPr>
                <w:rFonts w:cs="Times New Roman"/>
                <w:szCs w:val="24"/>
              </w:rPr>
              <w:t>20</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3</w:t>
            </w:r>
          </w:p>
        </w:tc>
        <w:tc>
          <w:tcPr>
            <w:tcW w:w="6804" w:type="dxa"/>
            <w:vAlign w:val="bottom"/>
          </w:tcPr>
          <w:p w:rsidR="00053D15" w:rsidRPr="00053D15" w:rsidRDefault="003D298D" w:rsidP="003D298D">
            <w:pPr>
              <w:spacing w:after="160" w:line="240" w:lineRule="auto"/>
              <w:jc w:val="left"/>
              <w:rPr>
                <w:rFonts w:cs="Times New Roman"/>
                <w:szCs w:val="24"/>
              </w:rPr>
            </w:pPr>
            <w:r w:rsidRPr="003D298D">
              <w:rPr>
                <w:rFonts w:cs="Times New Roman"/>
                <w:szCs w:val="24"/>
              </w:rPr>
              <w:t>Comparativo Apache Velocity X Apache Freemarker</w:t>
            </w:r>
          </w:p>
        </w:tc>
        <w:tc>
          <w:tcPr>
            <w:tcW w:w="1023" w:type="dxa"/>
            <w:vAlign w:val="bottom"/>
          </w:tcPr>
          <w:p w:rsidR="00053D15" w:rsidRPr="00053D15" w:rsidRDefault="003D298D" w:rsidP="009540D6">
            <w:pPr>
              <w:spacing w:after="160" w:line="240" w:lineRule="auto"/>
              <w:jc w:val="right"/>
              <w:rPr>
                <w:rFonts w:cs="Times New Roman"/>
                <w:szCs w:val="24"/>
              </w:rPr>
            </w:pPr>
            <w:r>
              <w:rPr>
                <w:rFonts w:cs="Times New Roman"/>
                <w:szCs w:val="24"/>
              </w:rPr>
              <w:t>22</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4</w:t>
            </w:r>
          </w:p>
        </w:tc>
        <w:tc>
          <w:tcPr>
            <w:tcW w:w="6804" w:type="dxa"/>
            <w:vAlign w:val="bottom"/>
          </w:tcPr>
          <w:p w:rsidR="00053D15" w:rsidRPr="00053D15" w:rsidRDefault="003D298D" w:rsidP="003D298D">
            <w:pPr>
              <w:spacing w:after="160" w:line="240" w:lineRule="auto"/>
              <w:jc w:val="left"/>
              <w:rPr>
                <w:rFonts w:cs="Times New Roman"/>
                <w:szCs w:val="24"/>
              </w:rPr>
            </w:pPr>
            <w:r w:rsidRPr="003D298D">
              <w:rPr>
                <w:rFonts w:cs="Times New Roman"/>
                <w:szCs w:val="24"/>
              </w:rPr>
              <w:t xml:space="preserve">Estrutura de </w:t>
            </w:r>
            <w:proofErr w:type="gramStart"/>
            <w:r w:rsidRPr="003D298D">
              <w:rPr>
                <w:rFonts w:cs="Times New Roman"/>
                <w:szCs w:val="24"/>
              </w:rPr>
              <w:t>diretórios padrão</w:t>
            </w:r>
            <w:proofErr w:type="gramEnd"/>
            <w:r w:rsidRPr="003D298D">
              <w:rPr>
                <w:rFonts w:cs="Times New Roman"/>
                <w:szCs w:val="24"/>
              </w:rPr>
              <w:t xml:space="preserve"> do Maven</w:t>
            </w:r>
          </w:p>
        </w:tc>
        <w:tc>
          <w:tcPr>
            <w:tcW w:w="1023" w:type="dxa"/>
            <w:vAlign w:val="bottom"/>
          </w:tcPr>
          <w:p w:rsidR="00053D15" w:rsidRPr="00053D15" w:rsidRDefault="003D298D" w:rsidP="009540D6">
            <w:pPr>
              <w:spacing w:after="160" w:line="240" w:lineRule="auto"/>
              <w:jc w:val="right"/>
              <w:rPr>
                <w:rFonts w:cs="Times New Roman"/>
                <w:szCs w:val="24"/>
              </w:rPr>
            </w:pPr>
            <w:r>
              <w:rPr>
                <w:rFonts w:cs="Times New Roman"/>
                <w:szCs w:val="24"/>
              </w:rPr>
              <w:t>24</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5</w:t>
            </w:r>
          </w:p>
        </w:tc>
        <w:tc>
          <w:tcPr>
            <w:tcW w:w="6804" w:type="dxa"/>
            <w:vAlign w:val="bottom"/>
          </w:tcPr>
          <w:p w:rsidR="00053D15" w:rsidRPr="00053D15" w:rsidRDefault="00B92F18" w:rsidP="003D298D">
            <w:pPr>
              <w:spacing w:after="160" w:line="240" w:lineRule="auto"/>
              <w:jc w:val="left"/>
              <w:rPr>
                <w:rFonts w:cs="Times New Roman"/>
                <w:szCs w:val="24"/>
              </w:rPr>
            </w:pPr>
            <w:r w:rsidRPr="00AE5F28">
              <w:rPr>
                <w:rFonts w:cs="Times New Roman"/>
                <w:szCs w:val="24"/>
              </w:rPr>
              <w:t>Requisitos Funcionais da aplicação</w:t>
            </w:r>
          </w:p>
        </w:tc>
        <w:tc>
          <w:tcPr>
            <w:tcW w:w="1023" w:type="dxa"/>
            <w:vAlign w:val="bottom"/>
          </w:tcPr>
          <w:p w:rsidR="00053D15" w:rsidRPr="00053D15" w:rsidRDefault="00B92F18" w:rsidP="009540D6">
            <w:pPr>
              <w:spacing w:after="160" w:line="240" w:lineRule="auto"/>
              <w:jc w:val="right"/>
              <w:rPr>
                <w:rFonts w:cs="Times New Roman"/>
                <w:szCs w:val="24"/>
              </w:rPr>
            </w:pPr>
            <w:r>
              <w:rPr>
                <w:rFonts w:cs="Times New Roman"/>
                <w:szCs w:val="24"/>
              </w:rPr>
              <w:t>34</w:t>
            </w:r>
          </w:p>
        </w:tc>
      </w:tr>
      <w:tr w:rsidR="00B92F18" w:rsidTr="00D16876">
        <w:tc>
          <w:tcPr>
            <w:tcW w:w="1526" w:type="dxa"/>
            <w:vAlign w:val="bottom"/>
          </w:tcPr>
          <w:p w:rsidR="00B92F18" w:rsidRDefault="00B92F18" w:rsidP="009540D6">
            <w:pPr>
              <w:spacing w:after="160" w:line="240" w:lineRule="auto"/>
              <w:jc w:val="left"/>
              <w:rPr>
                <w:rFonts w:cs="Times New Roman"/>
                <w:szCs w:val="24"/>
              </w:rPr>
            </w:pPr>
            <w:r>
              <w:rPr>
                <w:rFonts w:cs="Times New Roman"/>
                <w:szCs w:val="24"/>
              </w:rPr>
              <w:t>Tabela 6</w:t>
            </w:r>
          </w:p>
        </w:tc>
        <w:tc>
          <w:tcPr>
            <w:tcW w:w="6804" w:type="dxa"/>
            <w:vAlign w:val="bottom"/>
          </w:tcPr>
          <w:p w:rsidR="00B92F18" w:rsidRPr="00AE5F28" w:rsidRDefault="00B92F18" w:rsidP="003D298D">
            <w:pPr>
              <w:spacing w:after="160" w:line="240" w:lineRule="auto"/>
              <w:jc w:val="left"/>
              <w:rPr>
                <w:rFonts w:cs="Times New Roman"/>
                <w:szCs w:val="24"/>
              </w:rPr>
            </w:pPr>
            <w:r w:rsidRPr="00AE5F28">
              <w:rPr>
                <w:rFonts w:cs="Times New Roman"/>
                <w:szCs w:val="24"/>
              </w:rPr>
              <w:t>Requisitos Não Funcionais da Aplicação</w:t>
            </w:r>
          </w:p>
        </w:tc>
        <w:tc>
          <w:tcPr>
            <w:tcW w:w="1023" w:type="dxa"/>
            <w:vAlign w:val="bottom"/>
          </w:tcPr>
          <w:p w:rsidR="00B92F18" w:rsidRDefault="00B92F18" w:rsidP="009540D6">
            <w:pPr>
              <w:spacing w:after="160" w:line="240" w:lineRule="auto"/>
              <w:jc w:val="right"/>
              <w:rPr>
                <w:rFonts w:cs="Times New Roman"/>
                <w:szCs w:val="24"/>
              </w:rPr>
            </w:pPr>
            <w:r>
              <w:rPr>
                <w:rFonts w:cs="Times New Roman"/>
                <w:szCs w:val="24"/>
              </w:rPr>
              <w:t>34</w:t>
            </w:r>
          </w:p>
        </w:tc>
      </w:tr>
      <w:tr w:rsidR="00B92F18" w:rsidTr="00D16876">
        <w:tc>
          <w:tcPr>
            <w:tcW w:w="1526" w:type="dxa"/>
            <w:vAlign w:val="bottom"/>
          </w:tcPr>
          <w:p w:rsidR="00B92F18" w:rsidRDefault="00AE5F28" w:rsidP="009540D6">
            <w:pPr>
              <w:spacing w:after="160" w:line="240" w:lineRule="auto"/>
              <w:jc w:val="left"/>
              <w:rPr>
                <w:rFonts w:cs="Times New Roman"/>
                <w:szCs w:val="24"/>
              </w:rPr>
            </w:pPr>
            <w:r>
              <w:rPr>
                <w:rFonts w:cs="Times New Roman"/>
                <w:szCs w:val="24"/>
              </w:rPr>
              <w:t>Tabela 7</w:t>
            </w:r>
          </w:p>
        </w:tc>
        <w:tc>
          <w:tcPr>
            <w:tcW w:w="6804" w:type="dxa"/>
            <w:vAlign w:val="bottom"/>
          </w:tcPr>
          <w:p w:rsidR="00B92F18" w:rsidRPr="00AE5F28" w:rsidRDefault="00AE5F28" w:rsidP="003D298D">
            <w:pPr>
              <w:spacing w:after="160" w:line="240" w:lineRule="auto"/>
              <w:jc w:val="left"/>
              <w:rPr>
                <w:rFonts w:cs="Times New Roman"/>
                <w:szCs w:val="24"/>
              </w:rPr>
            </w:pPr>
            <w:r w:rsidRPr="00AE5F28">
              <w:rPr>
                <w:rFonts w:cs="Times New Roman"/>
                <w:szCs w:val="24"/>
              </w:rPr>
              <w:t>Descrição do caso de uso UC01</w:t>
            </w:r>
          </w:p>
        </w:tc>
        <w:tc>
          <w:tcPr>
            <w:tcW w:w="1023" w:type="dxa"/>
            <w:vAlign w:val="bottom"/>
          </w:tcPr>
          <w:p w:rsidR="00B92F18" w:rsidRDefault="005C07B4" w:rsidP="009540D6">
            <w:pPr>
              <w:spacing w:after="160" w:line="240" w:lineRule="auto"/>
              <w:jc w:val="right"/>
              <w:rPr>
                <w:rFonts w:cs="Times New Roman"/>
                <w:szCs w:val="24"/>
              </w:rPr>
            </w:pPr>
            <w:r>
              <w:rPr>
                <w:rFonts w:cs="Times New Roman"/>
                <w:szCs w:val="24"/>
              </w:rPr>
              <w:t>36</w:t>
            </w:r>
          </w:p>
        </w:tc>
      </w:tr>
      <w:tr w:rsidR="005C07B4" w:rsidTr="00D16876">
        <w:tc>
          <w:tcPr>
            <w:tcW w:w="1526" w:type="dxa"/>
            <w:vAlign w:val="bottom"/>
          </w:tcPr>
          <w:p w:rsidR="005C07B4" w:rsidRDefault="005C07B4" w:rsidP="009540D6">
            <w:pPr>
              <w:spacing w:after="160" w:line="240" w:lineRule="auto"/>
              <w:jc w:val="left"/>
              <w:rPr>
                <w:rFonts w:cs="Times New Roman"/>
                <w:szCs w:val="24"/>
              </w:rPr>
            </w:pPr>
          </w:p>
        </w:tc>
        <w:tc>
          <w:tcPr>
            <w:tcW w:w="6804" w:type="dxa"/>
            <w:vAlign w:val="bottom"/>
          </w:tcPr>
          <w:p w:rsidR="005C07B4" w:rsidRPr="00AE5F28" w:rsidRDefault="005C07B4" w:rsidP="003D298D">
            <w:pPr>
              <w:spacing w:after="160" w:line="240" w:lineRule="auto"/>
              <w:jc w:val="left"/>
              <w:rPr>
                <w:rFonts w:cs="Times New Roman"/>
                <w:szCs w:val="24"/>
              </w:rPr>
            </w:pPr>
          </w:p>
        </w:tc>
        <w:tc>
          <w:tcPr>
            <w:tcW w:w="1023" w:type="dxa"/>
            <w:vAlign w:val="bottom"/>
          </w:tcPr>
          <w:p w:rsidR="005C07B4" w:rsidRDefault="005C07B4" w:rsidP="009540D6">
            <w:pPr>
              <w:spacing w:after="160" w:line="240" w:lineRule="auto"/>
              <w:jc w:val="right"/>
              <w:rPr>
                <w:rFonts w:cs="Times New Roman"/>
                <w:szCs w:val="24"/>
              </w:rPr>
            </w:pPr>
          </w:p>
        </w:tc>
      </w:tr>
      <w:tr w:rsidR="00B92F18" w:rsidTr="00D16876">
        <w:tc>
          <w:tcPr>
            <w:tcW w:w="1526" w:type="dxa"/>
            <w:vAlign w:val="bottom"/>
          </w:tcPr>
          <w:p w:rsidR="00B92F18" w:rsidRDefault="00B92F18" w:rsidP="009540D6">
            <w:pPr>
              <w:spacing w:after="160" w:line="240" w:lineRule="auto"/>
              <w:jc w:val="left"/>
              <w:rPr>
                <w:rFonts w:cs="Times New Roman"/>
                <w:szCs w:val="24"/>
              </w:rPr>
            </w:pPr>
          </w:p>
        </w:tc>
        <w:tc>
          <w:tcPr>
            <w:tcW w:w="6804" w:type="dxa"/>
            <w:vAlign w:val="bottom"/>
          </w:tcPr>
          <w:p w:rsidR="00B92F18" w:rsidRDefault="00B92F18" w:rsidP="003D298D">
            <w:pPr>
              <w:spacing w:after="160" w:line="240" w:lineRule="auto"/>
              <w:jc w:val="left"/>
              <w:rPr>
                <w:b/>
                <w:sz w:val="20"/>
              </w:rPr>
            </w:pPr>
          </w:p>
        </w:tc>
        <w:tc>
          <w:tcPr>
            <w:tcW w:w="1023" w:type="dxa"/>
            <w:vAlign w:val="bottom"/>
          </w:tcPr>
          <w:p w:rsidR="00B92F18" w:rsidRDefault="00B92F18" w:rsidP="009540D6">
            <w:pPr>
              <w:spacing w:after="160" w:line="240" w:lineRule="auto"/>
              <w:jc w:val="right"/>
              <w:rPr>
                <w:rFonts w:cs="Times New Roman"/>
                <w:szCs w:val="24"/>
              </w:rPr>
            </w:pPr>
          </w:p>
        </w:tc>
      </w:tr>
      <w:tr w:rsidR="00B92F18" w:rsidTr="00D16876">
        <w:tc>
          <w:tcPr>
            <w:tcW w:w="1526" w:type="dxa"/>
            <w:vAlign w:val="bottom"/>
          </w:tcPr>
          <w:p w:rsidR="00B92F18" w:rsidRDefault="00B92F18" w:rsidP="009540D6">
            <w:pPr>
              <w:spacing w:after="160" w:line="240" w:lineRule="auto"/>
              <w:jc w:val="left"/>
              <w:rPr>
                <w:rFonts w:cs="Times New Roman"/>
                <w:szCs w:val="24"/>
              </w:rPr>
            </w:pPr>
          </w:p>
        </w:tc>
        <w:tc>
          <w:tcPr>
            <w:tcW w:w="6804" w:type="dxa"/>
            <w:vAlign w:val="bottom"/>
          </w:tcPr>
          <w:p w:rsidR="00B92F18" w:rsidRDefault="00B92F18" w:rsidP="003D298D">
            <w:pPr>
              <w:spacing w:after="160" w:line="240" w:lineRule="auto"/>
              <w:jc w:val="left"/>
              <w:rPr>
                <w:b/>
                <w:sz w:val="20"/>
              </w:rPr>
            </w:pPr>
          </w:p>
        </w:tc>
        <w:tc>
          <w:tcPr>
            <w:tcW w:w="1023" w:type="dxa"/>
            <w:vAlign w:val="bottom"/>
          </w:tcPr>
          <w:p w:rsidR="00B92F18" w:rsidRDefault="00B92F18" w:rsidP="009540D6">
            <w:pPr>
              <w:spacing w:after="160" w:line="240" w:lineRule="auto"/>
              <w:jc w:val="right"/>
              <w:rPr>
                <w:rFonts w:cs="Times New Roman"/>
                <w:szCs w:val="24"/>
              </w:rPr>
            </w:pPr>
          </w:p>
        </w:tc>
      </w:tr>
    </w:tbl>
    <w:p w:rsidR="00053D15" w:rsidRDefault="00053D15" w:rsidP="00314F49">
      <w:pPr>
        <w:spacing w:after="160" w:line="240" w:lineRule="auto"/>
        <w:jc w:val="center"/>
        <w:rPr>
          <w:rFonts w:cs="Times New Roman"/>
          <w:b/>
          <w:sz w:val="28"/>
          <w:szCs w:val="24"/>
        </w:rPr>
      </w:pPr>
    </w:p>
    <w:p w:rsidR="005C645F" w:rsidRDefault="005C645F" w:rsidP="00314F49">
      <w:pPr>
        <w:spacing w:after="160" w:line="240" w:lineRule="auto"/>
        <w:jc w:val="center"/>
        <w:rPr>
          <w:rFonts w:cs="Times New Roman"/>
          <w:b/>
          <w:sz w:val="28"/>
          <w:szCs w:val="24"/>
        </w:rPr>
      </w:pPr>
    </w:p>
    <w:p w:rsidR="00F81DE7" w:rsidRDefault="00314F49" w:rsidP="00F81DE7">
      <w:pPr>
        <w:spacing w:after="160" w:line="240" w:lineRule="auto"/>
        <w:jc w:val="center"/>
        <w:rPr>
          <w:rFonts w:cs="Times New Roman"/>
          <w:b/>
          <w:szCs w:val="24"/>
        </w:rPr>
      </w:pPr>
      <w:r>
        <w:br w:type="page"/>
      </w:r>
      <w:r w:rsidR="00F81DE7" w:rsidRPr="00F81DE7">
        <w:rPr>
          <w:rFonts w:cs="Times New Roman"/>
          <w:b/>
          <w:szCs w:val="24"/>
        </w:rPr>
        <w:lastRenderedPageBreak/>
        <w:t xml:space="preserve">LISTA DE </w:t>
      </w:r>
      <w:r w:rsidR="00F81DE7">
        <w:rPr>
          <w:rFonts w:cs="Times New Roman"/>
          <w:b/>
          <w:szCs w:val="24"/>
        </w:rPr>
        <w:t>ILUSTRAÇÕES</w:t>
      </w:r>
    </w:p>
    <w:p w:rsidR="00E5231F" w:rsidRDefault="00E5231F" w:rsidP="00F81DE7">
      <w:pPr>
        <w:spacing w:after="160" w:line="240" w:lineRule="auto"/>
        <w:jc w:val="center"/>
        <w:rPr>
          <w:rFonts w:cs="Times New Roman"/>
          <w:b/>
          <w:sz w:val="28"/>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46"/>
        <w:gridCol w:w="850"/>
      </w:tblGrid>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1</w:t>
            </w:r>
          </w:p>
        </w:tc>
        <w:tc>
          <w:tcPr>
            <w:tcW w:w="6946" w:type="dxa"/>
          </w:tcPr>
          <w:p w:rsidR="00F81DE7" w:rsidRPr="00AC0907" w:rsidRDefault="002B0D9E" w:rsidP="009B5DA6">
            <w:pPr>
              <w:spacing w:after="160" w:line="240" w:lineRule="auto"/>
              <w:rPr>
                <w:rFonts w:cs="Times New Roman"/>
                <w:szCs w:val="24"/>
              </w:rPr>
            </w:pPr>
            <w:r w:rsidRPr="002B0D9E">
              <w:rPr>
                <w:rFonts w:cs="Times New Roman"/>
                <w:szCs w:val="24"/>
              </w:rPr>
              <w:t xml:space="preserve">Técnicas para </w:t>
            </w:r>
            <w:proofErr w:type="gramStart"/>
            <w:r w:rsidRPr="002B0D9E">
              <w:rPr>
                <w:rFonts w:cs="Times New Roman"/>
                <w:szCs w:val="24"/>
              </w:rPr>
              <w:t>implementação</w:t>
            </w:r>
            <w:proofErr w:type="gramEnd"/>
            <w:r w:rsidRPr="002B0D9E">
              <w:rPr>
                <w:rFonts w:cs="Times New Roman"/>
                <w:szCs w:val="24"/>
              </w:rPr>
              <w:t xml:space="preserve"> de Reuso de Software</w:t>
            </w:r>
          </w:p>
        </w:tc>
        <w:tc>
          <w:tcPr>
            <w:tcW w:w="850" w:type="dxa"/>
            <w:vAlign w:val="bottom"/>
          </w:tcPr>
          <w:p w:rsidR="00F81DE7" w:rsidRPr="00053D15" w:rsidRDefault="00F81DE7" w:rsidP="002B0D9E">
            <w:pPr>
              <w:spacing w:after="160" w:line="240" w:lineRule="auto"/>
              <w:jc w:val="right"/>
              <w:rPr>
                <w:rFonts w:cs="Times New Roman"/>
                <w:szCs w:val="24"/>
              </w:rPr>
            </w:pPr>
            <w:r>
              <w:rPr>
                <w:rFonts w:cs="Times New Roman"/>
                <w:szCs w:val="24"/>
              </w:rPr>
              <w:t>1</w:t>
            </w:r>
            <w:r w:rsidR="002B0D9E">
              <w:rPr>
                <w:rFonts w:cs="Times New Roman"/>
                <w:szCs w:val="24"/>
              </w:rPr>
              <w:t>4</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2</w:t>
            </w:r>
          </w:p>
        </w:tc>
        <w:tc>
          <w:tcPr>
            <w:tcW w:w="6946" w:type="dxa"/>
          </w:tcPr>
          <w:p w:rsidR="00F81DE7" w:rsidRPr="00053D15" w:rsidRDefault="00BB3544" w:rsidP="009B5DA6">
            <w:pPr>
              <w:spacing w:after="160" w:line="240" w:lineRule="auto"/>
              <w:rPr>
                <w:rFonts w:cs="Times New Roman"/>
                <w:szCs w:val="24"/>
              </w:rPr>
            </w:pPr>
            <w:r w:rsidRPr="00BB3544">
              <w:rPr>
                <w:rFonts w:cs="Times New Roman"/>
                <w:szCs w:val="24"/>
              </w:rPr>
              <w:t>Representação de um motor ou processador de gabaritos</w:t>
            </w:r>
          </w:p>
        </w:tc>
        <w:tc>
          <w:tcPr>
            <w:tcW w:w="850" w:type="dxa"/>
            <w:vAlign w:val="bottom"/>
          </w:tcPr>
          <w:p w:rsidR="00F81DE7" w:rsidRPr="00053D15" w:rsidRDefault="00BB3544" w:rsidP="00FA5DBA">
            <w:pPr>
              <w:spacing w:after="160" w:line="240" w:lineRule="auto"/>
              <w:jc w:val="right"/>
              <w:rPr>
                <w:rFonts w:cs="Times New Roman"/>
                <w:szCs w:val="24"/>
              </w:rPr>
            </w:pPr>
            <w:r>
              <w:rPr>
                <w:rFonts w:cs="Times New Roman"/>
                <w:szCs w:val="24"/>
              </w:rPr>
              <w:t>17</w:t>
            </w:r>
          </w:p>
        </w:tc>
      </w:tr>
      <w:tr w:rsidR="00F81DE7" w:rsidTr="009B5DA6">
        <w:trPr>
          <w:trHeight w:val="483"/>
        </w:trPr>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3</w:t>
            </w:r>
          </w:p>
        </w:tc>
        <w:tc>
          <w:tcPr>
            <w:tcW w:w="6946" w:type="dxa"/>
          </w:tcPr>
          <w:p w:rsidR="00F81DE7" w:rsidRPr="00053D15" w:rsidRDefault="00DA56C2" w:rsidP="009B5DA6">
            <w:pPr>
              <w:spacing w:after="160" w:line="240" w:lineRule="auto"/>
              <w:rPr>
                <w:rFonts w:cs="Times New Roman"/>
                <w:szCs w:val="24"/>
              </w:rPr>
            </w:pPr>
            <w:r w:rsidRPr="00DA56C2">
              <w:rPr>
                <w:rFonts w:cs="Times New Roman"/>
                <w:szCs w:val="24"/>
              </w:rPr>
              <w:t xml:space="preserve">Exemplo de configuração do arquivo </w:t>
            </w:r>
            <w:proofErr w:type="gramStart"/>
            <w:r w:rsidRPr="00DA56C2">
              <w:rPr>
                <w:rFonts w:cs="Times New Roman"/>
                <w:szCs w:val="24"/>
              </w:rPr>
              <w:t>pom.</w:t>
            </w:r>
            <w:proofErr w:type="gramEnd"/>
            <w:r w:rsidRPr="00DA56C2">
              <w:rPr>
                <w:rFonts w:cs="Times New Roman"/>
                <w:szCs w:val="24"/>
              </w:rPr>
              <w:t>xml</w:t>
            </w:r>
          </w:p>
        </w:tc>
        <w:tc>
          <w:tcPr>
            <w:tcW w:w="850" w:type="dxa"/>
            <w:vAlign w:val="bottom"/>
          </w:tcPr>
          <w:p w:rsidR="00F81DE7" w:rsidRPr="00053D15" w:rsidRDefault="00F81DE7" w:rsidP="00DA56C2">
            <w:pPr>
              <w:spacing w:after="160" w:line="240" w:lineRule="auto"/>
              <w:jc w:val="right"/>
              <w:rPr>
                <w:rFonts w:cs="Times New Roman"/>
                <w:szCs w:val="24"/>
              </w:rPr>
            </w:pPr>
            <w:r>
              <w:rPr>
                <w:rFonts w:cs="Times New Roman"/>
                <w:szCs w:val="24"/>
              </w:rPr>
              <w:t>2</w:t>
            </w:r>
            <w:r w:rsidR="00DA56C2">
              <w:rPr>
                <w:rFonts w:cs="Times New Roman"/>
                <w:szCs w:val="24"/>
              </w:rPr>
              <w:t>4</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4</w:t>
            </w:r>
          </w:p>
        </w:tc>
        <w:tc>
          <w:tcPr>
            <w:tcW w:w="6946" w:type="dxa"/>
          </w:tcPr>
          <w:p w:rsidR="00F81DE7" w:rsidRPr="00053D15" w:rsidRDefault="00190DCF" w:rsidP="009B5DA6">
            <w:pPr>
              <w:spacing w:after="160" w:line="240" w:lineRule="auto"/>
              <w:rPr>
                <w:rFonts w:cs="Times New Roman"/>
                <w:szCs w:val="24"/>
              </w:rPr>
            </w:pPr>
            <w:r w:rsidRPr="00190DCF">
              <w:rPr>
                <w:rFonts w:cs="Times New Roman"/>
                <w:szCs w:val="24"/>
              </w:rPr>
              <w:t xml:space="preserve">Exemplo de uma declaração de dependência no </w:t>
            </w:r>
            <w:proofErr w:type="gramStart"/>
            <w:r w:rsidRPr="00190DCF">
              <w:rPr>
                <w:rFonts w:cs="Times New Roman"/>
                <w:szCs w:val="24"/>
              </w:rPr>
              <w:t>pom.</w:t>
            </w:r>
            <w:proofErr w:type="gramEnd"/>
            <w:r w:rsidRPr="00190DCF">
              <w:rPr>
                <w:rFonts w:cs="Times New Roman"/>
                <w:szCs w:val="24"/>
              </w:rPr>
              <w:t>xml</w:t>
            </w:r>
          </w:p>
        </w:tc>
        <w:tc>
          <w:tcPr>
            <w:tcW w:w="850" w:type="dxa"/>
            <w:vAlign w:val="bottom"/>
          </w:tcPr>
          <w:p w:rsidR="00F81DE7" w:rsidRPr="00053D15" w:rsidRDefault="00F81DE7" w:rsidP="00190DCF">
            <w:pPr>
              <w:spacing w:after="160" w:line="240" w:lineRule="auto"/>
              <w:jc w:val="right"/>
              <w:rPr>
                <w:rFonts w:cs="Times New Roman"/>
                <w:szCs w:val="24"/>
              </w:rPr>
            </w:pPr>
            <w:r>
              <w:rPr>
                <w:rFonts w:cs="Times New Roman"/>
                <w:szCs w:val="24"/>
              </w:rPr>
              <w:t>2</w:t>
            </w:r>
            <w:r w:rsidR="00190DCF">
              <w:rPr>
                <w:rFonts w:cs="Times New Roman"/>
                <w:szCs w:val="24"/>
              </w:rPr>
              <w:t>5</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5</w:t>
            </w:r>
          </w:p>
        </w:tc>
        <w:tc>
          <w:tcPr>
            <w:tcW w:w="6946" w:type="dxa"/>
          </w:tcPr>
          <w:p w:rsidR="00F81DE7" w:rsidRPr="00053D15" w:rsidRDefault="0060323D" w:rsidP="009B5DA6">
            <w:pPr>
              <w:spacing w:after="160" w:line="240" w:lineRule="auto"/>
              <w:rPr>
                <w:rFonts w:cs="Times New Roman"/>
                <w:szCs w:val="24"/>
              </w:rPr>
            </w:pPr>
            <w:r w:rsidRPr="0060323D">
              <w:rPr>
                <w:rFonts w:cs="Times New Roman"/>
                <w:szCs w:val="24"/>
              </w:rPr>
              <w:t xml:space="preserve">Reprodução de tela do </w:t>
            </w:r>
            <w:proofErr w:type="gramStart"/>
            <w:r w:rsidRPr="0060323D">
              <w:rPr>
                <w:rFonts w:cs="Times New Roman"/>
                <w:szCs w:val="24"/>
              </w:rPr>
              <w:t>IntelliJ</w:t>
            </w:r>
            <w:proofErr w:type="gramEnd"/>
            <w:r w:rsidRPr="0060323D">
              <w:rPr>
                <w:rFonts w:cs="Times New Roman"/>
                <w:szCs w:val="24"/>
              </w:rPr>
              <w:t xml:space="preserve"> Idea com o Scene  Builder</w:t>
            </w:r>
          </w:p>
        </w:tc>
        <w:tc>
          <w:tcPr>
            <w:tcW w:w="850" w:type="dxa"/>
            <w:vAlign w:val="bottom"/>
          </w:tcPr>
          <w:p w:rsidR="00F81DE7" w:rsidRPr="00053D15" w:rsidRDefault="0060323D" w:rsidP="00FA5DBA">
            <w:pPr>
              <w:spacing w:after="160" w:line="240" w:lineRule="auto"/>
              <w:jc w:val="right"/>
              <w:rPr>
                <w:rFonts w:cs="Times New Roman"/>
                <w:szCs w:val="24"/>
              </w:rPr>
            </w:pPr>
            <w:r>
              <w:rPr>
                <w:rFonts w:cs="Times New Roman"/>
                <w:szCs w:val="24"/>
              </w:rPr>
              <w:t>29</w:t>
            </w:r>
          </w:p>
        </w:tc>
      </w:tr>
      <w:tr w:rsidR="00F81DE7" w:rsidTr="009B5DA6">
        <w:tc>
          <w:tcPr>
            <w:tcW w:w="1384" w:type="dxa"/>
          </w:tcPr>
          <w:p w:rsidR="00F81DE7" w:rsidRDefault="00381CA2" w:rsidP="009B5DA6">
            <w:pPr>
              <w:spacing w:after="160" w:line="240" w:lineRule="auto"/>
              <w:jc w:val="left"/>
              <w:rPr>
                <w:rFonts w:cs="Times New Roman"/>
                <w:szCs w:val="24"/>
              </w:rPr>
            </w:pPr>
            <w:r>
              <w:rPr>
                <w:rFonts w:cs="Times New Roman"/>
                <w:szCs w:val="24"/>
              </w:rPr>
              <w:t>Figura 6</w:t>
            </w:r>
          </w:p>
        </w:tc>
        <w:tc>
          <w:tcPr>
            <w:tcW w:w="6946" w:type="dxa"/>
          </w:tcPr>
          <w:p w:rsidR="00F81DE7" w:rsidRPr="00AE5F28" w:rsidRDefault="00AA5CAD" w:rsidP="009B5DA6">
            <w:pPr>
              <w:spacing w:after="160" w:line="240" w:lineRule="auto"/>
              <w:rPr>
                <w:rFonts w:cs="Times New Roman"/>
                <w:szCs w:val="24"/>
              </w:rPr>
            </w:pPr>
            <w:r w:rsidRPr="00AA5CAD">
              <w:rPr>
                <w:rFonts w:cs="Times New Roman"/>
                <w:szCs w:val="24"/>
              </w:rPr>
              <w:t>Telas do Qlik Sense</w:t>
            </w:r>
          </w:p>
        </w:tc>
        <w:tc>
          <w:tcPr>
            <w:tcW w:w="850" w:type="dxa"/>
            <w:vAlign w:val="bottom"/>
          </w:tcPr>
          <w:p w:rsidR="00F81DE7" w:rsidRDefault="00AA5CAD" w:rsidP="00FA5DBA">
            <w:pPr>
              <w:spacing w:after="160" w:line="240" w:lineRule="auto"/>
              <w:jc w:val="right"/>
              <w:rPr>
                <w:rFonts w:cs="Times New Roman"/>
                <w:szCs w:val="24"/>
              </w:rPr>
            </w:pPr>
            <w:r>
              <w:rPr>
                <w:rFonts w:cs="Times New Roman"/>
                <w:szCs w:val="24"/>
              </w:rPr>
              <w:t>30</w:t>
            </w:r>
          </w:p>
        </w:tc>
      </w:tr>
      <w:tr w:rsidR="00F81DE7" w:rsidTr="009B5DA6">
        <w:tc>
          <w:tcPr>
            <w:tcW w:w="1384" w:type="dxa"/>
          </w:tcPr>
          <w:p w:rsidR="00F81DE7" w:rsidRDefault="0005390B" w:rsidP="009B5DA6">
            <w:pPr>
              <w:spacing w:after="160" w:line="240" w:lineRule="auto"/>
              <w:jc w:val="left"/>
              <w:rPr>
                <w:rFonts w:cs="Times New Roman"/>
                <w:szCs w:val="24"/>
              </w:rPr>
            </w:pPr>
            <w:r>
              <w:rPr>
                <w:rFonts w:cs="Times New Roman"/>
                <w:szCs w:val="24"/>
              </w:rPr>
              <w:t xml:space="preserve">Figura </w:t>
            </w:r>
            <w:r w:rsidR="00F81DE7">
              <w:rPr>
                <w:rFonts w:cs="Times New Roman"/>
                <w:szCs w:val="24"/>
              </w:rPr>
              <w:t>7</w:t>
            </w:r>
          </w:p>
        </w:tc>
        <w:tc>
          <w:tcPr>
            <w:tcW w:w="6946" w:type="dxa"/>
          </w:tcPr>
          <w:p w:rsidR="00F81DE7" w:rsidRPr="00AE5F28" w:rsidRDefault="007D1098" w:rsidP="009B5DA6">
            <w:pPr>
              <w:spacing w:after="160" w:line="240" w:lineRule="auto"/>
              <w:rPr>
                <w:rFonts w:cs="Times New Roman"/>
                <w:szCs w:val="24"/>
              </w:rPr>
            </w:pPr>
            <w:proofErr w:type="gramStart"/>
            <w:r w:rsidRPr="007D1098">
              <w:rPr>
                <w:rFonts w:cs="Times New Roman"/>
                <w:szCs w:val="24"/>
              </w:rPr>
              <w:t>reprodução</w:t>
            </w:r>
            <w:proofErr w:type="gramEnd"/>
            <w:r w:rsidRPr="007D1098">
              <w:rPr>
                <w:rFonts w:cs="Times New Roman"/>
                <w:szCs w:val="24"/>
              </w:rPr>
              <w:t xml:space="preserve"> de tela do Tableau Desktop</w:t>
            </w:r>
          </w:p>
        </w:tc>
        <w:tc>
          <w:tcPr>
            <w:tcW w:w="850" w:type="dxa"/>
            <w:vAlign w:val="bottom"/>
          </w:tcPr>
          <w:p w:rsidR="00F81DE7" w:rsidRDefault="00F81DE7" w:rsidP="007432BE">
            <w:pPr>
              <w:spacing w:after="160" w:line="240" w:lineRule="auto"/>
              <w:jc w:val="right"/>
              <w:rPr>
                <w:rFonts w:cs="Times New Roman"/>
                <w:szCs w:val="24"/>
              </w:rPr>
            </w:pPr>
            <w:r>
              <w:rPr>
                <w:rFonts w:cs="Times New Roman"/>
                <w:szCs w:val="24"/>
              </w:rPr>
              <w:t>3</w:t>
            </w:r>
            <w:r w:rsidR="007432BE">
              <w:rPr>
                <w:rFonts w:cs="Times New Roman"/>
                <w:szCs w:val="24"/>
              </w:rPr>
              <w:t>1</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8</w:t>
            </w:r>
          </w:p>
        </w:tc>
        <w:tc>
          <w:tcPr>
            <w:tcW w:w="6946" w:type="dxa"/>
          </w:tcPr>
          <w:p w:rsidR="004D39E2" w:rsidRPr="00AE5F28" w:rsidRDefault="007432BE" w:rsidP="009B5DA6">
            <w:pPr>
              <w:spacing w:after="160" w:line="240" w:lineRule="auto"/>
              <w:rPr>
                <w:rFonts w:cs="Times New Roman"/>
                <w:szCs w:val="24"/>
              </w:rPr>
            </w:pPr>
            <w:r w:rsidRPr="007432BE">
              <w:rPr>
                <w:rFonts w:cs="Times New Roman"/>
                <w:szCs w:val="24"/>
              </w:rPr>
              <w:t>Reprodução de tela do Microsoft Power BI Desktop</w:t>
            </w:r>
          </w:p>
        </w:tc>
        <w:tc>
          <w:tcPr>
            <w:tcW w:w="850" w:type="dxa"/>
            <w:vAlign w:val="bottom"/>
          </w:tcPr>
          <w:p w:rsidR="004D39E2" w:rsidRDefault="007432BE" w:rsidP="00FA5DBA">
            <w:pPr>
              <w:spacing w:after="160" w:line="240" w:lineRule="auto"/>
              <w:jc w:val="right"/>
              <w:rPr>
                <w:rFonts w:cs="Times New Roman"/>
                <w:szCs w:val="24"/>
              </w:rPr>
            </w:pPr>
            <w:r>
              <w:rPr>
                <w:rFonts w:cs="Times New Roman"/>
                <w:szCs w:val="24"/>
              </w:rPr>
              <w:t>32</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9</w:t>
            </w:r>
          </w:p>
        </w:tc>
        <w:tc>
          <w:tcPr>
            <w:tcW w:w="6946" w:type="dxa"/>
          </w:tcPr>
          <w:p w:rsidR="004D39E2" w:rsidRPr="00AE5F28" w:rsidRDefault="002844D6" w:rsidP="009B5DA6">
            <w:pPr>
              <w:spacing w:after="160" w:line="240" w:lineRule="auto"/>
              <w:rPr>
                <w:rFonts w:cs="Times New Roman"/>
                <w:szCs w:val="24"/>
              </w:rPr>
            </w:pPr>
            <w:r w:rsidRPr="002844D6">
              <w:rPr>
                <w:rFonts w:cs="Times New Roman"/>
                <w:szCs w:val="24"/>
              </w:rPr>
              <w:t xml:space="preserve">Passos do </w:t>
            </w:r>
            <w:proofErr w:type="spellStart"/>
            <w:r w:rsidRPr="002844D6">
              <w:rPr>
                <w:rFonts w:cs="Times New Roman"/>
                <w:szCs w:val="24"/>
              </w:rPr>
              <w:t>Dashgen</w:t>
            </w:r>
            <w:proofErr w:type="spellEnd"/>
          </w:p>
        </w:tc>
        <w:tc>
          <w:tcPr>
            <w:tcW w:w="850" w:type="dxa"/>
            <w:vAlign w:val="bottom"/>
          </w:tcPr>
          <w:p w:rsidR="004D39E2" w:rsidRDefault="002844D6" w:rsidP="0000016B">
            <w:pPr>
              <w:spacing w:after="160" w:line="240" w:lineRule="auto"/>
              <w:jc w:val="right"/>
              <w:rPr>
                <w:rFonts w:cs="Times New Roman"/>
                <w:szCs w:val="24"/>
              </w:rPr>
            </w:pPr>
            <w:r>
              <w:rPr>
                <w:rFonts w:cs="Times New Roman"/>
                <w:szCs w:val="24"/>
              </w:rPr>
              <w:t>3</w:t>
            </w:r>
            <w:r w:rsidR="0000016B">
              <w:rPr>
                <w:rFonts w:cs="Times New Roman"/>
                <w:szCs w:val="24"/>
              </w:rPr>
              <w:t>4</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10</w:t>
            </w:r>
          </w:p>
        </w:tc>
        <w:tc>
          <w:tcPr>
            <w:tcW w:w="6946" w:type="dxa"/>
          </w:tcPr>
          <w:p w:rsidR="004D39E2" w:rsidRPr="00AE5F28" w:rsidRDefault="0000016B" w:rsidP="009B5DA6">
            <w:pPr>
              <w:spacing w:after="160" w:line="240" w:lineRule="auto"/>
              <w:rPr>
                <w:rFonts w:cs="Times New Roman"/>
                <w:szCs w:val="24"/>
              </w:rPr>
            </w:pPr>
            <w:r w:rsidRPr="0000016B">
              <w:rPr>
                <w:rFonts w:cs="Times New Roman"/>
                <w:szCs w:val="24"/>
              </w:rPr>
              <w:t>Diagrama de caso de uso UC01</w:t>
            </w:r>
          </w:p>
        </w:tc>
        <w:tc>
          <w:tcPr>
            <w:tcW w:w="850" w:type="dxa"/>
            <w:vAlign w:val="bottom"/>
          </w:tcPr>
          <w:p w:rsidR="004D39E2" w:rsidRDefault="0000016B" w:rsidP="00FA5DBA">
            <w:pPr>
              <w:spacing w:after="160" w:line="240" w:lineRule="auto"/>
              <w:jc w:val="right"/>
              <w:rPr>
                <w:rFonts w:cs="Times New Roman"/>
                <w:szCs w:val="24"/>
              </w:rPr>
            </w:pPr>
            <w:r>
              <w:rPr>
                <w:rFonts w:cs="Times New Roman"/>
                <w:szCs w:val="24"/>
              </w:rPr>
              <w:t>36</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11</w:t>
            </w:r>
          </w:p>
        </w:tc>
        <w:tc>
          <w:tcPr>
            <w:tcW w:w="6946" w:type="dxa"/>
          </w:tcPr>
          <w:p w:rsidR="004D39E2" w:rsidRPr="00AE5F28" w:rsidRDefault="00AD56E0" w:rsidP="009B5DA6">
            <w:pPr>
              <w:spacing w:after="160" w:line="240" w:lineRule="auto"/>
              <w:rPr>
                <w:rFonts w:cs="Times New Roman"/>
                <w:szCs w:val="24"/>
              </w:rPr>
            </w:pPr>
            <w:r w:rsidRPr="00AD56E0">
              <w:rPr>
                <w:rFonts w:cs="Times New Roman"/>
                <w:szCs w:val="24"/>
              </w:rPr>
              <w:t xml:space="preserve">Diagrama de classes de análise do </w:t>
            </w:r>
            <w:proofErr w:type="gramStart"/>
            <w:r w:rsidRPr="00AD56E0">
              <w:rPr>
                <w:rFonts w:cs="Times New Roman"/>
                <w:szCs w:val="24"/>
              </w:rPr>
              <w:t>DashGen</w:t>
            </w:r>
            <w:proofErr w:type="gramEnd"/>
          </w:p>
        </w:tc>
        <w:tc>
          <w:tcPr>
            <w:tcW w:w="850" w:type="dxa"/>
            <w:vAlign w:val="bottom"/>
          </w:tcPr>
          <w:p w:rsidR="004D39E2" w:rsidRDefault="00AD56E0" w:rsidP="00FA5DBA">
            <w:pPr>
              <w:spacing w:after="160" w:line="240" w:lineRule="auto"/>
              <w:jc w:val="right"/>
              <w:rPr>
                <w:rFonts w:cs="Times New Roman"/>
                <w:szCs w:val="24"/>
              </w:rPr>
            </w:pPr>
            <w:r>
              <w:rPr>
                <w:rFonts w:cs="Times New Roman"/>
                <w:szCs w:val="24"/>
              </w:rPr>
              <w:t>38</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12</w:t>
            </w:r>
          </w:p>
        </w:tc>
        <w:tc>
          <w:tcPr>
            <w:tcW w:w="6946" w:type="dxa"/>
          </w:tcPr>
          <w:p w:rsidR="004D39E2" w:rsidRPr="00AE5F28" w:rsidRDefault="008E67C5" w:rsidP="009B5DA6">
            <w:pPr>
              <w:spacing w:after="160" w:line="240" w:lineRule="auto"/>
              <w:rPr>
                <w:rFonts w:cs="Times New Roman"/>
                <w:szCs w:val="24"/>
              </w:rPr>
            </w:pPr>
            <w:r w:rsidRPr="008E67C5">
              <w:rPr>
                <w:rFonts w:cs="Times New Roman"/>
                <w:szCs w:val="24"/>
              </w:rPr>
              <w:t xml:space="preserve">Diagrama de Classes de Implementação </w:t>
            </w:r>
            <w:proofErr w:type="gramStart"/>
            <w:r w:rsidRPr="008E67C5">
              <w:rPr>
                <w:rFonts w:cs="Times New Roman"/>
                <w:szCs w:val="24"/>
              </w:rPr>
              <w:t>DashGen</w:t>
            </w:r>
            <w:proofErr w:type="gramEnd"/>
          </w:p>
        </w:tc>
        <w:tc>
          <w:tcPr>
            <w:tcW w:w="850" w:type="dxa"/>
            <w:vAlign w:val="bottom"/>
          </w:tcPr>
          <w:p w:rsidR="004D39E2" w:rsidRDefault="008E67C5" w:rsidP="00FA5DBA">
            <w:pPr>
              <w:spacing w:after="160" w:line="240" w:lineRule="auto"/>
              <w:jc w:val="right"/>
              <w:rPr>
                <w:rFonts w:cs="Times New Roman"/>
                <w:szCs w:val="24"/>
              </w:rPr>
            </w:pPr>
            <w:r>
              <w:rPr>
                <w:rFonts w:cs="Times New Roman"/>
                <w:szCs w:val="24"/>
              </w:rPr>
              <w:t>39</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13</w:t>
            </w:r>
          </w:p>
        </w:tc>
        <w:tc>
          <w:tcPr>
            <w:tcW w:w="6946" w:type="dxa"/>
          </w:tcPr>
          <w:p w:rsidR="004D39E2" w:rsidRPr="00AE5F28" w:rsidRDefault="00F52079" w:rsidP="009B5DA6">
            <w:pPr>
              <w:spacing w:after="160" w:line="240" w:lineRule="auto"/>
              <w:rPr>
                <w:rFonts w:cs="Times New Roman"/>
                <w:szCs w:val="24"/>
              </w:rPr>
            </w:pPr>
            <w:r w:rsidRPr="00F52079">
              <w:rPr>
                <w:rFonts w:cs="Times New Roman"/>
                <w:szCs w:val="24"/>
              </w:rPr>
              <w:t xml:space="preserve">Diagrama de Sequência Global do </w:t>
            </w:r>
            <w:proofErr w:type="gramStart"/>
            <w:r w:rsidRPr="00F52079">
              <w:rPr>
                <w:rFonts w:cs="Times New Roman"/>
                <w:szCs w:val="24"/>
              </w:rPr>
              <w:t>DashGen</w:t>
            </w:r>
            <w:proofErr w:type="gramEnd"/>
          </w:p>
        </w:tc>
        <w:tc>
          <w:tcPr>
            <w:tcW w:w="850" w:type="dxa"/>
            <w:vAlign w:val="bottom"/>
          </w:tcPr>
          <w:p w:rsidR="004D39E2" w:rsidRDefault="00F52079" w:rsidP="00FA5DBA">
            <w:pPr>
              <w:spacing w:after="160" w:line="240" w:lineRule="auto"/>
              <w:jc w:val="right"/>
              <w:rPr>
                <w:rFonts w:cs="Times New Roman"/>
                <w:szCs w:val="24"/>
              </w:rPr>
            </w:pPr>
            <w:r>
              <w:rPr>
                <w:rFonts w:cs="Times New Roman"/>
                <w:szCs w:val="24"/>
              </w:rPr>
              <w:t>40</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14</w:t>
            </w:r>
          </w:p>
        </w:tc>
        <w:tc>
          <w:tcPr>
            <w:tcW w:w="6946" w:type="dxa"/>
          </w:tcPr>
          <w:p w:rsidR="004D39E2" w:rsidRPr="00AE5F28" w:rsidRDefault="00B41144" w:rsidP="009B5DA6">
            <w:pPr>
              <w:spacing w:after="160" w:line="240" w:lineRule="auto"/>
              <w:rPr>
                <w:rFonts w:cs="Times New Roman"/>
                <w:szCs w:val="24"/>
              </w:rPr>
            </w:pPr>
            <w:r w:rsidRPr="00B41144">
              <w:rPr>
                <w:rFonts w:cs="Times New Roman"/>
                <w:szCs w:val="24"/>
              </w:rPr>
              <w:t xml:space="preserve">Diagrama de sequencia da geração do Dashboard </w:t>
            </w:r>
          </w:p>
        </w:tc>
        <w:tc>
          <w:tcPr>
            <w:tcW w:w="850" w:type="dxa"/>
            <w:vAlign w:val="bottom"/>
          </w:tcPr>
          <w:p w:rsidR="004D39E2" w:rsidRDefault="00B41144" w:rsidP="00FA5DBA">
            <w:pPr>
              <w:spacing w:after="160" w:line="240" w:lineRule="auto"/>
              <w:jc w:val="right"/>
              <w:rPr>
                <w:rFonts w:cs="Times New Roman"/>
                <w:szCs w:val="24"/>
              </w:rPr>
            </w:pPr>
            <w:r>
              <w:rPr>
                <w:rFonts w:cs="Times New Roman"/>
                <w:szCs w:val="24"/>
              </w:rPr>
              <w:t>41</w:t>
            </w:r>
          </w:p>
        </w:tc>
      </w:tr>
      <w:tr w:rsidR="004D39E2" w:rsidTr="009B5DA6">
        <w:trPr>
          <w:trHeight w:val="342"/>
        </w:trPr>
        <w:tc>
          <w:tcPr>
            <w:tcW w:w="1384" w:type="dxa"/>
          </w:tcPr>
          <w:p w:rsidR="004D39E2" w:rsidRDefault="005C30B0" w:rsidP="009B5DA6">
            <w:pPr>
              <w:spacing w:after="160" w:line="240" w:lineRule="auto"/>
              <w:jc w:val="left"/>
              <w:rPr>
                <w:rFonts w:cs="Times New Roman"/>
                <w:szCs w:val="24"/>
              </w:rPr>
            </w:pPr>
            <w:r>
              <w:rPr>
                <w:rFonts w:cs="Times New Roman"/>
                <w:szCs w:val="24"/>
              </w:rPr>
              <w:t>Figura 15</w:t>
            </w:r>
          </w:p>
        </w:tc>
        <w:tc>
          <w:tcPr>
            <w:tcW w:w="6946" w:type="dxa"/>
          </w:tcPr>
          <w:p w:rsidR="004D39E2" w:rsidRPr="00AE5F28" w:rsidRDefault="00617D83" w:rsidP="009B5DA6">
            <w:pPr>
              <w:spacing w:after="160" w:line="240" w:lineRule="auto"/>
              <w:rPr>
                <w:rFonts w:cs="Times New Roman"/>
                <w:szCs w:val="24"/>
              </w:rPr>
            </w:pPr>
            <w:r w:rsidRPr="00617D83">
              <w:rPr>
                <w:rFonts w:cs="Times New Roman"/>
                <w:szCs w:val="24"/>
              </w:rPr>
              <w:t xml:space="preserve">Tela do </w:t>
            </w:r>
            <w:proofErr w:type="gramStart"/>
            <w:r w:rsidRPr="00617D83">
              <w:rPr>
                <w:rFonts w:cs="Times New Roman"/>
                <w:szCs w:val="24"/>
              </w:rPr>
              <w:t>DashGen</w:t>
            </w:r>
            <w:proofErr w:type="gramEnd"/>
            <w:r w:rsidRPr="00617D83">
              <w:rPr>
                <w:rFonts w:cs="Times New Roman"/>
                <w:szCs w:val="24"/>
              </w:rPr>
              <w:t xml:space="preserve"> em sua versão definitiva</w:t>
            </w:r>
          </w:p>
        </w:tc>
        <w:tc>
          <w:tcPr>
            <w:tcW w:w="850" w:type="dxa"/>
            <w:vAlign w:val="bottom"/>
          </w:tcPr>
          <w:p w:rsidR="004D39E2" w:rsidRDefault="00617D83" w:rsidP="00FA5DBA">
            <w:pPr>
              <w:spacing w:after="160" w:line="240" w:lineRule="auto"/>
              <w:jc w:val="right"/>
              <w:rPr>
                <w:rFonts w:cs="Times New Roman"/>
                <w:szCs w:val="24"/>
              </w:rPr>
            </w:pPr>
            <w:r>
              <w:rPr>
                <w:rFonts w:cs="Times New Roman"/>
                <w:szCs w:val="24"/>
              </w:rPr>
              <w:t>42</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16</w:t>
            </w:r>
          </w:p>
        </w:tc>
        <w:tc>
          <w:tcPr>
            <w:tcW w:w="6946" w:type="dxa"/>
          </w:tcPr>
          <w:p w:rsidR="004D39E2" w:rsidRPr="00AE5F28" w:rsidRDefault="000B4220" w:rsidP="009B5DA6">
            <w:pPr>
              <w:spacing w:after="160" w:line="240" w:lineRule="auto"/>
              <w:rPr>
                <w:rFonts w:cs="Times New Roman"/>
                <w:szCs w:val="24"/>
              </w:rPr>
            </w:pPr>
            <w:r w:rsidRPr="000B4220">
              <w:rPr>
                <w:rFonts w:cs="Times New Roman"/>
                <w:szCs w:val="24"/>
              </w:rPr>
              <w:t>Reprodução da tela de seleção do arquivo CSV</w:t>
            </w:r>
          </w:p>
        </w:tc>
        <w:tc>
          <w:tcPr>
            <w:tcW w:w="850" w:type="dxa"/>
            <w:vAlign w:val="bottom"/>
          </w:tcPr>
          <w:p w:rsidR="004D39E2" w:rsidRDefault="001A5AFB" w:rsidP="00FA5DBA">
            <w:pPr>
              <w:spacing w:after="160" w:line="240" w:lineRule="auto"/>
              <w:jc w:val="right"/>
              <w:rPr>
                <w:rFonts w:cs="Times New Roman"/>
                <w:szCs w:val="24"/>
              </w:rPr>
            </w:pPr>
            <w:r>
              <w:rPr>
                <w:rFonts w:cs="Times New Roman"/>
                <w:szCs w:val="24"/>
              </w:rPr>
              <w:t>43</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17</w:t>
            </w:r>
          </w:p>
        </w:tc>
        <w:tc>
          <w:tcPr>
            <w:tcW w:w="6946" w:type="dxa"/>
          </w:tcPr>
          <w:p w:rsidR="004D39E2" w:rsidRPr="00AE5F28" w:rsidRDefault="00A968C9" w:rsidP="009B5DA6">
            <w:pPr>
              <w:spacing w:after="160" w:line="240" w:lineRule="auto"/>
              <w:rPr>
                <w:rFonts w:cs="Times New Roman"/>
                <w:szCs w:val="24"/>
              </w:rPr>
            </w:pPr>
            <w:r w:rsidRPr="00A968C9">
              <w:rPr>
                <w:rFonts w:cs="Times New Roman"/>
                <w:szCs w:val="24"/>
              </w:rPr>
              <w:t>Reprodução da janela de seleç</w:t>
            </w:r>
            <w:r w:rsidR="000B4220">
              <w:rPr>
                <w:rFonts w:cs="Times New Roman"/>
                <w:szCs w:val="24"/>
              </w:rPr>
              <w:t>ão de diretório de destino</w:t>
            </w:r>
          </w:p>
        </w:tc>
        <w:tc>
          <w:tcPr>
            <w:tcW w:w="850" w:type="dxa"/>
            <w:vAlign w:val="bottom"/>
          </w:tcPr>
          <w:p w:rsidR="004D39E2" w:rsidRDefault="00A968C9" w:rsidP="00FA5DBA">
            <w:pPr>
              <w:spacing w:after="160" w:line="240" w:lineRule="auto"/>
              <w:jc w:val="right"/>
              <w:rPr>
                <w:rFonts w:cs="Times New Roman"/>
                <w:szCs w:val="24"/>
              </w:rPr>
            </w:pPr>
            <w:r>
              <w:rPr>
                <w:rFonts w:cs="Times New Roman"/>
                <w:szCs w:val="24"/>
              </w:rPr>
              <w:t>43</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18</w:t>
            </w:r>
          </w:p>
        </w:tc>
        <w:tc>
          <w:tcPr>
            <w:tcW w:w="6946" w:type="dxa"/>
          </w:tcPr>
          <w:p w:rsidR="004D39E2" w:rsidRPr="00AE5F28" w:rsidRDefault="00635B8B" w:rsidP="009B5DA6">
            <w:pPr>
              <w:spacing w:after="160" w:line="240" w:lineRule="auto"/>
              <w:rPr>
                <w:rFonts w:cs="Times New Roman"/>
                <w:szCs w:val="24"/>
              </w:rPr>
            </w:pPr>
            <w:r w:rsidRPr="00635B8B">
              <w:rPr>
                <w:rFonts w:cs="Times New Roman"/>
                <w:szCs w:val="24"/>
              </w:rPr>
              <w:t xml:space="preserve">Código fonte do método </w:t>
            </w:r>
            <w:proofErr w:type="spellStart"/>
            <w:proofErr w:type="gramStart"/>
            <w:r w:rsidRPr="00635B8B">
              <w:rPr>
                <w:rFonts w:cs="Times New Roman"/>
                <w:szCs w:val="24"/>
              </w:rPr>
              <w:t>setDataset</w:t>
            </w:r>
            <w:proofErr w:type="spellEnd"/>
            <w:proofErr w:type="gramEnd"/>
            <w:r w:rsidRPr="00635B8B">
              <w:rPr>
                <w:rFonts w:cs="Times New Roman"/>
                <w:szCs w:val="24"/>
              </w:rPr>
              <w:t>()</w:t>
            </w:r>
          </w:p>
        </w:tc>
        <w:tc>
          <w:tcPr>
            <w:tcW w:w="850" w:type="dxa"/>
            <w:vAlign w:val="bottom"/>
          </w:tcPr>
          <w:p w:rsidR="004D39E2" w:rsidRDefault="00635B8B" w:rsidP="00FA5DBA">
            <w:pPr>
              <w:spacing w:after="160" w:line="240" w:lineRule="auto"/>
              <w:jc w:val="right"/>
              <w:rPr>
                <w:rFonts w:cs="Times New Roman"/>
                <w:szCs w:val="24"/>
              </w:rPr>
            </w:pPr>
            <w:r>
              <w:rPr>
                <w:rFonts w:cs="Times New Roman"/>
                <w:szCs w:val="24"/>
              </w:rPr>
              <w:t>44</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19</w:t>
            </w:r>
          </w:p>
        </w:tc>
        <w:tc>
          <w:tcPr>
            <w:tcW w:w="6946" w:type="dxa"/>
          </w:tcPr>
          <w:p w:rsidR="004D39E2" w:rsidRPr="00AE5F28" w:rsidRDefault="00687B02" w:rsidP="009B5DA6">
            <w:pPr>
              <w:spacing w:after="160" w:line="240" w:lineRule="auto"/>
              <w:rPr>
                <w:rFonts w:cs="Times New Roman"/>
                <w:szCs w:val="24"/>
              </w:rPr>
            </w:pPr>
            <w:proofErr w:type="gramStart"/>
            <w:r w:rsidRPr="00687B02">
              <w:rPr>
                <w:rFonts w:cs="Times New Roman"/>
                <w:szCs w:val="24"/>
              </w:rPr>
              <w:t>código</w:t>
            </w:r>
            <w:proofErr w:type="gramEnd"/>
            <w:r w:rsidRPr="00687B02">
              <w:rPr>
                <w:rFonts w:cs="Times New Roman"/>
                <w:szCs w:val="24"/>
              </w:rPr>
              <w:t xml:space="preserve">  fonte do método </w:t>
            </w:r>
            <w:proofErr w:type="spellStart"/>
            <w:r w:rsidRPr="00687B02">
              <w:rPr>
                <w:rFonts w:cs="Times New Roman"/>
                <w:szCs w:val="24"/>
              </w:rPr>
              <w:t>addGrafico</w:t>
            </w:r>
            <w:proofErr w:type="spellEnd"/>
            <w:r w:rsidRPr="00687B02">
              <w:rPr>
                <w:rFonts w:cs="Times New Roman"/>
                <w:szCs w:val="24"/>
              </w:rPr>
              <w:t>()</w:t>
            </w:r>
          </w:p>
        </w:tc>
        <w:tc>
          <w:tcPr>
            <w:tcW w:w="850" w:type="dxa"/>
            <w:vAlign w:val="bottom"/>
          </w:tcPr>
          <w:p w:rsidR="004D39E2" w:rsidRDefault="00687B02" w:rsidP="00FA5DBA">
            <w:pPr>
              <w:spacing w:after="160" w:line="240" w:lineRule="auto"/>
              <w:jc w:val="right"/>
              <w:rPr>
                <w:rFonts w:cs="Times New Roman"/>
                <w:szCs w:val="24"/>
              </w:rPr>
            </w:pPr>
            <w:r>
              <w:rPr>
                <w:rFonts w:cs="Times New Roman"/>
                <w:szCs w:val="24"/>
              </w:rPr>
              <w:t>45</w:t>
            </w:r>
          </w:p>
        </w:tc>
      </w:tr>
      <w:tr w:rsidR="004D39E2" w:rsidTr="009B5DA6">
        <w:trPr>
          <w:trHeight w:val="212"/>
        </w:trPr>
        <w:tc>
          <w:tcPr>
            <w:tcW w:w="1384" w:type="dxa"/>
          </w:tcPr>
          <w:p w:rsidR="004D39E2" w:rsidRDefault="005C30B0" w:rsidP="009B5DA6">
            <w:pPr>
              <w:spacing w:after="160" w:line="240" w:lineRule="auto"/>
              <w:jc w:val="left"/>
              <w:rPr>
                <w:rFonts w:cs="Times New Roman"/>
                <w:szCs w:val="24"/>
              </w:rPr>
            </w:pPr>
            <w:r>
              <w:rPr>
                <w:rFonts w:cs="Times New Roman"/>
                <w:szCs w:val="24"/>
              </w:rPr>
              <w:t>Figura 20</w:t>
            </w:r>
          </w:p>
        </w:tc>
        <w:tc>
          <w:tcPr>
            <w:tcW w:w="6946" w:type="dxa"/>
          </w:tcPr>
          <w:p w:rsidR="004D39E2" w:rsidRPr="00AE5F28" w:rsidRDefault="00F979B8" w:rsidP="009B5DA6">
            <w:pPr>
              <w:spacing w:after="160" w:line="240" w:lineRule="auto"/>
              <w:rPr>
                <w:rFonts w:cs="Times New Roman"/>
                <w:szCs w:val="24"/>
              </w:rPr>
            </w:pPr>
            <w:r w:rsidRPr="00F979B8">
              <w:rPr>
                <w:rFonts w:cs="Times New Roman"/>
                <w:szCs w:val="24"/>
              </w:rPr>
              <w:t xml:space="preserve">Código fonte do método </w:t>
            </w:r>
            <w:proofErr w:type="spellStart"/>
            <w:proofErr w:type="gramStart"/>
            <w:r w:rsidRPr="00F979B8">
              <w:rPr>
                <w:rFonts w:cs="Times New Roman"/>
                <w:szCs w:val="24"/>
              </w:rPr>
              <w:t>endDashboard</w:t>
            </w:r>
            <w:proofErr w:type="spellEnd"/>
            <w:proofErr w:type="gramEnd"/>
            <w:r w:rsidRPr="00F979B8">
              <w:rPr>
                <w:rFonts w:cs="Times New Roman"/>
                <w:szCs w:val="24"/>
              </w:rPr>
              <w:t>() e suas dependências</w:t>
            </w:r>
          </w:p>
        </w:tc>
        <w:tc>
          <w:tcPr>
            <w:tcW w:w="850" w:type="dxa"/>
            <w:vAlign w:val="bottom"/>
          </w:tcPr>
          <w:p w:rsidR="004D39E2" w:rsidRDefault="00F979B8" w:rsidP="00FA5DBA">
            <w:pPr>
              <w:spacing w:after="160" w:line="240" w:lineRule="auto"/>
              <w:jc w:val="right"/>
              <w:rPr>
                <w:rFonts w:cs="Times New Roman"/>
                <w:szCs w:val="24"/>
              </w:rPr>
            </w:pPr>
            <w:r>
              <w:rPr>
                <w:rFonts w:cs="Times New Roman"/>
                <w:szCs w:val="24"/>
              </w:rPr>
              <w:t>46</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21</w:t>
            </w:r>
          </w:p>
        </w:tc>
        <w:tc>
          <w:tcPr>
            <w:tcW w:w="6946" w:type="dxa"/>
          </w:tcPr>
          <w:p w:rsidR="005C30B0" w:rsidRPr="00AE5F28" w:rsidRDefault="00B80401" w:rsidP="009B5DA6">
            <w:pPr>
              <w:spacing w:after="160" w:line="240" w:lineRule="auto"/>
              <w:rPr>
                <w:rFonts w:cs="Times New Roman"/>
                <w:szCs w:val="24"/>
              </w:rPr>
            </w:pPr>
            <w:r w:rsidRPr="00B80401">
              <w:rPr>
                <w:rFonts w:cs="Times New Roman"/>
                <w:szCs w:val="24"/>
              </w:rPr>
              <w:t xml:space="preserve">Código fonte dos métodos </w:t>
            </w:r>
            <w:proofErr w:type="spellStart"/>
            <w:proofErr w:type="gramStart"/>
            <w:r w:rsidRPr="00B80401">
              <w:rPr>
                <w:rFonts w:cs="Times New Roman"/>
                <w:szCs w:val="24"/>
              </w:rPr>
              <w:t>isNumeric</w:t>
            </w:r>
            <w:proofErr w:type="spellEnd"/>
            <w:proofErr w:type="gramEnd"/>
            <w:r w:rsidRPr="00B80401">
              <w:rPr>
                <w:rFonts w:cs="Times New Roman"/>
                <w:szCs w:val="24"/>
              </w:rPr>
              <w:t xml:space="preserve">() e </w:t>
            </w:r>
            <w:proofErr w:type="spellStart"/>
            <w:r w:rsidRPr="00B80401">
              <w:rPr>
                <w:rFonts w:cs="Times New Roman"/>
                <w:szCs w:val="24"/>
              </w:rPr>
              <w:t>columnDiscoverType</w:t>
            </w:r>
            <w:proofErr w:type="spellEnd"/>
            <w:r w:rsidRPr="00B80401">
              <w:rPr>
                <w:rFonts w:cs="Times New Roman"/>
                <w:szCs w:val="24"/>
              </w:rPr>
              <w:t>()</w:t>
            </w:r>
          </w:p>
        </w:tc>
        <w:tc>
          <w:tcPr>
            <w:tcW w:w="850" w:type="dxa"/>
            <w:vAlign w:val="bottom"/>
          </w:tcPr>
          <w:p w:rsidR="005C30B0" w:rsidRDefault="00B80401" w:rsidP="00FA5DBA">
            <w:pPr>
              <w:spacing w:after="160" w:line="240" w:lineRule="auto"/>
              <w:jc w:val="right"/>
              <w:rPr>
                <w:rFonts w:cs="Times New Roman"/>
                <w:szCs w:val="24"/>
              </w:rPr>
            </w:pPr>
            <w:r>
              <w:rPr>
                <w:rFonts w:cs="Times New Roman"/>
                <w:szCs w:val="24"/>
              </w:rPr>
              <w:t>47</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22</w:t>
            </w:r>
          </w:p>
        </w:tc>
        <w:tc>
          <w:tcPr>
            <w:tcW w:w="6946" w:type="dxa"/>
          </w:tcPr>
          <w:p w:rsidR="005C30B0" w:rsidRPr="00AE5F28" w:rsidRDefault="008556E2" w:rsidP="009B5DA6">
            <w:pPr>
              <w:spacing w:after="160" w:line="240" w:lineRule="auto"/>
              <w:rPr>
                <w:rFonts w:cs="Times New Roman"/>
                <w:szCs w:val="24"/>
              </w:rPr>
            </w:pPr>
            <w:r w:rsidRPr="008556E2">
              <w:rPr>
                <w:rFonts w:cs="Times New Roman"/>
                <w:szCs w:val="24"/>
              </w:rPr>
              <w:t xml:space="preserve">Código fonte da </w:t>
            </w:r>
            <w:proofErr w:type="gramStart"/>
            <w:r w:rsidRPr="008556E2">
              <w:rPr>
                <w:rFonts w:cs="Times New Roman"/>
                <w:szCs w:val="24"/>
              </w:rPr>
              <w:t>classe Gerador</w:t>
            </w:r>
            <w:proofErr w:type="gramEnd"/>
          </w:p>
        </w:tc>
        <w:tc>
          <w:tcPr>
            <w:tcW w:w="850" w:type="dxa"/>
            <w:vAlign w:val="bottom"/>
          </w:tcPr>
          <w:p w:rsidR="005C30B0" w:rsidRDefault="008556E2" w:rsidP="00FA5DBA">
            <w:pPr>
              <w:spacing w:after="160" w:line="240" w:lineRule="auto"/>
              <w:jc w:val="right"/>
              <w:rPr>
                <w:rFonts w:cs="Times New Roman"/>
                <w:szCs w:val="24"/>
              </w:rPr>
            </w:pPr>
            <w:r>
              <w:rPr>
                <w:rFonts w:cs="Times New Roman"/>
                <w:szCs w:val="24"/>
              </w:rPr>
              <w:t>48</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23</w:t>
            </w:r>
          </w:p>
        </w:tc>
        <w:tc>
          <w:tcPr>
            <w:tcW w:w="6946" w:type="dxa"/>
          </w:tcPr>
          <w:p w:rsidR="005C30B0" w:rsidRPr="00AE5F28" w:rsidRDefault="008556E2" w:rsidP="009B5DA6">
            <w:pPr>
              <w:spacing w:after="160" w:line="240" w:lineRule="auto"/>
              <w:rPr>
                <w:rFonts w:cs="Times New Roman"/>
                <w:szCs w:val="24"/>
              </w:rPr>
            </w:pPr>
            <w:r w:rsidRPr="008556E2">
              <w:rPr>
                <w:rFonts w:cs="Times New Roman"/>
                <w:szCs w:val="24"/>
              </w:rPr>
              <w:t xml:space="preserve">Conteúdo fonte do arquivo </w:t>
            </w:r>
            <w:proofErr w:type="spellStart"/>
            <w:proofErr w:type="gramStart"/>
            <w:r w:rsidRPr="008556E2">
              <w:rPr>
                <w:rFonts w:cs="Times New Roman"/>
                <w:szCs w:val="24"/>
              </w:rPr>
              <w:t>dashboard.</w:t>
            </w:r>
            <w:proofErr w:type="gramEnd"/>
            <w:r w:rsidRPr="008556E2">
              <w:rPr>
                <w:rFonts w:cs="Times New Roman"/>
                <w:szCs w:val="24"/>
              </w:rPr>
              <w:t>ftl</w:t>
            </w:r>
            <w:proofErr w:type="spellEnd"/>
          </w:p>
        </w:tc>
        <w:tc>
          <w:tcPr>
            <w:tcW w:w="850" w:type="dxa"/>
            <w:vAlign w:val="bottom"/>
          </w:tcPr>
          <w:p w:rsidR="005C30B0" w:rsidRDefault="008556E2" w:rsidP="00FA5DBA">
            <w:pPr>
              <w:spacing w:after="160" w:line="240" w:lineRule="auto"/>
              <w:jc w:val="right"/>
              <w:rPr>
                <w:rFonts w:cs="Times New Roman"/>
                <w:szCs w:val="24"/>
              </w:rPr>
            </w:pPr>
            <w:r>
              <w:rPr>
                <w:rFonts w:cs="Times New Roman"/>
                <w:szCs w:val="24"/>
              </w:rPr>
              <w:t>49</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24</w:t>
            </w:r>
          </w:p>
        </w:tc>
        <w:tc>
          <w:tcPr>
            <w:tcW w:w="6946" w:type="dxa"/>
          </w:tcPr>
          <w:p w:rsidR="005C30B0" w:rsidRPr="00AE5F28" w:rsidRDefault="009627A7" w:rsidP="009B5DA6">
            <w:pPr>
              <w:spacing w:after="160" w:line="240" w:lineRule="auto"/>
              <w:rPr>
                <w:rFonts w:cs="Times New Roman"/>
                <w:szCs w:val="24"/>
              </w:rPr>
            </w:pPr>
            <w:r w:rsidRPr="009627A7">
              <w:rPr>
                <w:rFonts w:cs="Times New Roman"/>
                <w:szCs w:val="24"/>
              </w:rPr>
              <w:t>O conteúdo do diretório boilerplate</w:t>
            </w:r>
          </w:p>
        </w:tc>
        <w:tc>
          <w:tcPr>
            <w:tcW w:w="850" w:type="dxa"/>
            <w:vAlign w:val="bottom"/>
          </w:tcPr>
          <w:p w:rsidR="005C30B0" w:rsidRDefault="009627A7" w:rsidP="00FA5DBA">
            <w:pPr>
              <w:spacing w:after="160" w:line="240" w:lineRule="auto"/>
              <w:jc w:val="right"/>
              <w:rPr>
                <w:rFonts w:cs="Times New Roman"/>
                <w:szCs w:val="24"/>
              </w:rPr>
            </w:pPr>
            <w:r>
              <w:rPr>
                <w:rFonts w:cs="Times New Roman"/>
                <w:szCs w:val="24"/>
              </w:rPr>
              <w:t>51</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25</w:t>
            </w:r>
          </w:p>
        </w:tc>
        <w:tc>
          <w:tcPr>
            <w:tcW w:w="6946" w:type="dxa"/>
          </w:tcPr>
          <w:p w:rsidR="005C30B0" w:rsidRPr="00AE5F28" w:rsidRDefault="009627A7" w:rsidP="009B5DA6">
            <w:pPr>
              <w:spacing w:after="160" w:line="240" w:lineRule="auto"/>
              <w:rPr>
                <w:rFonts w:cs="Times New Roman"/>
                <w:szCs w:val="24"/>
              </w:rPr>
            </w:pPr>
            <w:proofErr w:type="gramStart"/>
            <w:r w:rsidRPr="009627A7">
              <w:rPr>
                <w:rFonts w:cs="Times New Roman"/>
                <w:szCs w:val="24"/>
              </w:rPr>
              <w:t>método</w:t>
            </w:r>
            <w:proofErr w:type="gramEnd"/>
            <w:r w:rsidRPr="009627A7">
              <w:rPr>
                <w:rFonts w:cs="Times New Roman"/>
                <w:szCs w:val="24"/>
              </w:rPr>
              <w:t xml:space="preserve"> </w:t>
            </w:r>
            <w:proofErr w:type="spellStart"/>
            <w:r w:rsidRPr="009627A7">
              <w:rPr>
                <w:rFonts w:cs="Times New Roman"/>
                <w:szCs w:val="24"/>
              </w:rPr>
              <w:t>processarCopia</w:t>
            </w:r>
            <w:proofErr w:type="spellEnd"/>
            <w:r w:rsidRPr="009627A7">
              <w:rPr>
                <w:rFonts w:cs="Times New Roman"/>
                <w:szCs w:val="24"/>
              </w:rPr>
              <w:t>()</w:t>
            </w:r>
          </w:p>
        </w:tc>
        <w:tc>
          <w:tcPr>
            <w:tcW w:w="850" w:type="dxa"/>
            <w:vAlign w:val="bottom"/>
          </w:tcPr>
          <w:p w:rsidR="005C30B0" w:rsidRDefault="009627A7" w:rsidP="00FA5DBA">
            <w:pPr>
              <w:spacing w:after="160" w:line="240" w:lineRule="auto"/>
              <w:jc w:val="right"/>
              <w:rPr>
                <w:rFonts w:cs="Times New Roman"/>
                <w:szCs w:val="24"/>
              </w:rPr>
            </w:pPr>
            <w:r>
              <w:rPr>
                <w:rFonts w:cs="Times New Roman"/>
                <w:szCs w:val="24"/>
              </w:rPr>
              <w:t>51</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26</w:t>
            </w:r>
          </w:p>
        </w:tc>
        <w:tc>
          <w:tcPr>
            <w:tcW w:w="6946" w:type="dxa"/>
          </w:tcPr>
          <w:p w:rsidR="005C30B0" w:rsidRPr="00AE5F28" w:rsidRDefault="005D7A61" w:rsidP="009B5DA6">
            <w:pPr>
              <w:spacing w:after="160" w:line="240" w:lineRule="auto"/>
              <w:rPr>
                <w:rFonts w:cs="Times New Roman"/>
                <w:szCs w:val="24"/>
              </w:rPr>
            </w:pPr>
            <w:proofErr w:type="gramStart"/>
            <w:r w:rsidRPr="005D7A61">
              <w:rPr>
                <w:rFonts w:cs="Times New Roman"/>
                <w:szCs w:val="24"/>
              </w:rPr>
              <w:t>método</w:t>
            </w:r>
            <w:proofErr w:type="gramEnd"/>
            <w:r w:rsidRPr="005D7A61">
              <w:rPr>
                <w:rFonts w:cs="Times New Roman"/>
                <w:szCs w:val="24"/>
              </w:rPr>
              <w:t xml:space="preserve"> </w:t>
            </w:r>
            <w:proofErr w:type="spellStart"/>
            <w:r w:rsidRPr="005D7A61">
              <w:rPr>
                <w:rFonts w:cs="Times New Roman"/>
                <w:szCs w:val="24"/>
              </w:rPr>
              <w:t>processarZip</w:t>
            </w:r>
            <w:proofErr w:type="spellEnd"/>
            <w:r w:rsidRPr="005D7A61">
              <w:rPr>
                <w:rFonts w:cs="Times New Roman"/>
                <w:szCs w:val="24"/>
              </w:rPr>
              <w:t>()</w:t>
            </w:r>
          </w:p>
        </w:tc>
        <w:tc>
          <w:tcPr>
            <w:tcW w:w="850" w:type="dxa"/>
            <w:vAlign w:val="bottom"/>
          </w:tcPr>
          <w:p w:rsidR="005C30B0" w:rsidRDefault="005D7A61" w:rsidP="00FA5DBA">
            <w:pPr>
              <w:spacing w:after="160" w:line="240" w:lineRule="auto"/>
              <w:jc w:val="right"/>
              <w:rPr>
                <w:rFonts w:cs="Times New Roman"/>
                <w:szCs w:val="24"/>
              </w:rPr>
            </w:pPr>
            <w:r>
              <w:rPr>
                <w:rFonts w:cs="Times New Roman"/>
                <w:szCs w:val="24"/>
              </w:rPr>
              <w:t>52</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27</w:t>
            </w:r>
          </w:p>
        </w:tc>
        <w:tc>
          <w:tcPr>
            <w:tcW w:w="6946" w:type="dxa"/>
          </w:tcPr>
          <w:p w:rsidR="005C30B0" w:rsidRPr="00AE5F28" w:rsidRDefault="00D96863" w:rsidP="009B5DA6">
            <w:pPr>
              <w:spacing w:after="160" w:line="240" w:lineRule="auto"/>
              <w:rPr>
                <w:rFonts w:cs="Times New Roman"/>
                <w:szCs w:val="24"/>
              </w:rPr>
            </w:pPr>
            <w:r w:rsidRPr="00D96863">
              <w:rPr>
                <w:rFonts w:cs="Times New Roman"/>
                <w:szCs w:val="24"/>
              </w:rPr>
              <w:t xml:space="preserve">Dashboard gerado pelo </w:t>
            </w:r>
            <w:proofErr w:type="gramStart"/>
            <w:r w:rsidRPr="00D96863">
              <w:rPr>
                <w:rFonts w:cs="Times New Roman"/>
                <w:szCs w:val="24"/>
              </w:rPr>
              <w:t>DashGen</w:t>
            </w:r>
            <w:proofErr w:type="gramEnd"/>
          </w:p>
        </w:tc>
        <w:tc>
          <w:tcPr>
            <w:tcW w:w="850" w:type="dxa"/>
            <w:vAlign w:val="bottom"/>
          </w:tcPr>
          <w:p w:rsidR="005C30B0" w:rsidRDefault="00D96863" w:rsidP="00FA5DBA">
            <w:pPr>
              <w:spacing w:after="160" w:line="240" w:lineRule="auto"/>
              <w:jc w:val="right"/>
              <w:rPr>
                <w:rFonts w:cs="Times New Roman"/>
                <w:szCs w:val="24"/>
              </w:rPr>
            </w:pPr>
            <w:r>
              <w:rPr>
                <w:rFonts w:cs="Times New Roman"/>
                <w:szCs w:val="24"/>
              </w:rPr>
              <w:t>52</w:t>
            </w:r>
          </w:p>
        </w:tc>
      </w:tr>
    </w:tbl>
    <w:p w:rsidR="00F81DE7" w:rsidRDefault="00F81DE7">
      <w:pPr>
        <w:spacing w:after="160" w:line="240" w:lineRule="auto"/>
        <w:jc w:val="left"/>
        <w:rPr>
          <w:rFonts w:cs="Times New Roman"/>
          <w:b/>
          <w:sz w:val="28"/>
          <w:szCs w:val="24"/>
        </w:rPr>
      </w:pPr>
      <w:r>
        <w:rPr>
          <w:rFonts w:cs="Times New Roman"/>
          <w:b/>
          <w:sz w:val="28"/>
          <w:szCs w:val="24"/>
        </w:rPr>
        <w:br w:type="page"/>
      </w:r>
    </w:p>
    <w:p w:rsidR="00C76B10" w:rsidRDefault="00C76B10">
      <w:pPr>
        <w:spacing w:after="160" w:line="240" w:lineRule="auto"/>
        <w:jc w:val="left"/>
        <w:rPr>
          <w:rFonts w:cs="Times New Roman"/>
          <w:b/>
          <w:sz w:val="28"/>
          <w:szCs w:val="24"/>
        </w:rPr>
      </w:pPr>
    </w:p>
    <w:sdt>
      <w:sdtPr>
        <w:rPr>
          <w:rFonts w:eastAsiaTheme="minorHAnsi" w:cstheme="minorBidi"/>
          <w:b w:val="0"/>
          <w:szCs w:val="22"/>
          <w:lang w:eastAsia="en-US"/>
        </w:rPr>
        <w:id w:val="-280413857"/>
        <w:docPartObj>
          <w:docPartGallery w:val="Table of Contents"/>
          <w:docPartUnique/>
        </w:docPartObj>
      </w:sdtPr>
      <w:sdtEndPr>
        <w:rPr>
          <w:bCs/>
        </w:rPr>
      </w:sdtEndPr>
      <w:sdtContent>
        <w:p w:rsidR="002721F6" w:rsidRDefault="00094E34" w:rsidP="00DA01AA">
          <w:pPr>
            <w:pStyle w:val="CabealhodoSumrio"/>
            <w:jc w:val="center"/>
          </w:pPr>
          <w:r>
            <w:t>Sumário</w:t>
          </w:r>
        </w:p>
        <w:p w:rsidR="00DA01AA" w:rsidRDefault="00DA01AA" w:rsidP="00DA01AA">
          <w:pPr>
            <w:rPr>
              <w:lang w:eastAsia="pt-BR"/>
            </w:rPr>
          </w:pPr>
        </w:p>
        <w:p w:rsidR="00DA01AA" w:rsidRPr="00DA01AA" w:rsidRDefault="00DA01AA" w:rsidP="00DA01AA">
          <w:pPr>
            <w:rPr>
              <w:lang w:eastAsia="pt-BR"/>
            </w:rPr>
          </w:pPr>
        </w:p>
        <w:p w:rsidR="003144D6" w:rsidRPr="00B818B6" w:rsidRDefault="00094E34" w:rsidP="0032796A">
          <w:pPr>
            <w:pStyle w:val="Sumrio2"/>
            <w:rPr>
              <w:rStyle w:val="Hyperlink"/>
            </w:rPr>
          </w:pPr>
          <w:r>
            <w:fldChar w:fldCharType="begin"/>
          </w:r>
          <w:r>
            <w:instrText xml:space="preserve"> TOC \o "1-3" \h \z \u </w:instrText>
          </w:r>
          <w:r>
            <w:fldChar w:fldCharType="separate"/>
          </w:r>
          <w:hyperlink w:anchor="_Toc33549430" w:history="1">
            <w:r w:rsidR="003144D6" w:rsidRPr="00B818B6">
              <w:rPr>
                <w:rStyle w:val="Hyperlink"/>
                <w:b/>
              </w:rPr>
              <w:t xml:space="preserve">1 </w:t>
            </w:r>
            <w:r w:rsidR="003144D6" w:rsidRPr="00B818B6">
              <w:rPr>
                <w:rStyle w:val="Hyperlink"/>
                <w:b/>
              </w:rPr>
              <w:tab/>
              <w:t>INTRODUÇÃO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_Toc33549430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7</w:t>
            </w:r>
            <w:r w:rsidR="003144D6" w:rsidRPr="00B818B6">
              <w:rPr>
                <w:rStyle w:val="Hyperlink"/>
                <w:webHidden/>
              </w:rPr>
              <w:fldChar w:fldCharType="end"/>
            </w:r>
          </w:hyperlink>
        </w:p>
        <w:p w:rsidR="003144D6" w:rsidRPr="00B818B6" w:rsidRDefault="00AA7686" w:rsidP="0032796A">
          <w:pPr>
            <w:pStyle w:val="Sumrio2"/>
            <w:rPr>
              <w:rStyle w:val="Hyperlink"/>
            </w:rPr>
          </w:pPr>
          <w:hyperlink w:anchor="_Toc33549431" w:history="1">
            <w:r w:rsidR="003144D6" w:rsidRPr="00B818B6">
              <w:rPr>
                <w:rStyle w:val="Hyperlink"/>
                <w:b/>
              </w:rPr>
              <w:t>1.1</w:t>
            </w:r>
            <w:r w:rsidR="003144D6" w:rsidRPr="00B818B6">
              <w:rPr>
                <w:rStyle w:val="Hyperlink"/>
                <w:b/>
              </w:rPr>
              <w:tab/>
              <w:t>Objetivo e delimitação de escopo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_Toc33549431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8</w:t>
            </w:r>
            <w:r w:rsidR="003144D6" w:rsidRPr="00B818B6">
              <w:rPr>
                <w:rStyle w:val="Hyperlink"/>
                <w:webHidden/>
              </w:rPr>
              <w:fldChar w:fldCharType="end"/>
            </w:r>
          </w:hyperlink>
        </w:p>
        <w:p w:rsidR="003144D6" w:rsidRPr="00B818B6" w:rsidRDefault="00AA7686" w:rsidP="0032796A">
          <w:pPr>
            <w:pStyle w:val="Sumrio2"/>
            <w:rPr>
              <w:rStyle w:val="Hyperlink"/>
            </w:rPr>
          </w:pPr>
          <w:hyperlink w:anchor="_Toc33549432" w:history="1">
            <w:r w:rsidR="003144D6" w:rsidRPr="00B818B6">
              <w:rPr>
                <w:rStyle w:val="Hyperlink"/>
                <w:b/>
              </w:rPr>
              <w:t>1.2</w:t>
            </w:r>
            <w:r w:rsidR="003144D6" w:rsidRPr="00B818B6">
              <w:rPr>
                <w:rStyle w:val="Hyperlink"/>
                <w:b/>
              </w:rPr>
              <w:tab/>
              <w:t>Procedimentos metodológicos</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_Toc33549432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9</w:t>
            </w:r>
            <w:r w:rsidR="003144D6" w:rsidRPr="00B818B6">
              <w:rPr>
                <w:rStyle w:val="Hyperlink"/>
                <w:webHidden/>
              </w:rPr>
              <w:fldChar w:fldCharType="end"/>
            </w:r>
          </w:hyperlink>
        </w:p>
        <w:p w:rsidR="003144D6" w:rsidRPr="00B818B6" w:rsidRDefault="00AA7686" w:rsidP="0032796A">
          <w:pPr>
            <w:pStyle w:val="Sumrio2"/>
            <w:rPr>
              <w:rStyle w:val="Hyperlink"/>
            </w:rPr>
          </w:pPr>
          <w:hyperlink w:anchor="_Toc33549433" w:history="1">
            <w:r w:rsidR="003144D6" w:rsidRPr="00B818B6">
              <w:rPr>
                <w:rStyle w:val="Hyperlink"/>
                <w:b/>
              </w:rPr>
              <w:t xml:space="preserve">1.3 </w:t>
            </w:r>
            <w:r w:rsidR="002721F6" w:rsidRPr="00B818B6">
              <w:rPr>
                <w:rStyle w:val="Hyperlink"/>
                <w:b/>
              </w:rPr>
              <w:tab/>
            </w:r>
            <w:r w:rsidR="003144D6" w:rsidRPr="00B818B6">
              <w:rPr>
                <w:rStyle w:val="Hyperlink"/>
                <w:b/>
              </w:rPr>
              <w:t>Organização do trabalho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_Toc33549433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9</w:t>
            </w:r>
            <w:r w:rsidR="003144D6" w:rsidRPr="00B818B6">
              <w:rPr>
                <w:rStyle w:val="Hyperlink"/>
                <w:webHidden/>
              </w:rPr>
              <w:fldChar w:fldCharType="end"/>
            </w:r>
          </w:hyperlink>
        </w:p>
        <w:p w:rsidR="0032796A" w:rsidRPr="00B818B6" w:rsidRDefault="0032796A" w:rsidP="0032796A">
          <w:pPr>
            <w:pStyle w:val="Sumrio2"/>
            <w:rPr>
              <w:rStyle w:val="Hyperlink"/>
            </w:rPr>
          </w:pPr>
        </w:p>
        <w:p w:rsidR="003144D6" w:rsidRPr="00B818B6" w:rsidRDefault="00AA7686" w:rsidP="0032796A">
          <w:pPr>
            <w:pStyle w:val="Sumrio2"/>
            <w:rPr>
              <w:rStyle w:val="Hyperlink"/>
            </w:rPr>
          </w:pPr>
          <w:hyperlink w:anchor="_Toc33549434" w:history="1">
            <w:r w:rsidR="003144D6" w:rsidRPr="00B818B6">
              <w:rPr>
                <w:rStyle w:val="Hyperlink"/>
                <w:b/>
              </w:rPr>
              <w:t>2 FUNDAMENTAÇÃO TEÓRICA</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_Toc33549434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9</w:t>
            </w:r>
            <w:r w:rsidR="003144D6" w:rsidRPr="00B818B6">
              <w:rPr>
                <w:rStyle w:val="Hyperlink"/>
                <w:webHidden/>
              </w:rPr>
              <w:fldChar w:fldCharType="end"/>
            </w:r>
          </w:hyperlink>
        </w:p>
        <w:p w:rsidR="003144D6" w:rsidRPr="003144D6" w:rsidRDefault="00AA7686" w:rsidP="0032796A">
          <w:pPr>
            <w:pStyle w:val="Sumrio2"/>
            <w:rPr>
              <w:rStyle w:val="Hyperlink"/>
            </w:rPr>
          </w:pPr>
          <w:hyperlink w:anchor="_Toc33549435" w:history="1">
            <w:r w:rsidR="003144D6" w:rsidRPr="00B818B6">
              <w:rPr>
                <w:rStyle w:val="Hyperlink"/>
                <w:b/>
              </w:rPr>
              <w:t xml:space="preserve">2.1 </w:t>
            </w:r>
            <w:r w:rsidR="003144D6" w:rsidRPr="00B818B6">
              <w:rPr>
                <w:rStyle w:val="Hyperlink"/>
                <w:b/>
              </w:rPr>
              <w:tab/>
              <w:t>Reuso de Software</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_Toc33549435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9</w:t>
            </w:r>
            <w:r w:rsidR="003144D6" w:rsidRPr="00B818B6">
              <w:rPr>
                <w:rStyle w:val="Hyperlink"/>
                <w:webHidden/>
              </w:rPr>
              <w:fldChar w:fldCharType="end"/>
            </w:r>
          </w:hyperlink>
        </w:p>
        <w:p w:rsidR="003144D6" w:rsidRPr="003144D6" w:rsidRDefault="00AA7686" w:rsidP="0032796A">
          <w:pPr>
            <w:pStyle w:val="Sumrio2"/>
            <w:rPr>
              <w:rStyle w:val="Hyperlink"/>
            </w:rPr>
          </w:pPr>
          <w:hyperlink w:anchor="_Toc33549436" w:history="1">
            <w:r w:rsidR="003144D6" w:rsidRPr="009F6DEB">
              <w:rPr>
                <w:rStyle w:val="Hyperlink"/>
              </w:rPr>
              <w:t xml:space="preserve">2.1.1 </w:t>
            </w:r>
            <w:r w:rsidR="003144D6">
              <w:rPr>
                <w:rStyle w:val="Hyperlink"/>
              </w:rPr>
              <w:tab/>
            </w:r>
            <w:r w:rsidR="003144D6" w:rsidRPr="009F6DEB">
              <w:rPr>
                <w:rStyle w:val="Hyperlink"/>
              </w:rPr>
              <w:t>Técnicas de aplicação de reuso de software</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_Toc33549436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11</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37" w:history="1">
            <w:r w:rsidR="003144D6" w:rsidRPr="009F6DEB">
              <w:rPr>
                <w:rStyle w:val="Hyperlink"/>
              </w:rPr>
              <w:t xml:space="preserve">2.1.2 </w:t>
            </w:r>
            <w:r w:rsidR="003144D6">
              <w:rPr>
                <w:rStyle w:val="Hyperlink"/>
              </w:rPr>
              <w:tab/>
            </w:r>
            <w:r w:rsidR="003144D6" w:rsidRPr="009F6DEB">
              <w:rPr>
                <w:rStyle w:val="Hyperlink"/>
              </w:rPr>
              <w:t>Geradores de programas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_Toc33549437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13</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38" w:history="1">
            <w:r w:rsidR="003144D6" w:rsidRPr="00B818B6">
              <w:rPr>
                <w:rStyle w:val="Hyperlink"/>
                <w:b/>
              </w:rPr>
              <w:t xml:space="preserve">2.2 </w:t>
            </w:r>
            <w:r w:rsidR="003144D6" w:rsidRPr="00B818B6">
              <w:rPr>
                <w:rStyle w:val="Hyperlink"/>
                <w:b/>
              </w:rPr>
              <w:tab/>
              <w:t>Motores de gabarito (Template Engines)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_Toc33549438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14</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39" w:history="1">
            <w:r w:rsidR="003144D6" w:rsidRPr="009F6DEB">
              <w:rPr>
                <w:rStyle w:val="Hyperlink"/>
              </w:rPr>
              <w:t xml:space="preserve">2.2.1 </w:t>
            </w:r>
            <w:r w:rsidR="003144D6">
              <w:rPr>
                <w:rStyle w:val="Hyperlink"/>
              </w:rPr>
              <w:tab/>
            </w:r>
            <w:r w:rsidR="003144D6" w:rsidRPr="009F6DEB">
              <w:rPr>
                <w:rStyle w:val="Hyperlink"/>
              </w:rPr>
              <w:t>Elementos básicos de motores de gabarito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_Toc33549439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14</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0" w:history="1">
            <w:r w:rsidR="003144D6" w:rsidRPr="00B818B6">
              <w:rPr>
                <w:rStyle w:val="Hyperlink"/>
                <w:b/>
              </w:rPr>
              <w:t xml:space="preserve">2.3 </w:t>
            </w:r>
            <w:r w:rsidR="003144D6" w:rsidRPr="00B818B6">
              <w:rPr>
                <w:rStyle w:val="Hyperlink"/>
                <w:b/>
              </w:rPr>
              <w:tab/>
              <w:t>Motores de gabaritos disponíveis para utilização no mercado atual</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_Toc33549440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16</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1" w:history="1">
            <w:r w:rsidR="003144D6" w:rsidRPr="009F6DEB">
              <w:rPr>
                <w:rStyle w:val="Hyperlink"/>
              </w:rPr>
              <w:t xml:space="preserve">2.3.1 </w:t>
            </w:r>
            <w:r w:rsidR="003144D6">
              <w:rPr>
                <w:rStyle w:val="Hyperlink"/>
              </w:rPr>
              <w:tab/>
            </w:r>
            <w:r w:rsidR="003144D6" w:rsidRPr="009F6DEB">
              <w:rPr>
                <w:rStyle w:val="Hyperlink"/>
              </w:rPr>
              <w:t>Apache Velocity</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_Toc33549441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16</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2" w:history="1">
            <w:r w:rsidR="003144D6" w:rsidRPr="009F6DEB">
              <w:rPr>
                <w:rStyle w:val="Hyperlink"/>
              </w:rPr>
              <w:t xml:space="preserve">2.3.2 </w:t>
            </w:r>
            <w:r w:rsidR="003144D6">
              <w:rPr>
                <w:rStyle w:val="Hyperlink"/>
              </w:rPr>
              <w:tab/>
            </w:r>
            <w:r w:rsidR="003144D6" w:rsidRPr="009F6DEB">
              <w:rPr>
                <w:rStyle w:val="Hyperlink"/>
              </w:rPr>
              <w:t>Apache Freemarker</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_Toc33549442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18</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3" w:history="1">
            <w:r w:rsidR="003144D6" w:rsidRPr="009F6DEB">
              <w:rPr>
                <w:rStyle w:val="Hyperlink"/>
              </w:rPr>
              <w:t xml:space="preserve">2.3.3 </w:t>
            </w:r>
            <w:r w:rsidR="003144D6">
              <w:rPr>
                <w:rStyle w:val="Hyperlink"/>
              </w:rPr>
              <w:tab/>
            </w:r>
            <w:r w:rsidR="003144D6" w:rsidRPr="009F6DEB">
              <w:rPr>
                <w:rStyle w:val="Hyperlink"/>
              </w:rPr>
              <w:t>Critérios usados na avaliação dos motores de gabaritos pesquisados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_Toc33549443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21</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4" w:history="1">
            <w:r w:rsidR="003144D6" w:rsidRPr="00B818B6">
              <w:rPr>
                <w:rStyle w:val="Hyperlink"/>
                <w:b/>
              </w:rPr>
              <w:t xml:space="preserve">2.2 </w:t>
            </w:r>
            <w:r w:rsidR="003144D6" w:rsidRPr="00B818B6">
              <w:rPr>
                <w:rStyle w:val="Hyperlink"/>
                <w:b/>
              </w:rPr>
              <w:tab/>
              <w:t>Apache Maven</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_Toc33549444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21</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5" w:history="1">
            <w:r w:rsidR="003144D6" w:rsidRPr="00B818B6">
              <w:rPr>
                <w:rStyle w:val="Hyperlink"/>
                <w:b/>
              </w:rPr>
              <w:t xml:space="preserve">2.4 </w:t>
            </w:r>
            <w:r w:rsidR="003144D6" w:rsidRPr="00B818B6">
              <w:rPr>
                <w:rStyle w:val="Hyperlink"/>
                <w:b/>
              </w:rPr>
              <w:tab/>
              <w:t>DC.js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_Toc33549445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23</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6" w:history="1">
            <w:r w:rsidR="003144D6" w:rsidRPr="009F6DEB">
              <w:rPr>
                <w:rStyle w:val="Hyperlink"/>
              </w:rPr>
              <w:t xml:space="preserve">2.4.1 </w:t>
            </w:r>
            <w:r w:rsidR="003144D6">
              <w:rPr>
                <w:rStyle w:val="Hyperlink"/>
              </w:rPr>
              <w:tab/>
            </w:r>
            <w:r w:rsidR="003144D6" w:rsidRPr="009F6DEB">
              <w:rPr>
                <w:rStyle w:val="Hyperlink"/>
              </w:rPr>
              <w:t>Crossfilter.js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_Toc33549446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24</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7" w:history="1">
            <w:r w:rsidR="003144D6" w:rsidRPr="009F6DEB">
              <w:rPr>
                <w:rStyle w:val="Hyperlink"/>
              </w:rPr>
              <w:t xml:space="preserve">2.4.2 </w:t>
            </w:r>
            <w:r w:rsidR="003144D6">
              <w:rPr>
                <w:rStyle w:val="Hyperlink"/>
              </w:rPr>
              <w:tab/>
            </w:r>
            <w:r w:rsidR="003144D6" w:rsidRPr="009F6DEB">
              <w:rPr>
                <w:rStyle w:val="Hyperlink"/>
              </w:rPr>
              <w:t>D3.js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_Toc33549447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24</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8" w:history="1">
            <w:r w:rsidR="003144D6" w:rsidRPr="00B818B6">
              <w:rPr>
                <w:rStyle w:val="Hyperlink"/>
                <w:b/>
              </w:rPr>
              <w:t xml:space="preserve">2.5 </w:t>
            </w:r>
            <w:r w:rsidR="003144D6" w:rsidRPr="00B818B6">
              <w:rPr>
                <w:rStyle w:val="Hyperlink"/>
                <w:b/>
              </w:rPr>
              <w:tab/>
              <w:t>Outras bibliotecas utilizadas neste trabalho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_Toc33549448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24</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49" w:history="1">
            <w:r w:rsidR="003144D6" w:rsidRPr="009F6DEB">
              <w:rPr>
                <w:rStyle w:val="Hyperlink"/>
              </w:rPr>
              <w:t xml:space="preserve">2.5.1 </w:t>
            </w:r>
            <w:r w:rsidR="003144D6">
              <w:rPr>
                <w:rStyle w:val="Hyperlink"/>
              </w:rPr>
              <w:tab/>
            </w:r>
            <w:r w:rsidR="003144D6" w:rsidRPr="009F6DEB">
              <w:rPr>
                <w:rStyle w:val="Hyperlink"/>
              </w:rPr>
              <w:t>Apache Commons CSV</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_Toc33549449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25</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0" w:history="1">
            <w:r w:rsidR="003144D6" w:rsidRPr="009F6DEB">
              <w:rPr>
                <w:rStyle w:val="Hyperlink"/>
              </w:rPr>
              <w:t xml:space="preserve">2.5.2 </w:t>
            </w:r>
            <w:r w:rsidR="003144D6">
              <w:rPr>
                <w:rStyle w:val="Hyperlink"/>
              </w:rPr>
              <w:tab/>
            </w:r>
            <w:r w:rsidR="003144D6" w:rsidRPr="009F6DEB">
              <w:rPr>
                <w:rStyle w:val="Hyperlink"/>
              </w:rPr>
              <w:t>Apache Commons IO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_Toc33549450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25</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1" w:history="1">
            <w:r w:rsidR="003144D6" w:rsidRPr="009F6DEB">
              <w:rPr>
                <w:rStyle w:val="Hyperlink"/>
              </w:rPr>
              <w:t xml:space="preserve">2.5.3 </w:t>
            </w:r>
            <w:r w:rsidR="003144D6">
              <w:rPr>
                <w:rStyle w:val="Hyperlink"/>
              </w:rPr>
              <w:tab/>
            </w:r>
            <w:r w:rsidR="003144D6" w:rsidRPr="009F6DEB">
              <w:rPr>
                <w:rStyle w:val="Hyperlink"/>
              </w:rPr>
              <w:t>Zeroturnaround ZT-ZIP</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_Toc33549451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25</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2" w:history="1">
            <w:r w:rsidR="003144D6" w:rsidRPr="00B818B6">
              <w:rPr>
                <w:rStyle w:val="Hyperlink"/>
                <w:b/>
              </w:rPr>
              <w:t xml:space="preserve">2.6 </w:t>
            </w:r>
            <w:r w:rsidR="003144D6" w:rsidRPr="00B818B6">
              <w:rPr>
                <w:rStyle w:val="Hyperlink"/>
                <w:b/>
              </w:rPr>
              <w:tab/>
              <w:t>JavaFX 8</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_Toc33549452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25</w:t>
            </w:r>
            <w:r w:rsidR="003144D6" w:rsidRPr="003144D6">
              <w:rPr>
                <w:rStyle w:val="Hyperlink"/>
                <w:webHidden/>
              </w:rPr>
              <w:fldChar w:fldCharType="end"/>
            </w:r>
          </w:hyperlink>
        </w:p>
        <w:p w:rsidR="0032796A" w:rsidRDefault="0032796A" w:rsidP="0032796A">
          <w:pPr>
            <w:pStyle w:val="Sumrio2"/>
            <w:rPr>
              <w:rStyle w:val="Hyperlink"/>
            </w:rPr>
          </w:pPr>
        </w:p>
        <w:p w:rsidR="003144D6" w:rsidRPr="003144D6" w:rsidRDefault="00AA7686" w:rsidP="0032796A">
          <w:pPr>
            <w:pStyle w:val="Sumrio2"/>
            <w:rPr>
              <w:rStyle w:val="Hyperlink"/>
            </w:rPr>
          </w:pPr>
          <w:hyperlink w:anchor="_Toc33549453" w:history="1">
            <w:r w:rsidR="003144D6" w:rsidRPr="00B818B6">
              <w:rPr>
                <w:rStyle w:val="Hyperlink"/>
                <w:b/>
              </w:rPr>
              <w:t xml:space="preserve">3 </w:t>
            </w:r>
            <w:r w:rsidR="003144D6" w:rsidRPr="00B818B6">
              <w:rPr>
                <w:rStyle w:val="Hyperlink"/>
                <w:b/>
              </w:rPr>
              <w:tab/>
              <w:t>SOLUÇÕES CORRELATAS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_Toc33549453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27</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4" w:history="1">
            <w:r w:rsidR="003144D6" w:rsidRPr="00B818B6">
              <w:rPr>
                <w:rStyle w:val="Hyperlink"/>
                <w:b/>
              </w:rPr>
              <w:t xml:space="preserve">3.1 </w:t>
            </w:r>
            <w:r w:rsidR="003144D6" w:rsidRPr="00B818B6">
              <w:rPr>
                <w:rStyle w:val="Hyperlink"/>
                <w:b/>
              </w:rPr>
              <w:tab/>
              <w:t>Qlik Sense</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_Toc33549454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27</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5" w:history="1">
            <w:r w:rsidR="003144D6" w:rsidRPr="00B818B6">
              <w:rPr>
                <w:rStyle w:val="Hyperlink"/>
                <w:b/>
              </w:rPr>
              <w:t xml:space="preserve">3.2 </w:t>
            </w:r>
            <w:r w:rsidR="003144D6" w:rsidRPr="00B818B6">
              <w:rPr>
                <w:rStyle w:val="Hyperlink"/>
                <w:b/>
              </w:rPr>
              <w:tab/>
              <w:t>Tableau Desktop</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_Toc33549455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28</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6" w:history="1">
            <w:r w:rsidR="003144D6" w:rsidRPr="00B818B6">
              <w:rPr>
                <w:rStyle w:val="Hyperlink"/>
                <w:b/>
              </w:rPr>
              <w:t xml:space="preserve">3.3 </w:t>
            </w:r>
            <w:r w:rsidR="003144D6" w:rsidRPr="00B818B6">
              <w:rPr>
                <w:rStyle w:val="Hyperlink"/>
                <w:b/>
              </w:rPr>
              <w:tab/>
              <w:t>Microsoft Power BI</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_Toc33549456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30</w:t>
            </w:r>
            <w:r w:rsidR="003144D6" w:rsidRPr="003144D6">
              <w:rPr>
                <w:rStyle w:val="Hyperlink"/>
                <w:webHidden/>
              </w:rPr>
              <w:fldChar w:fldCharType="end"/>
            </w:r>
          </w:hyperlink>
        </w:p>
        <w:p w:rsidR="0032796A" w:rsidRDefault="0032796A" w:rsidP="0032796A">
          <w:pPr>
            <w:pStyle w:val="Sumrio2"/>
            <w:rPr>
              <w:rStyle w:val="Hyperlink"/>
            </w:rPr>
          </w:pPr>
        </w:p>
        <w:p w:rsidR="003144D6" w:rsidRPr="003144D6" w:rsidRDefault="00AA7686" w:rsidP="0032796A">
          <w:pPr>
            <w:pStyle w:val="Sumrio2"/>
            <w:rPr>
              <w:rStyle w:val="Hyperlink"/>
            </w:rPr>
          </w:pPr>
          <w:hyperlink w:anchor="_Toc33549457" w:history="1">
            <w:r w:rsidR="003144D6" w:rsidRPr="00B818B6">
              <w:rPr>
                <w:rStyle w:val="Hyperlink"/>
                <w:b/>
              </w:rPr>
              <w:t xml:space="preserve">4 </w:t>
            </w:r>
            <w:r w:rsidR="009C2BFE" w:rsidRPr="00B818B6">
              <w:rPr>
                <w:rStyle w:val="Hyperlink"/>
                <w:b/>
              </w:rPr>
              <w:tab/>
            </w:r>
            <w:r w:rsidR="003144D6" w:rsidRPr="00B818B6">
              <w:rPr>
                <w:rStyle w:val="Hyperlink"/>
                <w:b/>
              </w:rPr>
              <w:t>Desenvolvimento do Protótipo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_Toc33549457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31</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8" w:history="1">
            <w:r w:rsidR="003144D6" w:rsidRPr="00B818B6">
              <w:rPr>
                <w:rStyle w:val="Hyperlink"/>
                <w:b/>
              </w:rPr>
              <w:t>4.1</w:t>
            </w:r>
            <w:r w:rsidR="009C2BFE" w:rsidRPr="00B818B6">
              <w:rPr>
                <w:rStyle w:val="Hyperlink"/>
                <w:b/>
              </w:rPr>
              <w:tab/>
            </w:r>
            <w:r w:rsidR="003144D6" w:rsidRPr="00B818B6">
              <w:rPr>
                <w:rStyle w:val="Hyperlink"/>
                <w:b/>
              </w:rPr>
              <w:t>Descrição Geral</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_Toc33549458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31</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59" w:history="1">
            <w:r w:rsidR="003144D6" w:rsidRPr="00B818B6">
              <w:rPr>
                <w:rStyle w:val="Hyperlink"/>
                <w:b/>
              </w:rPr>
              <w:t xml:space="preserve">4.2 </w:t>
            </w:r>
            <w:r w:rsidR="009C2BFE" w:rsidRPr="00B818B6">
              <w:rPr>
                <w:rStyle w:val="Hyperlink"/>
                <w:b/>
              </w:rPr>
              <w:tab/>
            </w:r>
            <w:r w:rsidR="003144D6" w:rsidRPr="00B818B6">
              <w:rPr>
                <w:rStyle w:val="Hyperlink"/>
                <w:b/>
              </w:rPr>
              <w:t>Descrição das Etapas de Desenvolvimento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_Toc33549459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33</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0" w:history="1">
            <w:r w:rsidR="003144D6" w:rsidRPr="00B818B6">
              <w:rPr>
                <w:rStyle w:val="Hyperlink"/>
                <w:b/>
              </w:rPr>
              <w:t>4.3</w:t>
            </w:r>
            <w:r w:rsidR="009C2BFE" w:rsidRPr="00B818B6">
              <w:rPr>
                <w:rStyle w:val="Hyperlink"/>
                <w:b/>
              </w:rPr>
              <w:tab/>
            </w:r>
            <w:r w:rsidR="003144D6" w:rsidRPr="00B818B6">
              <w:rPr>
                <w:rStyle w:val="Hyperlink"/>
                <w:b/>
              </w:rPr>
              <w:t>Levantamento dos Requisitos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_Toc33549460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33</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1" w:history="1">
            <w:r w:rsidR="003144D6" w:rsidRPr="00B818B6">
              <w:rPr>
                <w:rStyle w:val="Hyperlink"/>
                <w:b/>
              </w:rPr>
              <w:t>4.4</w:t>
            </w:r>
            <w:r w:rsidR="009C2BFE" w:rsidRPr="00B818B6">
              <w:rPr>
                <w:rStyle w:val="Hyperlink"/>
                <w:b/>
              </w:rPr>
              <w:tab/>
            </w:r>
            <w:r w:rsidR="003144D6" w:rsidRPr="00B818B6">
              <w:rPr>
                <w:rStyle w:val="Hyperlink"/>
                <w:b/>
              </w:rPr>
              <w:t>Modelo de Casos de Uso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_Toc33549461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34</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2" w:history="1">
            <w:r w:rsidR="003144D6" w:rsidRPr="00B818B6">
              <w:rPr>
                <w:rStyle w:val="Hyperlink"/>
                <w:b/>
              </w:rPr>
              <w:t xml:space="preserve">4.5 </w:t>
            </w:r>
            <w:r w:rsidR="009C2BFE" w:rsidRPr="00B818B6">
              <w:rPr>
                <w:rStyle w:val="Hyperlink"/>
                <w:b/>
              </w:rPr>
              <w:tab/>
            </w:r>
            <w:r w:rsidR="003144D6" w:rsidRPr="00B818B6">
              <w:rPr>
                <w:rStyle w:val="Hyperlink"/>
                <w:b/>
              </w:rPr>
              <w:t>Modelagem de classes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_Toc33549462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36</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3" w:history="1">
            <w:r w:rsidR="003144D6" w:rsidRPr="00B818B6">
              <w:rPr>
                <w:rStyle w:val="Hyperlink"/>
                <w:b/>
              </w:rPr>
              <w:t xml:space="preserve">4.6 </w:t>
            </w:r>
            <w:r w:rsidR="009C2BFE" w:rsidRPr="00B818B6">
              <w:rPr>
                <w:rStyle w:val="Hyperlink"/>
                <w:b/>
              </w:rPr>
              <w:tab/>
            </w:r>
            <w:r w:rsidR="003144D6" w:rsidRPr="00B818B6">
              <w:rPr>
                <w:rStyle w:val="Hyperlink"/>
                <w:b/>
              </w:rPr>
              <w:t>Modelagem dinâmica</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_Toc33549463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38</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4" w:history="1">
            <w:r w:rsidR="003144D6" w:rsidRPr="00B818B6">
              <w:rPr>
                <w:rStyle w:val="Hyperlink"/>
                <w:b/>
              </w:rPr>
              <w:t xml:space="preserve">4.7 </w:t>
            </w:r>
            <w:r w:rsidR="009C2BFE" w:rsidRPr="00B818B6">
              <w:rPr>
                <w:rStyle w:val="Hyperlink"/>
                <w:b/>
              </w:rPr>
              <w:tab/>
            </w:r>
            <w:r w:rsidR="003144D6" w:rsidRPr="00B818B6">
              <w:rPr>
                <w:rStyle w:val="Hyperlink"/>
                <w:b/>
              </w:rPr>
              <w:t>Desenvolvimento da Aplicação DashGen</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_Toc33549464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40</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5" w:history="1">
            <w:r w:rsidR="003144D6" w:rsidRPr="00B818B6">
              <w:rPr>
                <w:rStyle w:val="Hyperlink"/>
              </w:rPr>
              <w:t xml:space="preserve">4.7.1 </w:t>
            </w:r>
            <w:r w:rsidR="009C2BFE" w:rsidRPr="00B818B6">
              <w:rPr>
                <w:rStyle w:val="Hyperlink"/>
              </w:rPr>
              <w:tab/>
            </w:r>
            <w:r w:rsidR="003144D6" w:rsidRPr="00B818B6">
              <w:rPr>
                <w:rStyle w:val="Hyperlink"/>
              </w:rPr>
              <w:t>A interface gráfica do usuário GUI</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_Toc33549465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40</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6" w:history="1">
            <w:r w:rsidR="003144D6" w:rsidRPr="00B818B6">
              <w:rPr>
                <w:rStyle w:val="Hyperlink"/>
              </w:rPr>
              <w:t xml:space="preserve">4.7.2 </w:t>
            </w:r>
            <w:r w:rsidR="009C2BFE" w:rsidRPr="00B818B6">
              <w:rPr>
                <w:rStyle w:val="Hyperlink"/>
              </w:rPr>
              <w:tab/>
            </w:r>
            <w:r w:rsidR="003144D6" w:rsidRPr="00B818B6">
              <w:rPr>
                <w:rStyle w:val="Hyperlink"/>
              </w:rPr>
              <w:t>Controlador</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_Toc33549466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43</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7" w:history="1">
            <w:r w:rsidR="003144D6" w:rsidRPr="00B818B6">
              <w:rPr>
                <w:rStyle w:val="Hyperlink"/>
              </w:rPr>
              <w:t xml:space="preserve">4.7.3 </w:t>
            </w:r>
            <w:r w:rsidR="009C2BFE" w:rsidRPr="00B818B6">
              <w:rPr>
                <w:rStyle w:val="Hyperlink"/>
              </w:rPr>
              <w:tab/>
            </w:r>
            <w:r w:rsidR="003144D6" w:rsidRPr="00B818B6">
              <w:rPr>
                <w:rStyle w:val="Hyperlink"/>
              </w:rPr>
              <w:t>O modelo Dataset</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_Toc33549467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45</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8" w:history="1">
            <w:r w:rsidR="003144D6" w:rsidRPr="00B818B6">
              <w:rPr>
                <w:rStyle w:val="Hyperlink"/>
              </w:rPr>
              <w:t xml:space="preserve">4.7.4 </w:t>
            </w:r>
            <w:r w:rsidR="009C2BFE" w:rsidRPr="00B818B6">
              <w:rPr>
                <w:rStyle w:val="Hyperlink"/>
              </w:rPr>
              <w:tab/>
            </w:r>
            <w:r w:rsidR="003144D6" w:rsidRPr="00B818B6">
              <w:rPr>
                <w:rStyle w:val="Hyperlink"/>
              </w:rPr>
              <w:t>A classe Gerador e o Gabarito dashboard.ftl</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_Toc33549468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46</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69" w:history="1">
            <w:r w:rsidR="003144D6" w:rsidRPr="009F6DEB">
              <w:rPr>
                <w:rStyle w:val="Hyperlink"/>
              </w:rPr>
              <w:t xml:space="preserve">4.7.5 </w:t>
            </w:r>
            <w:r w:rsidR="009C2BFE">
              <w:rPr>
                <w:rStyle w:val="Hyperlink"/>
              </w:rPr>
              <w:tab/>
            </w:r>
            <w:r w:rsidR="003144D6" w:rsidRPr="009F6DEB">
              <w:rPr>
                <w:rStyle w:val="Hyperlink"/>
              </w:rPr>
              <w:t>A classe PackSaida</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_Toc33549469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50</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70" w:history="1">
            <w:r w:rsidR="003144D6" w:rsidRPr="009F6DEB">
              <w:rPr>
                <w:rStyle w:val="Hyperlink"/>
              </w:rPr>
              <w:t xml:space="preserve">4.7.3 </w:t>
            </w:r>
            <w:r w:rsidR="009C2BFE">
              <w:rPr>
                <w:rStyle w:val="Hyperlink"/>
              </w:rPr>
              <w:tab/>
            </w:r>
            <w:r w:rsidR="003144D6" w:rsidRPr="009F6DEB">
              <w:rPr>
                <w:rStyle w:val="Hyperlink"/>
              </w:rPr>
              <w:t>O Dashboard</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_Toc33549470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51</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71" w:history="1">
            <w:r w:rsidR="003144D6" w:rsidRPr="00B818B6">
              <w:rPr>
                <w:rStyle w:val="Hyperlink"/>
                <w:b/>
              </w:rPr>
              <w:t xml:space="preserve">4.8 </w:t>
            </w:r>
            <w:r w:rsidR="009C2BFE" w:rsidRPr="00B818B6">
              <w:rPr>
                <w:rStyle w:val="Hyperlink"/>
                <w:b/>
              </w:rPr>
              <w:tab/>
            </w:r>
            <w:r w:rsidR="003144D6" w:rsidRPr="00B818B6">
              <w:rPr>
                <w:rStyle w:val="Hyperlink"/>
                <w:b/>
              </w:rPr>
              <w:t>Particularidades do ambiente para execução do DashGen</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_Toc33549471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52</w:t>
            </w:r>
            <w:r w:rsidR="003144D6" w:rsidRPr="003144D6">
              <w:rPr>
                <w:rStyle w:val="Hyperlink"/>
                <w:webHidden/>
              </w:rPr>
              <w:fldChar w:fldCharType="end"/>
            </w:r>
          </w:hyperlink>
        </w:p>
        <w:p w:rsidR="0032796A" w:rsidRDefault="0032796A" w:rsidP="0032796A">
          <w:pPr>
            <w:pStyle w:val="Sumrio2"/>
            <w:rPr>
              <w:rStyle w:val="Hyperlink"/>
            </w:rPr>
          </w:pPr>
        </w:p>
        <w:p w:rsidR="003144D6" w:rsidRPr="003144D6" w:rsidRDefault="00AA7686" w:rsidP="0032796A">
          <w:pPr>
            <w:pStyle w:val="Sumrio2"/>
            <w:rPr>
              <w:rStyle w:val="Hyperlink"/>
            </w:rPr>
          </w:pPr>
          <w:hyperlink w:anchor="_Toc33549472" w:history="1">
            <w:r w:rsidR="003144D6" w:rsidRPr="00B818B6">
              <w:rPr>
                <w:rStyle w:val="Hyperlink"/>
                <w:b/>
              </w:rPr>
              <w:t xml:space="preserve">5 </w:t>
            </w:r>
            <w:r w:rsidR="009C2BFE" w:rsidRPr="00B818B6">
              <w:rPr>
                <w:rStyle w:val="Hyperlink"/>
                <w:b/>
              </w:rPr>
              <w:tab/>
            </w:r>
            <w:r w:rsidR="003144D6" w:rsidRPr="00B818B6">
              <w:rPr>
                <w:rStyle w:val="Hyperlink"/>
                <w:b/>
              </w:rPr>
              <w:t>CONSIDERAÇÕES FINAIS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_Toc33549472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52</w:t>
            </w:r>
            <w:r w:rsidR="003144D6" w:rsidRPr="003144D6">
              <w:rPr>
                <w:rStyle w:val="Hyperlink"/>
                <w:webHidden/>
              </w:rPr>
              <w:fldChar w:fldCharType="end"/>
            </w:r>
          </w:hyperlink>
        </w:p>
        <w:p w:rsidR="003144D6" w:rsidRPr="003144D6" w:rsidRDefault="00AA7686" w:rsidP="0032796A">
          <w:pPr>
            <w:pStyle w:val="Sumrio2"/>
            <w:rPr>
              <w:rStyle w:val="Hyperlink"/>
            </w:rPr>
          </w:pPr>
          <w:hyperlink w:anchor="_Toc33549473" w:history="1">
            <w:r w:rsidR="003144D6" w:rsidRPr="00B818B6">
              <w:rPr>
                <w:rStyle w:val="Hyperlink"/>
                <w:b/>
              </w:rPr>
              <w:t xml:space="preserve">5.1 </w:t>
            </w:r>
            <w:r w:rsidR="009C2BFE" w:rsidRPr="00B818B6">
              <w:rPr>
                <w:rStyle w:val="Hyperlink"/>
                <w:b/>
              </w:rPr>
              <w:tab/>
            </w:r>
            <w:r w:rsidR="003144D6" w:rsidRPr="00B818B6">
              <w:rPr>
                <w:rStyle w:val="Hyperlink"/>
                <w:b/>
              </w:rPr>
              <w:t>Sugestões para trabalhos futuros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_Toc33549473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53</w:t>
            </w:r>
            <w:r w:rsidR="003144D6" w:rsidRPr="003144D6">
              <w:rPr>
                <w:rStyle w:val="Hyperlink"/>
                <w:webHidden/>
              </w:rPr>
              <w:fldChar w:fldCharType="end"/>
            </w:r>
          </w:hyperlink>
        </w:p>
        <w:p w:rsidR="00B818B6" w:rsidRDefault="00B818B6" w:rsidP="0032796A">
          <w:pPr>
            <w:pStyle w:val="Sumrio2"/>
            <w:rPr>
              <w:rStyle w:val="Hyperlink"/>
            </w:rPr>
          </w:pPr>
        </w:p>
        <w:p w:rsidR="003144D6" w:rsidRPr="003144D6" w:rsidRDefault="00AA7686" w:rsidP="0032796A">
          <w:pPr>
            <w:pStyle w:val="Sumrio2"/>
            <w:rPr>
              <w:rStyle w:val="Hyperlink"/>
            </w:rPr>
          </w:pPr>
          <w:hyperlink w:anchor="_Toc33549474" w:history="1">
            <w:r w:rsidR="003144D6" w:rsidRPr="00B818B6">
              <w:rPr>
                <w:rStyle w:val="Hyperlink"/>
                <w:b/>
              </w:rPr>
              <w:t xml:space="preserve">6 </w:t>
            </w:r>
            <w:r w:rsidR="009C2BFE" w:rsidRPr="00B818B6">
              <w:rPr>
                <w:rStyle w:val="Hyperlink"/>
                <w:b/>
              </w:rPr>
              <w:tab/>
            </w:r>
            <w:r w:rsidR="003144D6" w:rsidRPr="00B818B6">
              <w:rPr>
                <w:rStyle w:val="Hyperlink"/>
                <w:b/>
              </w:rPr>
              <w:t>REFERÊNCIAS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_Toc33549474 \h </w:instrText>
            </w:r>
            <w:r w:rsidR="003144D6" w:rsidRPr="003144D6">
              <w:rPr>
                <w:rStyle w:val="Hyperlink"/>
                <w:webHidden/>
              </w:rPr>
            </w:r>
            <w:r w:rsidR="003144D6" w:rsidRPr="003144D6">
              <w:rPr>
                <w:rStyle w:val="Hyperlink"/>
                <w:webHidden/>
              </w:rPr>
              <w:fldChar w:fldCharType="separate"/>
            </w:r>
            <w:r w:rsidR="003144D6" w:rsidRPr="003144D6">
              <w:rPr>
                <w:rStyle w:val="Hyperlink"/>
                <w:webHidden/>
              </w:rPr>
              <w:t>54</w:t>
            </w:r>
            <w:r w:rsidR="003144D6" w:rsidRPr="003144D6">
              <w:rPr>
                <w:rStyle w:val="Hyperlink"/>
                <w:webHidden/>
              </w:rPr>
              <w:fldChar w:fldCharType="end"/>
            </w:r>
          </w:hyperlink>
        </w:p>
        <w:p w:rsidR="00094E34" w:rsidRDefault="00094E34">
          <w:r>
            <w:rPr>
              <w:b/>
              <w:bCs/>
            </w:rPr>
            <w:fldChar w:fldCharType="end"/>
          </w:r>
        </w:p>
      </w:sdtContent>
    </w:sdt>
    <w:p w:rsidR="00423376" w:rsidRDefault="0005095E" w:rsidP="00562A7B">
      <w:pPr>
        <w:jc w:val="left"/>
        <w:rPr>
          <w:rFonts w:cs="Times New Roman"/>
          <w:b/>
          <w:sz w:val="28"/>
          <w:szCs w:val="24"/>
        </w:rPr>
        <w:sectPr w:rsidR="00423376" w:rsidSect="00423376">
          <w:headerReference w:type="default" r:id="rId10"/>
          <w:pgSz w:w="11906" w:h="16838" w:code="9"/>
          <w:pgMar w:top="1701" w:right="1134" w:bottom="1134" w:left="1701" w:header="709" w:footer="709" w:gutter="0"/>
          <w:pgNumType w:start="1"/>
          <w:cols w:space="708"/>
          <w:docGrid w:linePitch="360"/>
        </w:sectPr>
      </w:pPr>
      <w:r w:rsidRPr="002B2829">
        <w:rPr>
          <w:rFonts w:cs="Times New Roman"/>
          <w:b/>
          <w:sz w:val="28"/>
          <w:szCs w:val="24"/>
        </w:rPr>
        <w:br w:type="page"/>
      </w:r>
    </w:p>
    <w:p w:rsidR="0005095E" w:rsidRDefault="003232F1" w:rsidP="00085A27">
      <w:pPr>
        <w:pStyle w:val="Ttulo1"/>
      </w:pPr>
      <w:bookmarkStart w:id="5" w:name="_Toc498681696"/>
      <w:bookmarkStart w:id="6" w:name="_Toc33549430"/>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C75D58">
      <w:pPr>
        <w:ind w:firstLine="567"/>
        <w:rPr>
          <w:del w:id="7" w:author="Glauber Matteis Gadelha" w:date="2018-10-27T08:08:00Z"/>
        </w:rPr>
        <w:pPrChange w:id="8"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9" w:author="Glauber Matteis Gadelha" w:date="2018-10-27T08:02:00Z">
        <w:r w:rsidR="00D0465E" w:rsidRPr="002B2829" w:rsidDel="00F6358D">
          <w:delText xml:space="preserve">: O </w:delText>
        </w:r>
      </w:del>
      <w:ins w:id="10" w:author="Aluno" w:date="2018-10-25T20:47:00Z">
        <w:del w:id="11" w:author="Glauber Matteis Gadelha" w:date="2018-10-27T08:02:00Z">
          <w:r w:rsidR="00D0465E" w:rsidRPr="002B2829" w:rsidDel="00F6358D">
            <w:delText>o</w:delText>
          </w:r>
        </w:del>
      </w:ins>
      <w:ins w:id="12" w:author="Glauber Matteis Gadelha" w:date="2018-10-27T08:02:00Z">
        <w:r w:rsidR="00D0465E" w:rsidRPr="002B2829">
          <w:t xml:space="preserve"> o</w:t>
        </w:r>
      </w:ins>
      <w:ins w:id="13" w:author="Aluno" w:date="2018-10-25T20:47:00Z">
        <w:del w:id="14" w:author="Glauber Matteis Gadelha" w:date="2018-10-27T08:02:00Z">
          <w:r w:rsidR="00D0465E" w:rsidRPr="002B2829" w:rsidDel="00F6358D">
            <w:delText xml:space="preserve"> </w:delText>
          </w:r>
        </w:del>
      </w:ins>
      <w:ins w:id="15" w:author="Glauber Matteis Gadelha" w:date="2018-10-27T08:18:00Z">
        <w:r w:rsidR="00D0465E" w:rsidRPr="002B2829">
          <w:t xml:space="preserve"> </w:t>
        </w:r>
      </w:ins>
      <w:r w:rsidR="00D0465E" w:rsidRPr="002B2829">
        <w:t>acúmulo minuto a minuto de massas de dados cada vez maiores</w:t>
      </w:r>
      <w:ins w:id="16" w:author="Glauber Matteis Gadelha" w:date="2018-10-27T08:08:00Z">
        <w:r w:rsidR="00D0465E" w:rsidRPr="002B2829">
          <w:t>.</w:t>
        </w:r>
        <w:r w:rsidR="00D0465E" w:rsidRPr="002B2829" w:rsidDel="00F6358D">
          <w:t xml:space="preserve"> </w:t>
        </w:r>
      </w:ins>
      <w:del w:id="17"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w:t>
      </w:r>
      <w:r w:rsidR="007C38BC">
        <w:lastRenderedPageBreak/>
        <w:t>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549431"/>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gramStart"/>
      <w:r>
        <w:t>JavaFX</w:t>
      </w:r>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549432"/>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549433"/>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549434"/>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549435"/>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rsidR="00266BE8" w:rsidRDefault="008944A5" w:rsidP="00C75D58">
      <w:pPr>
        <w:pStyle w:val="PargrafodaLista"/>
        <w:numPr>
          <w:ilvl w:val="0"/>
          <w:numId w:val="15"/>
        </w:numPr>
        <w:ind w:left="1134"/>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C75D58">
      <w:pPr>
        <w:pStyle w:val="PargrafodaLista"/>
        <w:numPr>
          <w:ilvl w:val="0"/>
          <w:numId w:val="15"/>
        </w:numPr>
        <w:ind w:left="1134"/>
      </w:pPr>
      <w:r>
        <w:t>Aumento da confiança: Reusar soluções previamente desenvolvidas, testadas e validadas geralmente reflete uma confiabilidade maior do que uma nova solução desenvolvida;</w:t>
      </w:r>
    </w:p>
    <w:p w:rsidR="008944A5" w:rsidRDefault="008944A5" w:rsidP="00C75D58">
      <w:pPr>
        <w:pStyle w:val="PargrafodaLista"/>
        <w:numPr>
          <w:ilvl w:val="0"/>
          <w:numId w:val="15"/>
        </w:numPr>
        <w:ind w:left="1134"/>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549436"/>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2B0D9E" w:rsidRDefault="00CC76A5" w:rsidP="003912F2">
      <w:pPr>
        <w:jc w:val="center"/>
        <w:rPr>
          <w:b/>
          <w:sz w:val="20"/>
          <w:szCs w:val="20"/>
        </w:rPr>
      </w:pPr>
      <w:r w:rsidRPr="002B0D9E">
        <w:rPr>
          <w:b/>
          <w:sz w:val="20"/>
          <w:szCs w:val="20"/>
        </w:rPr>
        <w:lastRenderedPageBreak/>
        <w:t xml:space="preserve">Figura 1 – Técnicas para </w:t>
      </w:r>
      <w:proofErr w:type="gramStart"/>
      <w:r w:rsidRPr="002B0D9E">
        <w:rPr>
          <w:b/>
          <w:sz w:val="20"/>
          <w:szCs w:val="20"/>
        </w:rPr>
        <w:t>implementação</w:t>
      </w:r>
      <w:proofErr w:type="gramEnd"/>
      <w:r w:rsidRPr="002B0D9E">
        <w:rPr>
          <w:b/>
          <w:sz w:val="20"/>
          <w:szCs w:val="20"/>
        </w:rPr>
        <w:t xml:space="preserve"> de Reuso de Software</w:t>
      </w:r>
    </w:p>
    <w:p w:rsidR="0055626F" w:rsidRDefault="00C4192F" w:rsidP="00C4192F">
      <w:pPr>
        <w:jc w:val="center"/>
      </w:pPr>
      <w:r>
        <w:rPr>
          <w:noProof/>
          <w:lang w:eastAsia="pt-BR"/>
        </w:rPr>
        <w:drawing>
          <wp:inline distT="0" distB="0" distL="0" distR="0" wp14:anchorId="15BE9ADF" wp14:editId="4C480E17">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Pr="003912F2" w:rsidRDefault="00CC76A5" w:rsidP="003912F2">
      <w:pPr>
        <w:jc w:val="center"/>
        <w:rPr>
          <w:sz w:val="20"/>
          <w:szCs w:val="20"/>
        </w:rPr>
      </w:pPr>
      <w:r w:rsidRPr="003912F2">
        <w:rPr>
          <w:sz w:val="20"/>
          <w:szCs w:val="20"/>
        </w:rPr>
        <w:t xml:space="preserve">Fonte: </w:t>
      </w:r>
      <w:proofErr w:type="spellStart"/>
      <w:proofErr w:type="gramStart"/>
      <w:r w:rsidRPr="003912F2">
        <w:rPr>
          <w:sz w:val="20"/>
          <w:szCs w:val="20"/>
        </w:rPr>
        <w:t>Sommerville</w:t>
      </w:r>
      <w:proofErr w:type="spellEnd"/>
      <w:r w:rsidRPr="003912F2">
        <w:rPr>
          <w:sz w:val="20"/>
          <w:szCs w:val="20"/>
        </w:rPr>
        <w:t>(</w:t>
      </w:r>
      <w:proofErr w:type="gramEnd"/>
      <w:r w:rsidRPr="003912F2">
        <w:rPr>
          <w:sz w:val="20"/>
          <w:szCs w:val="20"/>
        </w:rPr>
        <w:t>2013)</w:t>
      </w:r>
    </w:p>
    <w:p w:rsidR="00CC76A5" w:rsidRDefault="00CC76A5" w:rsidP="00CC76A5">
      <w:pPr>
        <w:jc w:val="left"/>
        <w:rPr>
          <w:sz w:val="20"/>
          <w:szCs w:val="20"/>
        </w:rPr>
      </w:pPr>
    </w:p>
    <w:p w:rsidR="00CC76A5" w:rsidRPr="002B0D9E" w:rsidRDefault="00C17F34" w:rsidP="003912F2">
      <w:pPr>
        <w:jc w:val="center"/>
        <w:rPr>
          <w:b/>
          <w:sz w:val="20"/>
          <w:szCs w:val="20"/>
        </w:rPr>
      </w:pPr>
      <w:r w:rsidRPr="002B0D9E">
        <w:rPr>
          <w:b/>
          <w:sz w:val="20"/>
          <w:szCs w:val="20"/>
        </w:rPr>
        <w:t>Tabela 1 – Descrição de Abordagens de Reúso de Software</w:t>
      </w:r>
      <w:r w:rsidR="00025096" w:rsidRPr="002B0D9E">
        <w:rPr>
          <w:b/>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Pr="003912F2" w:rsidRDefault="00025096" w:rsidP="003912F2">
      <w:pPr>
        <w:jc w:val="center"/>
        <w:rPr>
          <w:sz w:val="20"/>
          <w:szCs w:val="20"/>
        </w:rPr>
      </w:pPr>
      <w:r w:rsidRPr="003912F2">
        <w:rPr>
          <w:sz w:val="20"/>
          <w:szCs w:val="20"/>
        </w:rPr>
        <w:t xml:space="preserve">Fonte: </w:t>
      </w:r>
      <w:proofErr w:type="spellStart"/>
      <w:r w:rsidRPr="003912F2">
        <w:rPr>
          <w:sz w:val="20"/>
          <w:szCs w:val="20"/>
        </w:rPr>
        <w:t>Sommerville</w:t>
      </w:r>
      <w:proofErr w:type="spellEnd"/>
      <w:r w:rsidRPr="003912F2">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549437"/>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549438"/>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549439"/>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D70236" w:rsidP="003912F2">
      <w:pPr>
        <w:jc w:val="center"/>
        <w:rPr>
          <w:b/>
          <w:sz w:val="20"/>
          <w:szCs w:val="20"/>
        </w:rPr>
      </w:pPr>
      <w:r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03516139" wp14:editId="640B8B84">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3912F2">
      <w:pPr>
        <w:jc w:val="center"/>
        <w:rPr>
          <w:b/>
          <w:sz w:val="20"/>
          <w:szCs w:val="20"/>
        </w:rPr>
      </w:pPr>
      <w:r w:rsidRPr="003912F2">
        <w:rPr>
          <w:sz w:val="20"/>
          <w:szCs w:val="20"/>
        </w:rPr>
        <w:t xml:space="preserve">Fonte: </w:t>
      </w:r>
      <w:r w:rsidR="000F38DB" w:rsidRPr="003912F2">
        <w:rPr>
          <w:sz w:val="20"/>
          <w:szCs w:val="20"/>
        </w:rPr>
        <w:t>Elaborada pelo autor</w:t>
      </w:r>
      <w:r w:rsidR="000F38DB">
        <w:rPr>
          <w:b/>
          <w:sz w:val="20"/>
          <w:szCs w:val="20"/>
        </w:rPr>
        <w:t>.</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w:t>
      </w:r>
      <w:proofErr w:type="gramStart"/>
      <w:r>
        <w:t>disponível</w:t>
      </w:r>
      <w:proofErr w:type="gramEnd"/>
      <w:r>
        <w:t xml:space="preserve">, entre outras ferramentas o </w:t>
      </w:r>
      <w:proofErr w:type="spellStart"/>
      <w:r>
        <w:t>Twig</w:t>
      </w:r>
      <w:proofErr w:type="spellEnd"/>
      <w:r>
        <w:t xml:space="preserve">. Desenvolvedores Java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xml:space="preserve">. No presente trabalho vamos nos ater a uma descrição breve </w:t>
      </w:r>
      <w:r w:rsidR="00AC7101">
        <w:t>dos dois</w:t>
      </w:r>
      <w:r>
        <w:t xml:space="preserve"> motores de gabaritos</w:t>
      </w:r>
      <w:r w:rsidR="00DD5E14">
        <w:t xml:space="preserve"> </w:t>
      </w:r>
      <w:r w:rsidR="00AC7101">
        <w:t xml:space="preserve">Java </w:t>
      </w:r>
      <w:r w:rsidR="00DD5E14">
        <w:t>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549440"/>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549441"/>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AC5651">
      <w:pPr>
        <w:jc w:val="cente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29F42F8F" wp14:editId="17D13AF2">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Pr="00AC5651" w:rsidRDefault="00F867C2" w:rsidP="00AC5651">
      <w:pPr>
        <w:jc w:val="center"/>
        <w:rPr>
          <w:sz w:val="20"/>
          <w:szCs w:val="20"/>
        </w:rPr>
      </w:pPr>
      <w:r w:rsidRPr="00AC5651">
        <w:rPr>
          <w:sz w:val="20"/>
          <w:szCs w:val="20"/>
        </w:rPr>
        <w:t xml:space="preserve">Fonte: </w:t>
      </w:r>
      <w:r w:rsidRPr="00AC5651">
        <w:rPr>
          <w:sz w:val="20"/>
          <w:szCs w:val="20"/>
        </w:rPr>
        <w:fldChar w:fldCharType="begin" w:fldLock="1"/>
      </w:r>
      <w:r w:rsidR="00840138" w:rsidRPr="00AC5651">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AC5651">
        <w:rPr>
          <w:sz w:val="20"/>
          <w:szCs w:val="20"/>
        </w:rPr>
        <w:fldChar w:fldCharType="separate"/>
      </w:r>
      <w:r w:rsidRPr="00AC5651">
        <w:rPr>
          <w:noProof/>
          <w:sz w:val="20"/>
          <w:szCs w:val="20"/>
        </w:rPr>
        <w:t>(XNAT.ORG, 2019)</w:t>
      </w:r>
      <w:r w:rsidRPr="00AC5651">
        <w:rPr>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del w:id="86" w:author="glaubergad" w:date="2019-03-04T20:25:00Z">
        <w:r w:rsidRPr="003173F5" w:rsidDel="00482FD5">
          <w:delText>3</w:delText>
        </w:r>
      </w:del>
      <w:bookmarkStart w:id="87" w:name="_Toc33549442"/>
      <w:ins w:id="88" w:author="glaubergad" w:date="2019-03-04T20:25:00Z">
        <w:r w:rsidR="00482FD5" w:rsidRPr="003173F5">
          <w:t>2</w:t>
        </w:r>
      </w:ins>
      <w:r w:rsidRPr="003173F5">
        <w:t>.3.</w:t>
      </w:r>
      <w:r w:rsidR="00E5548F" w:rsidRPr="003173F5">
        <w:t>2</w:t>
      </w:r>
      <w:r w:rsidRPr="003173F5">
        <w:t xml:space="preserve"> Apache Freemarker</w:t>
      </w:r>
      <w:bookmarkEnd w:id="87"/>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549443"/>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AC5651">
      <w:pPr>
        <w:jc w:val="cente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AC5651" w:rsidRDefault="00CD7BF6" w:rsidP="00AC5651">
      <w:pPr>
        <w:jc w:val="center"/>
        <w:rPr>
          <w:sz w:val="20"/>
          <w:szCs w:val="20"/>
        </w:rPr>
      </w:pPr>
      <w:r w:rsidRPr="00AC5651">
        <w:rPr>
          <w:sz w:val="20"/>
          <w:szCs w:val="20"/>
        </w:rPr>
        <w:t>Fonte: Elaborada pelo autor</w:t>
      </w:r>
      <w:r w:rsidR="00042B73" w:rsidRPr="00AC5651">
        <w:rPr>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549444"/>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1B734C">
      <w:pPr>
        <w:jc w:val="cente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50CF2004" wp14:editId="350C2BF2">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1B734C" w:rsidRDefault="002763A7" w:rsidP="001B734C">
      <w:pPr>
        <w:jc w:val="center"/>
        <w:rPr>
          <w:sz w:val="20"/>
          <w:szCs w:val="20"/>
        </w:rPr>
      </w:pPr>
      <w:r w:rsidRPr="001B734C">
        <w:rPr>
          <w:sz w:val="20"/>
          <w:szCs w:val="20"/>
        </w:rPr>
        <w:t xml:space="preserve">Fonte: </w:t>
      </w:r>
      <w:r w:rsidRPr="001B734C">
        <w:rPr>
          <w:sz w:val="20"/>
          <w:szCs w:val="20"/>
        </w:rPr>
        <w:fldChar w:fldCharType="begin" w:fldLock="1"/>
      </w:r>
      <w:r w:rsidR="002F6905" w:rsidRPr="001B734C">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Pr="001B734C">
        <w:rPr>
          <w:sz w:val="20"/>
          <w:szCs w:val="20"/>
        </w:rPr>
        <w:fldChar w:fldCharType="separate"/>
      </w:r>
      <w:r w:rsidRPr="001B734C">
        <w:rPr>
          <w:noProof/>
          <w:sz w:val="20"/>
          <w:szCs w:val="20"/>
        </w:rPr>
        <w:t>(WIKIPEDIA.ORG, 2019b)</w:t>
      </w:r>
      <w:r w:rsidRPr="001B734C">
        <w:rPr>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026EB0">
      <w:pPr>
        <w:jc w:val="cente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026EB0" w:rsidRDefault="002F6905" w:rsidP="00026EB0">
      <w:pPr>
        <w:jc w:val="center"/>
        <w:rPr>
          <w:sz w:val="20"/>
          <w:szCs w:val="20"/>
        </w:rPr>
      </w:pPr>
      <w:r w:rsidRPr="00026EB0">
        <w:rPr>
          <w:sz w:val="20"/>
          <w:szCs w:val="20"/>
        </w:rPr>
        <w:t xml:space="preserve">Fonte: </w:t>
      </w:r>
      <w:r w:rsidRPr="00026EB0">
        <w:rPr>
          <w:sz w:val="20"/>
          <w:szCs w:val="20"/>
        </w:rPr>
        <w:fldChar w:fldCharType="begin" w:fldLock="1"/>
      </w:r>
      <w:r w:rsidR="00424A87" w:rsidRPr="00026EB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Pr="00026EB0">
        <w:rPr>
          <w:sz w:val="20"/>
          <w:szCs w:val="20"/>
        </w:rPr>
        <w:fldChar w:fldCharType="separate"/>
      </w:r>
      <w:r w:rsidRPr="00026EB0">
        <w:rPr>
          <w:noProof/>
          <w:sz w:val="20"/>
          <w:szCs w:val="20"/>
        </w:rPr>
        <w:t>(WIKIPEDIA.ORG, 2019b)</w:t>
      </w:r>
      <w:r w:rsidRPr="00026EB0">
        <w:rPr>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A Figura </w:t>
      </w:r>
      <w:r w:rsidR="009D260A">
        <w:t>4</w:t>
      </w:r>
      <w:r>
        <w:t xml:space="preserve"> demonstra uma declaração de dependência do Apache Freemarker.</w:t>
      </w:r>
    </w:p>
    <w:p w:rsidR="00A11350" w:rsidRDefault="00A11350" w:rsidP="00A11350"/>
    <w:p w:rsidR="00A11350" w:rsidRDefault="00A11350" w:rsidP="001B734C">
      <w:pPr>
        <w:jc w:val="center"/>
        <w:rPr>
          <w:b/>
          <w:sz w:val="20"/>
          <w:szCs w:val="20"/>
        </w:rPr>
      </w:pPr>
      <w:r>
        <w:rPr>
          <w:b/>
          <w:sz w:val="20"/>
          <w:szCs w:val="20"/>
        </w:rPr>
        <w:t xml:space="preserve">Figura </w:t>
      </w:r>
      <w:r w:rsidR="009D260A">
        <w:rPr>
          <w:b/>
          <w:sz w:val="20"/>
          <w:szCs w:val="20"/>
        </w:rPr>
        <w:t>4</w:t>
      </w:r>
      <w:r>
        <w:rPr>
          <w:b/>
          <w:sz w:val="20"/>
          <w:szCs w:val="20"/>
        </w:rPr>
        <w:t xml:space="preserve">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2EFEAB5F" wp14:editId="7B0127C9">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E36B3" w:rsidRDefault="00CF2581" w:rsidP="00AE36B3">
      <w:pPr>
        <w:jc w:val="center"/>
        <w:rPr>
          <w:sz w:val="20"/>
          <w:szCs w:val="20"/>
        </w:rPr>
      </w:pPr>
      <w:r w:rsidRPr="00AE36B3">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549445"/>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549446"/>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549447"/>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549448"/>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549449"/>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549450"/>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549451"/>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549452"/>
      <w:r>
        <w:t xml:space="preserve">2.6 </w:t>
      </w:r>
      <w:proofErr w:type="gramStart"/>
      <w:r>
        <w:t>JavaFX</w:t>
      </w:r>
      <w:proofErr w:type="gramEnd"/>
      <w:r>
        <w:t xml:space="preserve"> 8</w:t>
      </w:r>
      <w:bookmarkEnd w:id="98"/>
    </w:p>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w:t>
      </w:r>
      <w:r w:rsidR="0060323D">
        <w:t>5</w:t>
      </w:r>
      <w:r>
        <w:t xml:space="preserve"> demonstra uma reprodução de tela do </w:t>
      </w:r>
      <w:proofErr w:type="gramStart"/>
      <w:r>
        <w:t>IntelliJ</w:t>
      </w:r>
      <w:proofErr w:type="gramEnd"/>
      <w:r>
        <w:t xml:space="preserve"> Idea com o </w:t>
      </w:r>
      <w:proofErr w:type="spellStart"/>
      <w:r>
        <w:t>plugin</w:t>
      </w:r>
      <w:proofErr w:type="spellEnd"/>
      <w:r>
        <w:t xml:space="preserve"> JavaFX Scene Builder.</w:t>
      </w:r>
    </w:p>
    <w:p w:rsidR="009F5D69" w:rsidRDefault="009F5D69" w:rsidP="0044700A">
      <w:pPr>
        <w:jc w:val="center"/>
        <w:rPr>
          <w:b/>
          <w:sz w:val="20"/>
          <w:szCs w:val="20"/>
        </w:rPr>
      </w:pPr>
      <w:r>
        <w:rPr>
          <w:b/>
          <w:sz w:val="20"/>
          <w:szCs w:val="20"/>
        </w:rPr>
        <w:lastRenderedPageBreak/>
        <w:t xml:space="preserve">Figura </w:t>
      </w:r>
      <w:r w:rsidR="0060323D">
        <w:rPr>
          <w:b/>
          <w:sz w:val="20"/>
          <w:szCs w:val="20"/>
        </w:rPr>
        <w:t>5</w:t>
      </w:r>
      <w:r>
        <w:rPr>
          <w:b/>
          <w:sz w:val="20"/>
          <w:szCs w:val="20"/>
        </w:rPr>
        <w:t xml:space="preserve">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766046C6" wp14:editId="66880467">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990850"/>
                    </a:xfrm>
                    <a:prstGeom prst="rect">
                      <a:avLst/>
                    </a:prstGeom>
                  </pic:spPr>
                </pic:pic>
              </a:graphicData>
            </a:graphic>
          </wp:inline>
        </w:drawing>
      </w:r>
    </w:p>
    <w:p w:rsidR="00164AF7" w:rsidRPr="0044700A" w:rsidRDefault="009F5D69" w:rsidP="0044700A">
      <w:pPr>
        <w:jc w:val="center"/>
        <w:rPr>
          <w:sz w:val="20"/>
          <w:szCs w:val="20"/>
        </w:rPr>
      </w:pPr>
      <w:r w:rsidRPr="0044700A">
        <w:rPr>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549453"/>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549454"/>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C75D58">
      <w:pPr>
        <w:pStyle w:val="PargrafodaLista"/>
        <w:numPr>
          <w:ilvl w:val="0"/>
          <w:numId w:val="24"/>
        </w:numPr>
        <w:ind w:left="1134"/>
      </w:pPr>
      <w:r>
        <w:t>Visualização de dados intuitiva: conjunto de gráficos e tabelas que permitem melhor entendimento das relações entre os dados;</w:t>
      </w:r>
    </w:p>
    <w:p w:rsidR="007D0F7C" w:rsidRDefault="007D0F7C" w:rsidP="00C75D58">
      <w:pPr>
        <w:pStyle w:val="PargrafodaLista"/>
        <w:numPr>
          <w:ilvl w:val="0"/>
          <w:numId w:val="24"/>
        </w:numPr>
        <w:ind w:left="1134"/>
      </w:pPr>
      <w:r>
        <w:lastRenderedPageBreak/>
        <w:t>Facilidad</w:t>
      </w:r>
      <w:r w:rsidR="00B55874">
        <w:t xml:space="preserve">e de compartilhamento: Permite fácil </w:t>
      </w:r>
      <w:r>
        <w:t>compartilhamento de visualizações úteis com outros interessados;</w:t>
      </w:r>
    </w:p>
    <w:p w:rsidR="007D0F7C" w:rsidRDefault="007D0F7C" w:rsidP="00C75D58">
      <w:pPr>
        <w:pStyle w:val="PargrafodaLista"/>
        <w:numPr>
          <w:ilvl w:val="0"/>
          <w:numId w:val="24"/>
        </w:numPr>
        <w:ind w:left="1134"/>
      </w:pPr>
      <w:r>
        <w:t>Geração de relatórios simplificada: Permite a criação de relatórios personalizados com filtros diferenciados;</w:t>
      </w:r>
    </w:p>
    <w:p w:rsidR="007D0F7C" w:rsidRDefault="007D0F7C" w:rsidP="00C75D58">
      <w:pPr>
        <w:pStyle w:val="PargrafodaLista"/>
        <w:numPr>
          <w:ilvl w:val="0"/>
          <w:numId w:val="24"/>
        </w:numPr>
        <w:ind w:left="1134"/>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C75D58">
      <w:pPr>
        <w:pStyle w:val="PargrafodaLista"/>
        <w:numPr>
          <w:ilvl w:val="0"/>
          <w:numId w:val="24"/>
        </w:numPr>
        <w:ind w:left="1134"/>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E408C2">
      <w:pPr>
        <w:jc w:val="center"/>
        <w:rPr>
          <w:b/>
          <w:sz w:val="20"/>
        </w:rPr>
      </w:pPr>
      <w:r>
        <w:rPr>
          <w:b/>
          <w:sz w:val="20"/>
        </w:rPr>
        <w:t xml:space="preserve">Figura </w:t>
      </w:r>
      <w:r w:rsidR="00AA5CAD">
        <w:rPr>
          <w:b/>
          <w:sz w:val="20"/>
        </w:rPr>
        <w:t>6</w:t>
      </w:r>
      <w:r>
        <w:rPr>
          <w:b/>
          <w:sz w:val="20"/>
        </w:rPr>
        <w:t xml:space="preserve"> – Telas do Qlik Sense</w:t>
      </w:r>
    </w:p>
    <w:p w:rsidR="009C381E" w:rsidRDefault="009C381E" w:rsidP="009C381E">
      <w:pPr>
        <w:jc w:val="center"/>
        <w:rPr>
          <w:b/>
          <w:sz w:val="20"/>
        </w:rPr>
      </w:pPr>
      <w:r>
        <w:rPr>
          <w:b/>
          <w:noProof/>
          <w:sz w:val="20"/>
          <w:lang w:eastAsia="pt-BR"/>
        </w:rPr>
        <w:drawing>
          <wp:inline distT="0" distB="0" distL="0" distR="0" wp14:anchorId="0B1DC19B" wp14:editId="0F991727">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Pr="00E408C2" w:rsidRDefault="009C381E" w:rsidP="00E408C2">
      <w:pPr>
        <w:jc w:val="center"/>
        <w:rPr>
          <w:sz w:val="20"/>
        </w:rPr>
      </w:pPr>
      <w:r w:rsidRPr="00E408C2">
        <w:rPr>
          <w:sz w:val="20"/>
        </w:rPr>
        <w:t xml:space="preserve">Fonte: </w:t>
      </w:r>
      <w:r w:rsidRPr="00E408C2">
        <w:rPr>
          <w:sz w:val="20"/>
        </w:rPr>
        <w:fldChar w:fldCharType="begin" w:fldLock="1"/>
      </w:r>
      <w:r w:rsidR="00C17094" w:rsidRPr="00E408C2">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E408C2">
        <w:rPr>
          <w:sz w:val="20"/>
        </w:rPr>
        <w:fldChar w:fldCharType="separate"/>
      </w:r>
      <w:r w:rsidRPr="00E408C2">
        <w:rPr>
          <w:noProof/>
          <w:sz w:val="20"/>
        </w:rPr>
        <w:t>(QLIK, 2019)</w:t>
      </w:r>
      <w:r w:rsidRPr="00E408C2">
        <w:rPr>
          <w:sz w:val="20"/>
        </w:rPr>
        <w:fldChar w:fldCharType="end"/>
      </w:r>
    </w:p>
    <w:p w:rsidR="009C381E" w:rsidRDefault="009C381E" w:rsidP="009C381E">
      <w:pPr>
        <w:rPr>
          <w:b/>
          <w:sz w:val="20"/>
        </w:rPr>
      </w:pPr>
    </w:p>
    <w:p w:rsidR="00384ECB" w:rsidRDefault="00384ECB" w:rsidP="00384ECB">
      <w:pPr>
        <w:pStyle w:val="Ttulo2"/>
      </w:pPr>
      <w:bookmarkStart w:id="101" w:name="_Toc33549455"/>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211BA6">
      <w:pPr>
        <w:pStyle w:val="PargrafodaLista"/>
        <w:numPr>
          <w:ilvl w:val="0"/>
          <w:numId w:val="25"/>
        </w:numPr>
        <w:ind w:left="1134"/>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211BA6">
      <w:pPr>
        <w:pStyle w:val="PargrafodaLista"/>
        <w:numPr>
          <w:ilvl w:val="0"/>
          <w:numId w:val="25"/>
        </w:numPr>
        <w:ind w:left="1134"/>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11BA6">
      <w:pPr>
        <w:pStyle w:val="PargrafodaLista"/>
        <w:numPr>
          <w:ilvl w:val="0"/>
          <w:numId w:val="25"/>
        </w:numPr>
        <w:ind w:left="1134"/>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211BA6">
      <w:pPr>
        <w:pStyle w:val="PargrafodaLista"/>
        <w:numPr>
          <w:ilvl w:val="0"/>
          <w:numId w:val="25"/>
        </w:numPr>
        <w:ind w:left="1134"/>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211BA6">
      <w:pPr>
        <w:pStyle w:val="PargrafodaLista"/>
        <w:numPr>
          <w:ilvl w:val="0"/>
          <w:numId w:val="25"/>
        </w:numPr>
        <w:ind w:left="1134"/>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D7076B">
      <w:pPr>
        <w:jc w:val="center"/>
        <w:rPr>
          <w:b/>
          <w:sz w:val="20"/>
          <w:szCs w:val="20"/>
        </w:rPr>
      </w:pPr>
      <w:r w:rsidRPr="008E5E5A">
        <w:rPr>
          <w:b/>
          <w:sz w:val="20"/>
          <w:szCs w:val="20"/>
        </w:rPr>
        <w:t xml:space="preserve">Figura </w:t>
      </w:r>
      <w:r w:rsidR="007D1098">
        <w:rPr>
          <w:b/>
          <w:sz w:val="20"/>
          <w:szCs w:val="20"/>
        </w:rPr>
        <w:t>7</w:t>
      </w:r>
      <w:r w:rsidRPr="008E5E5A">
        <w:rPr>
          <w:b/>
          <w:sz w:val="20"/>
          <w:szCs w:val="20"/>
        </w:rPr>
        <w:t xml:space="preserve">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7F19DD59" wp14:editId="1E4DA9A7">
            <wp:extent cx="4795520" cy="2815141"/>
            <wp:effectExtent l="0" t="0" r="508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8">
                      <a:extLst>
                        <a:ext uri="{28A0092B-C50C-407E-A947-70E740481C1C}">
                          <a14:useLocalDpi xmlns:a14="http://schemas.microsoft.com/office/drawing/2010/main" val="0"/>
                        </a:ext>
                      </a:extLst>
                    </a:blip>
                    <a:stretch>
                      <a:fillRect/>
                    </a:stretch>
                  </pic:blipFill>
                  <pic:spPr>
                    <a:xfrm>
                      <a:off x="0" y="0"/>
                      <a:ext cx="4803464" cy="2819804"/>
                    </a:xfrm>
                    <a:prstGeom prst="rect">
                      <a:avLst/>
                    </a:prstGeom>
                  </pic:spPr>
                </pic:pic>
              </a:graphicData>
            </a:graphic>
          </wp:inline>
        </w:drawing>
      </w:r>
    </w:p>
    <w:p w:rsidR="008E5E5A" w:rsidRPr="00D7076B" w:rsidRDefault="008E5E5A" w:rsidP="00D7076B">
      <w:pPr>
        <w:jc w:val="center"/>
        <w:rPr>
          <w:sz w:val="20"/>
          <w:szCs w:val="20"/>
        </w:rPr>
      </w:pPr>
      <w:r w:rsidRPr="00D7076B">
        <w:rPr>
          <w:sz w:val="20"/>
          <w:szCs w:val="20"/>
        </w:rPr>
        <w:t xml:space="preserve">Fonte: </w:t>
      </w:r>
      <w:r w:rsidRPr="00D7076B">
        <w:rPr>
          <w:sz w:val="20"/>
          <w:szCs w:val="20"/>
        </w:rPr>
        <w:fldChar w:fldCharType="begin" w:fldLock="1"/>
      </w:r>
      <w:r w:rsidR="00A5557A" w:rsidRPr="00D7076B">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D7076B">
        <w:rPr>
          <w:sz w:val="20"/>
          <w:szCs w:val="20"/>
        </w:rPr>
        <w:fldChar w:fldCharType="separate"/>
      </w:r>
      <w:r w:rsidRPr="00D7076B">
        <w:rPr>
          <w:noProof/>
          <w:sz w:val="20"/>
          <w:szCs w:val="20"/>
        </w:rPr>
        <w:t>(TABLEAU, 2019)</w:t>
      </w:r>
      <w:r w:rsidRPr="00D7076B">
        <w:rPr>
          <w:sz w:val="20"/>
          <w:szCs w:val="20"/>
        </w:rPr>
        <w:fldChar w:fldCharType="end"/>
      </w:r>
    </w:p>
    <w:p w:rsidR="008E5E5A" w:rsidRDefault="00A5557A" w:rsidP="00A5557A">
      <w:pPr>
        <w:pStyle w:val="Ttulo2"/>
      </w:pPr>
      <w:bookmarkStart w:id="102" w:name="_Toc33549456"/>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211BA6">
      <w:pPr>
        <w:pStyle w:val="PargrafodaLista"/>
        <w:numPr>
          <w:ilvl w:val="0"/>
          <w:numId w:val="26"/>
        </w:numPr>
        <w:tabs>
          <w:tab w:val="left" w:pos="0"/>
        </w:tabs>
        <w:ind w:left="1134"/>
      </w:pPr>
      <w:r>
        <w:t xml:space="preserve">Conexão </w:t>
      </w:r>
      <w:proofErr w:type="gramStart"/>
      <w:r>
        <w:t>à</w:t>
      </w:r>
      <w:proofErr w:type="gramEnd"/>
      <w:r>
        <w:t xml:space="preserve"> fontes de dados;</w:t>
      </w:r>
    </w:p>
    <w:p w:rsidR="00150837" w:rsidRDefault="00150837" w:rsidP="00211BA6">
      <w:pPr>
        <w:pStyle w:val="PargrafodaLista"/>
        <w:numPr>
          <w:ilvl w:val="0"/>
          <w:numId w:val="26"/>
        </w:numPr>
        <w:tabs>
          <w:tab w:val="left" w:pos="0"/>
        </w:tabs>
        <w:ind w:left="1134"/>
      </w:pPr>
      <w:r>
        <w:t>Transformação e limpeza dos dados para criação de um modelo de dados;</w:t>
      </w:r>
    </w:p>
    <w:p w:rsidR="00150837" w:rsidRDefault="00150837" w:rsidP="00211BA6">
      <w:pPr>
        <w:pStyle w:val="PargrafodaLista"/>
        <w:numPr>
          <w:ilvl w:val="0"/>
          <w:numId w:val="26"/>
        </w:numPr>
        <w:tabs>
          <w:tab w:val="left" w:pos="0"/>
        </w:tabs>
        <w:ind w:left="1134"/>
      </w:pPr>
      <w:r>
        <w:t>Criação de quadros de visualização para representação visual dos dados;</w:t>
      </w:r>
    </w:p>
    <w:p w:rsidR="00150837" w:rsidRDefault="00150837" w:rsidP="00211BA6">
      <w:pPr>
        <w:pStyle w:val="PargrafodaLista"/>
        <w:numPr>
          <w:ilvl w:val="0"/>
          <w:numId w:val="26"/>
        </w:numPr>
        <w:tabs>
          <w:tab w:val="left" w:pos="0"/>
        </w:tabs>
        <w:ind w:left="1134"/>
      </w:pPr>
      <w:r>
        <w:t>Criação de relatórios;</w:t>
      </w:r>
    </w:p>
    <w:p w:rsidR="00150837" w:rsidRDefault="00150837" w:rsidP="00211BA6">
      <w:pPr>
        <w:pStyle w:val="PargrafodaLista"/>
        <w:numPr>
          <w:ilvl w:val="0"/>
          <w:numId w:val="26"/>
        </w:numPr>
        <w:tabs>
          <w:tab w:val="left" w:pos="0"/>
        </w:tabs>
        <w:ind w:left="1134"/>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417958">
      <w:pPr>
        <w:jc w:val="center"/>
        <w:rPr>
          <w:b/>
          <w:sz w:val="20"/>
          <w:szCs w:val="20"/>
        </w:rPr>
      </w:pPr>
      <w:r w:rsidRPr="00F5686A">
        <w:rPr>
          <w:b/>
          <w:sz w:val="20"/>
          <w:szCs w:val="20"/>
        </w:rPr>
        <w:t xml:space="preserve">Figura </w:t>
      </w:r>
      <w:r w:rsidR="007D1098">
        <w:rPr>
          <w:b/>
          <w:sz w:val="20"/>
          <w:szCs w:val="20"/>
        </w:rPr>
        <w:t>8</w:t>
      </w:r>
      <w:r w:rsidRPr="00F5686A">
        <w:rPr>
          <w:b/>
          <w:sz w:val="20"/>
          <w:szCs w:val="20"/>
        </w:rPr>
        <w:t xml:space="preserve">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24722B22" wp14:editId="4AED8B6C">
            <wp:extent cx="3921760" cy="2447841"/>
            <wp:effectExtent l="0" t="0" r="2540" b="0"/>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0762" cy="2453459"/>
                    </a:xfrm>
                    <a:prstGeom prst="rect">
                      <a:avLst/>
                    </a:prstGeom>
                    <a:noFill/>
                    <a:ln>
                      <a:noFill/>
                    </a:ln>
                  </pic:spPr>
                </pic:pic>
              </a:graphicData>
            </a:graphic>
          </wp:inline>
        </w:drawing>
      </w:r>
    </w:p>
    <w:p w:rsidR="00F5686A" w:rsidRPr="00417958" w:rsidRDefault="00F5686A" w:rsidP="00417958">
      <w:pPr>
        <w:jc w:val="center"/>
        <w:rPr>
          <w:sz w:val="20"/>
          <w:szCs w:val="20"/>
        </w:rPr>
      </w:pPr>
      <w:r w:rsidRPr="00417958">
        <w:rPr>
          <w:sz w:val="20"/>
          <w:szCs w:val="20"/>
        </w:rPr>
        <w:t xml:space="preserve">Fonte: </w:t>
      </w:r>
      <w:r w:rsidRPr="00417958">
        <w:rPr>
          <w:sz w:val="20"/>
          <w:szCs w:val="20"/>
        </w:rPr>
        <w:fldChar w:fldCharType="begin" w:fldLock="1"/>
      </w:r>
      <w:r w:rsidR="00AA78C2" w:rsidRPr="00417958">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417958">
        <w:rPr>
          <w:sz w:val="20"/>
          <w:szCs w:val="20"/>
        </w:rPr>
        <w:fldChar w:fldCharType="separate"/>
      </w:r>
      <w:r w:rsidRPr="00417958">
        <w:rPr>
          <w:noProof/>
          <w:sz w:val="20"/>
          <w:szCs w:val="20"/>
        </w:rPr>
        <w:t>(MICROSOFT, 2019)</w:t>
      </w:r>
      <w:r w:rsidRPr="00417958">
        <w:rPr>
          <w:sz w:val="20"/>
          <w:szCs w:val="20"/>
        </w:rPr>
        <w:fldChar w:fldCharType="end"/>
      </w:r>
    </w:p>
    <w:p w:rsidR="00107FEB" w:rsidRDefault="0052361D" w:rsidP="0005301A">
      <w:pPr>
        <w:pStyle w:val="Ttulo1"/>
      </w:pPr>
      <w:bookmarkStart w:id="103" w:name="_Toc33549457"/>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549458"/>
      <w:proofErr w:type="gramStart"/>
      <w:r>
        <w:t>4</w:t>
      </w:r>
      <w:r w:rsidR="00353047">
        <w:t>.1</w:t>
      </w:r>
      <w:r w:rsidR="0005301A">
        <w:t xml:space="preserve">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CB4EDD" w:rsidRDefault="00CB4EDD" w:rsidP="00211BA6">
      <w:pPr>
        <w:pStyle w:val="PargrafodaLista"/>
        <w:numPr>
          <w:ilvl w:val="0"/>
          <w:numId w:val="10"/>
        </w:numPr>
        <w:ind w:left="1134"/>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211BA6">
      <w:pPr>
        <w:pStyle w:val="PargrafodaLista"/>
        <w:numPr>
          <w:ilvl w:val="0"/>
          <w:numId w:val="10"/>
        </w:numPr>
        <w:ind w:left="1134"/>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211BA6">
      <w:pPr>
        <w:pStyle w:val="PargrafodaLista"/>
        <w:numPr>
          <w:ilvl w:val="0"/>
          <w:numId w:val="10"/>
        </w:numPr>
        <w:ind w:left="1134"/>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211BA6">
      <w:pPr>
        <w:pStyle w:val="PargrafodaLista"/>
        <w:numPr>
          <w:ilvl w:val="0"/>
          <w:numId w:val="10"/>
        </w:numPr>
        <w:ind w:left="1134"/>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211BA6">
      <w:pPr>
        <w:pStyle w:val="PargrafodaLista"/>
        <w:numPr>
          <w:ilvl w:val="0"/>
          <w:numId w:val="10"/>
        </w:numPr>
        <w:ind w:left="1134"/>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2E3F3F" w:rsidRDefault="002E3F3F">
      <w:pPr>
        <w:spacing w:after="160" w:line="240" w:lineRule="auto"/>
        <w:jc w:val="left"/>
        <w:rPr>
          <w:b/>
          <w:sz w:val="20"/>
          <w:szCs w:val="20"/>
        </w:rPr>
      </w:pPr>
      <w:r>
        <w:rPr>
          <w:b/>
          <w:sz w:val="20"/>
          <w:szCs w:val="20"/>
        </w:rPr>
        <w:br w:type="page"/>
      </w:r>
    </w:p>
    <w:p w:rsidR="00F740CE" w:rsidRDefault="00F740CE" w:rsidP="0017075E">
      <w:pPr>
        <w:spacing w:after="160" w:line="240" w:lineRule="auto"/>
        <w:jc w:val="center"/>
        <w:rPr>
          <w:b/>
          <w:sz w:val="20"/>
          <w:szCs w:val="20"/>
        </w:rPr>
      </w:pPr>
      <w:r w:rsidRPr="00F740CE">
        <w:rPr>
          <w:b/>
          <w:sz w:val="20"/>
          <w:szCs w:val="20"/>
        </w:rPr>
        <w:lastRenderedPageBreak/>
        <w:t xml:space="preserve">Figura </w:t>
      </w:r>
      <w:r w:rsidR="002844D6">
        <w:rPr>
          <w:b/>
          <w:sz w:val="20"/>
          <w:szCs w:val="20"/>
        </w:rPr>
        <w:t>9</w:t>
      </w:r>
      <w:r w:rsidRPr="00F740CE">
        <w:rPr>
          <w:b/>
          <w:sz w:val="20"/>
          <w:szCs w:val="20"/>
        </w:rPr>
        <w:t xml:space="preserve">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160A806F" wp14:editId="2BEDDFC4">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0">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Pr="0017075E" w:rsidRDefault="00F740CE" w:rsidP="0017075E">
      <w:pPr>
        <w:jc w:val="center"/>
        <w:rPr>
          <w:sz w:val="20"/>
          <w:szCs w:val="20"/>
        </w:rPr>
      </w:pPr>
      <w:r w:rsidRPr="0017075E">
        <w:rPr>
          <w:sz w:val="20"/>
          <w:szCs w:val="20"/>
        </w:rPr>
        <w:t>Fonte: Elaborada pelo Autor</w:t>
      </w:r>
    </w:p>
    <w:p w:rsidR="00F740CE" w:rsidRPr="00F740CE" w:rsidRDefault="00F740CE" w:rsidP="008D67A1">
      <w:pPr>
        <w:rPr>
          <w:b/>
          <w:sz w:val="20"/>
          <w:szCs w:val="20"/>
        </w:rPr>
      </w:pPr>
    </w:p>
    <w:p w:rsidR="00B66370" w:rsidRDefault="0052361D" w:rsidP="003A5E58">
      <w:pPr>
        <w:pStyle w:val="Ttulo2"/>
      </w:pPr>
      <w:bookmarkStart w:id="113" w:name="_Toc33549459"/>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549460"/>
      <w:proofErr w:type="gramStart"/>
      <w:r>
        <w:t>4</w:t>
      </w:r>
      <w:r w:rsidR="00353047">
        <w:t xml:space="preserve">.3 </w:t>
      </w:r>
      <w:r w:rsidR="00E94B09">
        <w:t>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2C1B96" w:rsidRDefault="002C1B96">
      <w:pPr>
        <w:spacing w:after="160" w:line="240" w:lineRule="auto"/>
        <w:jc w:val="left"/>
        <w:rPr>
          <w:b/>
          <w:sz w:val="20"/>
        </w:rPr>
      </w:pPr>
      <w:r>
        <w:rPr>
          <w:b/>
          <w:sz w:val="20"/>
        </w:rPr>
        <w:br w:type="page"/>
      </w:r>
    </w:p>
    <w:p w:rsidR="008211DF" w:rsidRPr="007F40EF" w:rsidRDefault="007F40EF" w:rsidP="0017075E">
      <w:pPr>
        <w:jc w:val="center"/>
        <w:rPr>
          <w:b/>
          <w:sz w:val="20"/>
        </w:rPr>
      </w:pPr>
      <w:r w:rsidRPr="007F40EF">
        <w:rPr>
          <w:b/>
          <w:sz w:val="20"/>
        </w:rPr>
        <w:lastRenderedPageBreak/>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Pr="0017075E" w:rsidRDefault="007F40EF" w:rsidP="0017075E">
      <w:pPr>
        <w:jc w:val="center"/>
        <w:rPr>
          <w:sz w:val="20"/>
        </w:rPr>
      </w:pPr>
      <w:r w:rsidRPr="0017075E">
        <w:rPr>
          <w:sz w:val="20"/>
        </w:rPr>
        <w:t>Fonte: Elaborada pelo Autor</w:t>
      </w:r>
    </w:p>
    <w:p w:rsidR="007F40EF" w:rsidRDefault="007F40EF" w:rsidP="007F40EF">
      <w:pPr>
        <w:jc w:val="left"/>
        <w:rPr>
          <w:b/>
          <w:sz w:val="20"/>
        </w:rPr>
      </w:pPr>
    </w:p>
    <w:p w:rsidR="004B0AEA" w:rsidRPr="009337B0" w:rsidRDefault="009337B0" w:rsidP="0017075E">
      <w:pPr>
        <w:jc w:val="center"/>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17075E" w:rsidRDefault="009337B0" w:rsidP="0017075E">
      <w:pPr>
        <w:jc w:val="center"/>
        <w:rPr>
          <w:sz w:val="20"/>
        </w:rPr>
      </w:pPr>
      <w:r w:rsidRPr="0017075E">
        <w:rPr>
          <w:sz w:val="20"/>
        </w:rPr>
        <w:t>Fonte: Elaborada pelo Autor</w:t>
      </w:r>
    </w:p>
    <w:p w:rsidR="00AF2565" w:rsidRDefault="00AF2565" w:rsidP="00E94B09"/>
    <w:p w:rsidR="00684E1A" w:rsidRDefault="0052361D" w:rsidP="00AF2565">
      <w:pPr>
        <w:pStyle w:val="Ttulo2"/>
      </w:pPr>
      <w:bookmarkStart w:id="118" w:name="_Toc33549461"/>
      <w:r>
        <w:t>4</w:t>
      </w:r>
      <w:r w:rsidR="00353047">
        <w:t>.4</w:t>
      </w:r>
      <w:proofErr w:type="gramStart"/>
      <w:r w:rsidR="00353047">
        <w:t xml:space="preserve"> </w:t>
      </w:r>
      <w:r w:rsidR="00AF2565">
        <w:t xml:space="preserve"> </w:t>
      </w:r>
      <w:proofErr w:type="gramEnd"/>
      <w:r w:rsidR="00AA78C2">
        <w:t xml:space="preserve">Modelo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w:t>
      </w:r>
      <w:r w:rsidR="008F579F">
        <w:lastRenderedPageBreak/>
        <w:t xml:space="preserve">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w:t>
      </w:r>
      <w:r w:rsidR="002844D6">
        <w:t>0</w:t>
      </w:r>
      <w:r>
        <w:t>.</w:t>
      </w:r>
    </w:p>
    <w:p w:rsidR="00684E1A" w:rsidRDefault="00684E1A">
      <w:pPr>
        <w:spacing w:after="160" w:line="240" w:lineRule="auto"/>
        <w:jc w:val="left"/>
        <w:rPr>
          <w:b/>
          <w:sz w:val="20"/>
        </w:rPr>
      </w:pPr>
    </w:p>
    <w:p w:rsidR="00E75361" w:rsidRPr="00E75361" w:rsidRDefault="00E75361" w:rsidP="00B237EA">
      <w:pPr>
        <w:jc w:val="center"/>
        <w:rPr>
          <w:b/>
          <w:sz w:val="20"/>
        </w:rPr>
      </w:pPr>
      <w:r>
        <w:rPr>
          <w:b/>
          <w:sz w:val="20"/>
        </w:rPr>
        <w:t xml:space="preserve">Figura </w:t>
      </w:r>
      <w:r w:rsidR="00684E1A">
        <w:rPr>
          <w:b/>
          <w:sz w:val="20"/>
        </w:rPr>
        <w:t>1</w:t>
      </w:r>
      <w:r w:rsidR="002844D6">
        <w:rPr>
          <w:b/>
          <w:sz w:val="20"/>
        </w:rPr>
        <w:t>0</w:t>
      </w:r>
      <w:r>
        <w:rPr>
          <w:b/>
          <w:sz w:val="20"/>
        </w:rPr>
        <w:t xml:space="preserve"> – Diagrama de caso de uso UC01</w:t>
      </w:r>
    </w:p>
    <w:p w:rsidR="00AF2565" w:rsidRDefault="00AF2565" w:rsidP="00AF2565">
      <w:pPr>
        <w:jc w:val="center"/>
      </w:pPr>
      <w:r>
        <w:rPr>
          <w:noProof/>
          <w:lang w:eastAsia="pt-BR"/>
        </w:rPr>
        <w:drawing>
          <wp:inline distT="0" distB="0" distL="0" distR="0" wp14:anchorId="5FAE39F1" wp14:editId="39F1C74A">
            <wp:extent cx="5059217" cy="3048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9983" cy="3054486"/>
                    </a:xfrm>
                    <a:prstGeom prst="rect">
                      <a:avLst/>
                    </a:prstGeom>
                  </pic:spPr>
                </pic:pic>
              </a:graphicData>
            </a:graphic>
          </wp:inline>
        </w:drawing>
      </w:r>
    </w:p>
    <w:p w:rsidR="00AF2565" w:rsidRPr="00B237EA" w:rsidRDefault="00E75361" w:rsidP="00B237EA">
      <w:pPr>
        <w:jc w:val="center"/>
        <w:rPr>
          <w:sz w:val="20"/>
        </w:rPr>
      </w:pPr>
      <w:r w:rsidRPr="00B237EA">
        <w:rPr>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B92F18">
        <w:t>7</w:t>
      </w:r>
      <w:r w:rsidR="00246861">
        <w:t>.</w:t>
      </w:r>
    </w:p>
    <w:p w:rsidR="00246861" w:rsidRDefault="00246861" w:rsidP="00AF2565"/>
    <w:p w:rsidR="002C1B96" w:rsidRDefault="002C1B96">
      <w:pPr>
        <w:spacing w:after="160" w:line="240" w:lineRule="auto"/>
        <w:jc w:val="left"/>
        <w:rPr>
          <w:b/>
          <w:sz w:val="20"/>
        </w:rPr>
      </w:pPr>
      <w:r>
        <w:rPr>
          <w:b/>
          <w:sz w:val="20"/>
        </w:rPr>
        <w:br w:type="page"/>
      </w:r>
    </w:p>
    <w:p w:rsidR="00E75361" w:rsidRPr="00E75361" w:rsidRDefault="00E75361" w:rsidP="00550ECF">
      <w:pPr>
        <w:jc w:val="center"/>
        <w:rPr>
          <w:b/>
          <w:sz w:val="20"/>
        </w:rPr>
      </w:pPr>
      <w:r>
        <w:rPr>
          <w:b/>
          <w:sz w:val="20"/>
        </w:rPr>
        <w:lastRenderedPageBreak/>
        <w:t xml:space="preserve">Tabela </w:t>
      </w:r>
      <w:r w:rsidR="00B92F18">
        <w:rPr>
          <w:b/>
          <w:sz w:val="20"/>
        </w:rPr>
        <w:t>7</w:t>
      </w:r>
      <w:r>
        <w:rPr>
          <w:b/>
          <w:sz w:val="20"/>
        </w:rPr>
        <w:t xml:space="preserve">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AE5F28">
            <w:pPr>
              <w:jc w:val="left"/>
            </w:pPr>
            <w:r>
              <w:rPr>
                <w:b/>
                <w:sz w:val="20"/>
              </w:rPr>
              <w:t xml:space="preserve">UC01 – Caso de uso </w:t>
            </w:r>
            <w:proofErr w:type="gramStart"/>
            <w:r>
              <w:rPr>
                <w:b/>
                <w:sz w:val="20"/>
              </w:rPr>
              <w:t>Ge</w:t>
            </w:r>
            <w:r w:rsidR="00AE5F28">
              <w:rPr>
                <w:b/>
                <w:sz w:val="20"/>
              </w:rPr>
              <w:t>rar_</w:t>
            </w:r>
            <w:r>
              <w:rPr>
                <w:b/>
                <w:sz w:val="20"/>
              </w:rPr>
              <w:t>Dashboard</w:t>
            </w:r>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O usuário repete os passos de 4 a 8 para adicionar quantos 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550ECF" w:rsidRDefault="00E15269" w:rsidP="00550ECF">
      <w:pPr>
        <w:jc w:val="center"/>
        <w:rPr>
          <w:sz w:val="20"/>
        </w:rPr>
      </w:pPr>
      <w:r w:rsidRPr="00550ECF">
        <w:rPr>
          <w:sz w:val="20"/>
        </w:rPr>
        <w:t>Fonte: Elaborada pelo Autor</w:t>
      </w:r>
    </w:p>
    <w:p w:rsidR="00246861" w:rsidRDefault="00246861" w:rsidP="00AF2565"/>
    <w:p w:rsidR="00424A87" w:rsidRDefault="0052361D" w:rsidP="00310E7A">
      <w:pPr>
        <w:pStyle w:val="Ttulo2"/>
      </w:pPr>
      <w:bookmarkStart w:id="131" w:name="_Toc33549462"/>
      <w:proofErr w:type="gramStart"/>
      <w:r>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lastRenderedPageBreak/>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w:t>
      </w:r>
      <w:r w:rsidR="0054650E">
        <w:t>1</w:t>
      </w:r>
      <w:r>
        <w:t>.</w:t>
      </w:r>
    </w:p>
    <w:p w:rsidR="00FC04D5" w:rsidRDefault="00FC04D5" w:rsidP="00E15269"/>
    <w:p w:rsidR="00FC04D5" w:rsidRDefault="00FC04D5" w:rsidP="0093222C">
      <w:pPr>
        <w:jc w:val="center"/>
        <w:rPr>
          <w:b/>
          <w:sz w:val="20"/>
          <w:szCs w:val="20"/>
        </w:rPr>
      </w:pPr>
      <w:r>
        <w:rPr>
          <w:b/>
          <w:sz w:val="20"/>
          <w:szCs w:val="20"/>
        </w:rPr>
        <w:t>Figura 1</w:t>
      </w:r>
      <w:r w:rsidR="0054650E">
        <w:rPr>
          <w:b/>
          <w:sz w:val="20"/>
          <w:szCs w:val="20"/>
        </w:rPr>
        <w:t>1</w:t>
      </w:r>
      <w:r>
        <w:rPr>
          <w:b/>
          <w:sz w:val="20"/>
          <w:szCs w:val="20"/>
        </w:rPr>
        <w:t xml:space="preserve">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0B773B93" wp14:editId="78353A22">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Pr="00903246" w:rsidRDefault="0025109C" w:rsidP="00903246">
      <w:pPr>
        <w:jc w:val="center"/>
      </w:pPr>
      <w:r w:rsidRPr="00903246">
        <w:rPr>
          <w:sz w:val="20"/>
          <w:szCs w:val="20"/>
        </w:rPr>
        <w:t xml:space="preserve">Fonte: Elaborada pelo </w:t>
      </w:r>
      <w:r w:rsidR="00FC04D5" w:rsidRPr="00903246">
        <w:rPr>
          <w:sz w:val="20"/>
          <w:szCs w:val="20"/>
        </w:rPr>
        <w:t>Autor</w:t>
      </w:r>
    </w:p>
    <w:p w:rsidR="00564887" w:rsidRDefault="001D7A2E" w:rsidP="001D7A2E">
      <w:r>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rsidR="008E67C5">
        <w:t>2</w:t>
      </w:r>
      <w:r>
        <w:t xml:space="preserve">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BF40DA">
      <w:pPr>
        <w:jc w:val="center"/>
        <w:rPr>
          <w:b/>
          <w:sz w:val="20"/>
          <w:szCs w:val="20"/>
        </w:rPr>
      </w:pPr>
      <w:r>
        <w:rPr>
          <w:b/>
          <w:sz w:val="20"/>
          <w:szCs w:val="20"/>
        </w:rPr>
        <w:lastRenderedPageBreak/>
        <w:t>Figura 1</w:t>
      </w:r>
      <w:r w:rsidR="008E67C5">
        <w:rPr>
          <w:b/>
          <w:sz w:val="20"/>
          <w:szCs w:val="20"/>
        </w:rPr>
        <w:t>2</w:t>
      </w:r>
      <w:r>
        <w:rPr>
          <w:b/>
          <w:sz w:val="20"/>
          <w:szCs w:val="20"/>
        </w:rPr>
        <w:t xml:space="preserve">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2D043259" wp14:editId="150C4DE3">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903246" w:rsidRDefault="00564887" w:rsidP="00903246">
      <w:pPr>
        <w:jc w:val="center"/>
        <w:rPr>
          <w:sz w:val="20"/>
          <w:szCs w:val="20"/>
        </w:rPr>
      </w:pPr>
      <w:r w:rsidRPr="00903246">
        <w:rPr>
          <w:sz w:val="20"/>
          <w:szCs w:val="20"/>
        </w:rPr>
        <w:t>Fonte: Elaborada pelo Autor</w:t>
      </w:r>
    </w:p>
    <w:p w:rsidR="00310E7A" w:rsidRDefault="001D7A2E" w:rsidP="001D7A2E">
      <w:r>
        <w:t xml:space="preserve"> </w:t>
      </w:r>
    </w:p>
    <w:p w:rsidR="00C80F86" w:rsidRDefault="00C80F86" w:rsidP="00C80F86">
      <w:pPr>
        <w:pStyle w:val="Ttulo2"/>
      </w:pPr>
      <w:bookmarkStart w:id="132" w:name="_Toc33549463"/>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w:t>
      </w:r>
      <w:r w:rsidR="00CA0D22">
        <w:t>3</w:t>
      </w:r>
      <w:r>
        <w:t xml:space="preserve"> demonstra esta representação.</w:t>
      </w:r>
    </w:p>
    <w:p w:rsidR="00C727FB" w:rsidRDefault="00C727FB">
      <w:pPr>
        <w:spacing w:after="160" w:line="240" w:lineRule="auto"/>
        <w:jc w:val="left"/>
      </w:pPr>
    </w:p>
    <w:p w:rsidR="00C727FB" w:rsidRDefault="00C727FB" w:rsidP="001A6AAB">
      <w:pPr>
        <w:spacing w:after="160" w:line="240" w:lineRule="auto"/>
        <w:jc w:val="center"/>
        <w:rPr>
          <w:b/>
          <w:sz w:val="20"/>
        </w:rPr>
      </w:pPr>
      <w:r>
        <w:rPr>
          <w:b/>
          <w:sz w:val="20"/>
        </w:rPr>
        <w:t>Figura 1</w:t>
      </w:r>
      <w:r w:rsidR="00CA0D22">
        <w:rPr>
          <w:b/>
          <w:sz w:val="20"/>
        </w:rPr>
        <w:t>3</w:t>
      </w:r>
      <w:r>
        <w:rPr>
          <w:b/>
          <w:sz w:val="20"/>
        </w:rPr>
        <w:t xml:space="preserve">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1414B0DE" wp14:editId="78D1FF59">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Pr="001A6AAB" w:rsidRDefault="00C727FB" w:rsidP="001A6AAB">
      <w:pPr>
        <w:spacing w:after="160" w:line="240" w:lineRule="auto"/>
        <w:jc w:val="center"/>
        <w:rPr>
          <w:sz w:val="20"/>
        </w:rPr>
      </w:pPr>
      <w:r w:rsidRPr="001A6AAB">
        <w:rPr>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w:t>
      </w:r>
      <w:r w:rsidR="00EA7C5F">
        <w:t>4</w:t>
      </w:r>
      <w:r>
        <w:t xml:space="preserve"> contém o diagrama com tal representação.</w:t>
      </w:r>
    </w:p>
    <w:p w:rsidR="0079742B" w:rsidRDefault="0079742B">
      <w:pPr>
        <w:spacing w:after="160" w:line="240" w:lineRule="auto"/>
        <w:jc w:val="left"/>
      </w:pPr>
      <w:r>
        <w:br w:type="page"/>
      </w:r>
    </w:p>
    <w:p w:rsidR="0079742B" w:rsidRDefault="0079742B" w:rsidP="001A6AAB">
      <w:pPr>
        <w:jc w:val="center"/>
        <w:rPr>
          <w:b/>
          <w:sz w:val="20"/>
        </w:rPr>
      </w:pPr>
      <w:r>
        <w:rPr>
          <w:b/>
          <w:sz w:val="20"/>
        </w:rPr>
        <w:lastRenderedPageBreak/>
        <w:t>Figura 1</w:t>
      </w:r>
      <w:r w:rsidR="00EA7C5F">
        <w:rPr>
          <w:b/>
          <w:sz w:val="20"/>
        </w:rPr>
        <w:t>4</w:t>
      </w:r>
      <w:r>
        <w:rPr>
          <w:b/>
          <w:sz w:val="20"/>
        </w:rPr>
        <w:t xml:space="preserve"> – Diagrama de se</w:t>
      </w:r>
      <w:r w:rsidR="00270D64">
        <w:rPr>
          <w:b/>
          <w:sz w:val="20"/>
        </w:rPr>
        <w:t>quencia da geração do Dashboard</w:t>
      </w:r>
    </w:p>
    <w:p w:rsidR="00EC7111" w:rsidRDefault="00EC7111" w:rsidP="00EC7111">
      <w:pPr>
        <w:jc w:val="center"/>
        <w:rPr>
          <w:b/>
          <w:sz w:val="20"/>
        </w:rPr>
      </w:pPr>
      <w:r>
        <w:rPr>
          <w:b/>
          <w:noProof/>
          <w:sz w:val="20"/>
          <w:lang w:eastAsia="pt-BR"/>
        </w:rPr>
        <w:drawing>
          <wp:inline distT="0" distB="0" distL="0" distR="0" wp14:anchorId="2B3DFD35" wp14:editId="0427A81C">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1A6AAB" w:rsidRDefault="006519D6" w:rsidP="001A6AAB">
      <w:pPr>
        <w:jc w:val="center"/>
        <w:rPr>
          <w:sz w:val="20"/>
        </w:rPr>
      </w:pPr>
      <w:r w:rsidRPr="001A6AAB">
        <w:rPr>
          <w:sz w:val="20"/>
        </w:rPr>
        <w:t>Fonte: Elaborada pelo Autor</w:t>
      </w:r>
    </w:p>
    <w:p w:rsidR="00800DE8" w:rsidRDefault="00800DE8">
      <w:pPr>
        <w:spacing w:after="160" w:line="240" w:lineRule="auto"/>
        <w:jc w:val="left"/>
      </w:pPr>
    </w:p>
    <w:p w:rsidR="00355E5E" w:rsidRDefault="00355E5E" w:rsidP="00355E5E">
      <w:pPr>
        <w:pStyle w:val="Ttulo2"/>
      </w:pPr>
      <w:bookmarkStart w:id="133" w:name="_Toc33549464"/>
      <w:r>
        <w:t xml:space="preserve">4.7 Desenvolvimento da Aplicação </w:t>
      </w:r>
      <w:proofErr w:type="gramStart"/>
      <w:r>
        <w:t>DashGen</w:t>
      </w:r>
      <w:bookmarkEnd w:id="133"/>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bookmarkStart w:id="134" w:name="_Toc33549465"/>
      <w:r>
        <w:t>4.7.1 A interface gráfica do usuário GUI</w:t>
      </w:r>
      <w:bookmarkEnd w:id="134"/>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w:t>
      </w:r>
      <w:r w:rsidR="00EA7C5F">
        <w:t>5</w:t>
      </w:r>
      <w:r w:rsidR="00DD7A10">
        <w:t xml:space="preserve"> mostra uma representação exata da tela em sua versão definitiva.</w:t>
      </w:r>
    </w:p>
    <w:p w:rsidR="00DD7A10" w:rsidRDefault="00DD7A10" w:rsidP="00782B19">
      <w:pPr>
        <w:jc w:val="center"/>
      </w:pPr>
    </w:p>
    <w:p w:rsidR="00DD7A10" w:rsidRDefault="00DD7A10" w:rsidP="009145F5">
      <w:pPr>
        <w:jc w:val="center"/>
        <w:rPr>
          <w:b/>
          <w:sz w:val="20"/>
        </w:rPr>
      </w:pPr>
      <w:r w:rsidRPr="00DD7A10">
        <w:rPr>
          <w:b/>
          <w:sz w:val="20"/>
        </w:rPr>
        <w:t>Figura 1</w:t>
      </w:r>
      <w:r w:rsidR="00EA7C5F">
        <w:rPr>
          <w:b/>
          <w:sz w:val="20"/>
        </w:rPr>
        <w:t>5</w:t>
      </w:r>
      <w:r w:rsidRPr="00DD7A10">
        <w:rPr>
          <w:b/>
          <w:sz w:val="20"/>
        </w:rPr>
        <w:t xml:space="preserve">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0068E316" wp14:editId="52DC7D36">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811" cy="3664119"/>
                    </a:xfrm>
                    <a:prstGeom prst="rect">
                      <a:avLst/>
                    </a:prstGeom>
                  </pic:spPr>
                </pic:pic>
              </a:graphicData>
            </a:graphic>
          </wp:inline>
        </w:drawing>
      </w:r>
    </w:p>
    <w:p w:rsidR="00DD7A10" w:rsidRPr="00AD2947" w:rsidRDefault="00DD7A10" w:rsidP="00AD2947">
      <w:pPr>
        <w:jc w:val="center"/>
        <w:rPr>
          <w:sz w:val="20"/>
        </w:rPr>
      </w:pPr>
      <w:r w:rsidRPr="00AD2947">
        <w:rPr>
          <w:sz w:val="20"/>
        </w:rPr>
        <w:t>Fonte: Elaborada pelo Autor</w:t>
      </w:r>
    </w:p>
    <w:p w:rsidR="0007470D" w:rsidRDefault="0007470D" w:rsidP="0007470D"/>
    <w:p w:rsidR="003B5A51" w:rsidRDefault="004C46F8" w:rsidP="00CC537E">
      <w:r>
        <w:tab/>
        <w:t xml:space="preserve">O </w:t>
      </w:r>
      <w:proofErr w:type="gramStart"/>
      <w:r>
        <w:t>JavaFX</w:t>
      </w:r>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w:t>
      </w:r>
      <w:r w:rsidR="007A5362">
        <w:t>6</w:t>
      </w:r>
      <w:r>
        <w:t xml:space="preserve">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296488">
      <w:pPr>
        <w:jc w:val="center"/>
        <w:rPr>
          <w:b/>
          <w:sz w:val="20"/>
        </w:rPr>
      </w:pPr>
      <w:r w:rsidRPr="00527285">
        <w:rPr>
          <w:b/>
          <w:sz w:val="20"/>
        </w:rPr>
        <w:lastRenderedPageBreak/>
        <w:t>Figura 1</w:t>
      </w:r>
      <w:r w:rsidR="007A5362">
        <w:rPr>
          <w:b/>
          <w:sz w:val="20"/>
        </w:rPr>
        <w:t xml:space="preserve">6 </w:t>
      </w:r>
      <w:r w:rsidRPr="00527285">
        <w:rPr>
          <w:b/>
          <w:sz w:val="20"/>
        </w:rPr>
        <w:t>– Reprodução da</w:t>
      </w:r>
      <w:r w:rsidR="003C4598">
        <w:rPr>
          <w:b/>
          <w:sz w:val="20"/>
        </w:rPr>
        <w:t xml:space="preserve"> tela de seleção do arquivo CSV</w:t>
      </w:r>
    </w:p>
    <w:p w:rsidR="00CC537E" w:rsidRDefault="00CC537E" w:rsidP="00CC537E">
      <w:pPr>
        <w:jc w:val="center"/>
        <w:rPr>
          <w:b/>
        </w:rPr>
      </w:pPr>
      <w:r>
        <w:rPr>
          <w:noProof/>
          <w:lang w:eastAsia="pt-BR"/>
        </w:rPr>
        <w:drawing>
          <wp:inline distT="0" distB="0" distL="0" distR="0" wp14:anchorId="6FBC5FA0" wp14:editId="28AD71A4">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32013" cy="2850877"/>
                    </a:xfrm>
                    <a:prstGeom prst="rect">
                      <a:avLst/>
                    </a:prstGeom>
                  </pic:spPr>
                </pic:pic>
              </a:graphicData>
            </a:graphic>
          </wp:inline>
        </w:drawing>
      </w:r>
    </w:p>
    <w:p w:rsidR="00CC537E" w:rsidRPr="00296488" w:rsidRDefault="00CC537E" w:rsidP="00296488">
      <w:pPr>
        <w:jc w:val="center"/>
        <w:rPr>
          <w:sz w:val="20"/>
        </w:rPr>
      </w:pPr>
      <w:r w:rsidRPr="00296488">
        <w:rPr>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w:t>
      </w:r>
      <w:r w:rsidR="007A5362">
        <w:t>7</w:t>
      </w:r>
      <w:r w:rsidR="00786539">
        <w:t xml:space="preserve"> </w:t>
      </w:r>
      <w:r w:rsidR="00D752A8">
        <w:t>contém a representação desta janela de seleção.</w:t>
      </w:r>
    </w:p>
    <w:p w:rsidR="00D752A8" w:rsidRDefault="00D752A8" w:rsidP="00CC537E"/>
    <w:p w:rsidR="00D752A8" w:rsidRDefault="00D752A8" w:rsidP="006268D6">
      <w:pPr>
        <w:jc w:val="center"/>
        <w:rPr>
          <w:b/>
          <w:sz w:val="20"/>
        </w:rPr>
      </w:pPr>
      <w:r w:rsidRPr="00D752A8">
        <w:rPr>
          <w:b/>
          <w:sz w:val="20"/>
        </w:rPr>
        <w:t>Figura 1</w:t>
      </w:r>
      <w:r w:rsidR="007A5362">
        <w:rPr>
          <w:b/>
          <w:sz w:val="20"/>
        </w:rPr>
        <w:t>7</w:t>
      </w:r>
      <w:r w:rsidRPr="00D752A8">
        <w:rPr>
          <w:b/>
          <w:sz w:val="20"/>
        </w:rPr>
        <w:t xml:space="preserve"> – Reprodução da janela de seleção de diretório </w:t>
      </w:r>
      <w:r w:rsidR="009A361A">
        <w:rPr>
          <w:b/>
          <w:sz w:val="20"/>
        </w:rPr>
        <w:t>de destino</w:t>
      </w:r>
    </w:p>
    <w:p w:rsidR="00D752A8" w:rsidRPr="00D752A8" w:rsidRDefault="00D752A8" w:rsidP="00D752A8">
      <w:pPr>
        <w:jc w:val="center"/>
        <w:rPr>
          <w:b/>
          <w:sz w:val="20"/>
        </w:rPr>
      </w:pPr>
      <w:r>
        <w:rPr>
          <w:noProof/>
          <w:lang w:eastAsia="pt-BR"/>
        </w:rPr>
        <w:drawing>
          <wp:inline distT="0" distB="0" distL="0" distR="0" wp14:anchorId="20ED6570" wp14:editId="4E5950C1">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6961" cy="2804881"/>
                    </a:xfrm>
                    <a:prstGeom prst="rect">
                      <a:avLst/>
                    </a:prstGeom>
                  </pic:spPr>
                </pic:pic>
              </a:graphicData>
            </a:graphic>
          </wp:inline>
        </w:drawing>
      </w:r>
    </w:p>
    <w:p w:rsidR="00D752A8" w:rsidRPr="006268D6" w:rsidRDefault="00D752A8" w:rsidP="006268D6">
      <w:pPr>
        <w:jc w:val="center"/>
        <w:rPr>
          <w:sz w:val="20"/>
        </w:rPr>
      </w:pPr>
      <w:r w:rsidRPr="006268D6">
        <w:rPr>
          <w:sz w:val="20"/>
        </w:rPr>
        <w:t>Fonte: Elaborada pelo Autor</w:t>
      </w:r>
    </w:p>
    <w:p w:rsidR="00E7455B" w:rsidRDefault="003644CC" w:rsidP="003644CC">
      <w:pPr>
        <w:pStyle w:val="Ttulo3"/>
      </w:pPr>
      <w:bookmarkStart w:id="135" w:name="_Toc33549466"/>
      <w:r>
        <w:lastRenderedPageBreak/>
        <w:t>4.7.</w:t>
      </w:r>
      <w:r w:rsidR="00E7455B">
        <w:t>2 Controlador</w:t>
      </w:r>
      <w:bookmarkEnd w:id="135"/>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w:t>
      </w:r>
      <w:r w:rsidR="007A5362">
        <w:t>8</w:t>
      </w:r>
      <w:r>
        <w:t xml:space="preserve"> traz o código fonte do método.</w:t>
      </w:r>
    </w:p>
    <w:p w:rsidR="00102AB7" w:rsidRDefault="00102AB7" w:rsidP="00102AB7"/>
    <w:p w:rsidR="00102AB7" w:rsidRDefault="00102AB7" w:rsidP="00E5368D">
      <w:pPr>
        <w:jc w:val="center"/>
        <w:rPr>
          <w:b/>
          <w:sz w:val="20"/>
        </w:rPr>
      </w:pPr>
      <w:r>
        <w:rPr>
          <w:b/>
          <w:sz w:val="20"/>
        </w:rPr>
        <w:t>Figura 1</w:t>
      </w:r>
      <w:r w:rsidR="007A5362">
        <w:rPr>
          <w:b/>
          <w:sz w:val="20"/>
        </w:rPr>
        <w:t>8</w:t>
      </w:r>
      <w:r>
        <w:rPr>
          <w:b/>
          <w:sz w:val="20"/>
        </w:rPr>
        <w:t xml:space="preserve">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Pr="00E5368D" w:rsidRDefault="00102AB7" w:rsidP="00E5368D">
      <w:pPr>
        <w:jc w:val="center"/>
        <w:rPr>
          <w:sz w:val="20"/>
        </w:rPr>
      </w:pPr>
      <w:r w:rsidRPr="00E5368D">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w:t>
      </w:r>
      <w:r w:rsidR="0058645C">
        <w:t>19</w:t>
      </w:r>
      <w:r w:rsidR="0071322E">
        <w:t xml:space="preserve">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CD0335">
      <w:pPr>
        <w:jc w:val="center"/>
        <w:rPr>
          <w:b/>
          <w:sz w:val="20"/>
          <w:szCs w:val="20"/>
        </w:rPr>
      </w:pPr>
      <w:r>
        <w:rPr>
          <w:b/>
          <w:sz w:val="20"/>
          <w:szCs w:val="20"/>
        </w:rPr>
        <w:lastRenderedPageBreak/>
        <w:t xml:space="preserve">Figura </w:t>
      </w:r>
      <w:r w:rsidR="0058645C">
        <w:rPr>
          <w:b/>
          <w:sz w:val="20"/>
          <w:szCs w:val="20"/>
        </w:rPr>
        <w:t>19</w:t>
      </w:r>
      <w:r>
        <w:rPr>
          <w:b/>
          <w:sz w:val="20"/>
          <w:szCs w:val="20"/>
        </w:rPr>
        <w:t xml:space="preserve">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20"/>
          <w:szCs w:val="18"/>
          <w:lang w:eastAsia="pt-BR"/>
        </w:rPr>
      </w:pPr>
      <w:r w:rsidRPr="007C38D8">
        <w:rPr>
          <w:rFonts w:ascii="Consolas" w:eastAsia="Times New Roman" w:hAnsi="Consolas" w:cs="Courier New"/>
          <w:color w:val="808080"/>
          <w:sz w:val="20"/>
          <w:szCs w:val="18"/>
          <w:lang w:eastAsia="pt-BR"/>
        </w:rPr>
        <w:t>//Método adiciona novo gráfico à listagem exibida na tela.</w:t>
      </w:r>
      <w:r w:rsidRPr="007C38D8">
        <w:rPr>
          <w:rFonts w:ascii="Consolas" w:eastAsia="Times New Roman" w:hAnsi="Consolas" w:cs="Courier New"/>
          <w:color w:val="808080"/>
          <w:sz w:val="20"/>
          <w:szCs w:val="18"/>
          <w:lang w:eastAsia="pt-BR"/>
        </w:rPr>
        <w:br/>
      </w:r>
      <w:proofErr w:type="spellStart"/>
      <w:r w:rsidRPr="007C38D8">
        <w:rPr>
          <w:rFonts w:ascii="Consolas" w:eastAsia="Times New Roman" w:hAnsi="Consolas" w:cs="Courier New"/>
          <w:color w:val="CC7832"/>
          <w:sz w:val="20"/>
          <w:szCs w:val="18"/>
          <w:lang w:eastAsia="pt-BR"/>
        </w:rPr>
        <w:t>public</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CC7832"/>
          <w:sz w:val="20"/>
          <w:szCs w:val="18"/>
          <w:lang w:eastAsia="pt-BR"/>
        </w:rPr>
        <w:t>void</w:t>
      </w:r>
      <w:proofErr w:type="spellEnd"/>
      <w:r w:rsidRPr="007C38D8">
        <w:rPr>
          <w:rFonts w:ascii="Consolas" w:eastAsia="Times New Roman" w:hAnsi="Consolas" w:cs="Courier New"/>
          <w:color w:val="CC7832"/>
          <w:sz w:val="20"/>
          <w:szCs w:val="18"/>
          <w:lang w:eastAsia="pt-BR"/>
        </w:rPr>
        <w:t xml:space="preserve"> </w:t>
      </w:r>
      <w:proofErr w:type="spellStart"/>
      <w:proofErr w:type="gramStart"/>
      <w:r w:rsidRPr="007C38D8">
        <w:rPr>
          <w:rFonts w:ascii="Consolas" w:eastAsia="Times New Roman" w:hAnsi="Consolas" w:cs="Courier New"/>
          <w:color w:val="FFC66D"/>
          <w:sz w:val="20"/>
          <w:szCs w:val="18"/>
          <w:lang w:eastAsia="pt-BR"/>
        </w:rPr>
        <w:t>addGrafico</w:t>
      </w:r>
      <w:proofErr w:type="spellEnd"/>
      <w:proofErr w:type="gram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ActionEvent</w:t>
      </w:r>
      <w:proofErr w:type="spellEnd"/>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actionEvent</w:t>
      </w:r>
      <w:proofErr w:type="spellEnd"/>
      <w:r w:rsidRPr="007C38D8">
        <w:rPr>
          <w:rFonts w:ascii="Consolas" w:eastAsia="Times New Roman" w:hAnsi="Consolas" w:cs="Courier New"/>
          <w:color w:val="A9B7C6"/>
          <w:sz w:val="20"/>
          <w:szCs w:val="18"/>
          <w:lang w:eastAsia="pt-BR"/>
        </w:rPr>
        <w:t>)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CC7832"/>
          <w:sz w:val="20"/>
          <w:szCs w:val="18"/>
          <w:lang w:eastAsia="pt-BR"/>
        </w:rPr>
        <w:t>try</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 xml:space="preserve">        String </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String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CC7832"/>
          <w:sz w:val="20"/>
          <w:szCs w:val="18"/>
          <w:lang w:eastAsia="pt-BR"/>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18"/>
          <w:lang w:eastAsia="pt-BR"/>
        </w:rPr>
      </w:pPr>
      <w:r w:rsidRPr="007C38D8">
        <w:rPr>
          <w:rFonts w:ascii="Consolas" w:eastAsia="Times New Roman" w:hAnsi="Consolas" w:cs="Courier New"/>
          <w:color w:val="CC7832"/>
          <w:sz w:val="20"/>
          <w:szCs w:val="18"/>
          <w:lang w:eastAsia="pt-BR"/>
        </w:rPr>
        <w:br/>
        <w:t xml:space="preserve">        </w:t>
      </w:r>
      <w:proofErr w:type="spellStart"/>
      <w:proofErr w:type="gramStart"/>
      <w:r w:rsidRPr="007C38D8">
        <w:rPr>
          <w:rFonts w:ascii="Consolas" w:eastAsia="Times New Roman" w:hAnsi="Consolas" w:cs="Courier New"/>
          <w:color w:val="CC7832"/>
          <w:sz w:val="20"/>
          <w:szCs w:val="18"/>
          <w:lang w:eastAsia="pt-BR"/>
        </w:rPr>
        <w:t>if</w:t>
      </w:r>
      <w:proofErr w:type="spellEnd"/>
      <w:proofErr w:type="gram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9876AA"/>
          <w:sz w:val="20"/>
          <w:szCs w:val="18"/>
          <w:lang w:eastAsia="pt-BR"/>
        </w:rPr>
        <w:t xml:space="preserve"> </w:t>
      </w:r>
      <w:r w:rsidRPr="007C38D8">
        <w:rPr>
          <w:rFonts w:ascii="Consolas" w:eastAsia="Times New Roman" w:hAnsi="Consolas" w:cs="Courier New"/>
          <w:color w:val="A9B7C6"/>
          <w:sz w:val="20"/>
          <w:szCs w:val="18"/>
          <w:lang w:eastAsia="pt-BR"/>
        </w:rPr>
        <w:t xml:space="preserve">== </w:t>
      </w:r>
      <w:r w:rsidRPr="007C38D8">
        <w:rPr>
          <w:rFonts w:ascii="Consolas" w:eastAsia="Times New Roman" w:hAnsi="Consolas" w:cs="Courier New"/>
          <w:color w:val="6897BB"/>
          <w:sz w:val="20"/>
          <w:szCs w:val="18"/>
          <w:lang w:eastAsia="pt-BR"/>
        </w:rPr>
        <w:t>1</w:t>
      </w:r>
      <w:r w:rsidRPr="007C38D8">
        <w:rPr>
          <w:rFonts w:ascii="Consolas" w:eastAsia="Times New Roman" w:hAnsi="Consolas" w:cs="Courier New"/>
          <w:color w:val="A9B7C6"/>
          <w:sz w:val="20"/>
          <w:szCs w:val="18"/>
          <w:lang w:eastAsia="pt-BR"/>
        </w:rPr>
        <w:t>)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cbAtributoY</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CC7832"/>
          <w:sz w:val="20"/>
          <w:szCs w:val="18"/>
          <w:lang w:eastAsia="pt-BR"/>
        </w:rPr>
        <w:t>else</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20"/>
          <w:szCs w:val="18"/>
          <w:lang w:eastAsia="pt-BR"/>
        </w:rPr>
      </w:pPr>
      <w:r w:rsidRPr="007C38D8">
        <w:rPr>
          <w:rFonts w:ascii="Consolas" w:eastAsia="Times New Roman" w:hAnsi="Consolas" w:cs="Courier New"/>
          <w:color w:val="A9B7C6"/>
          <w:sz w:val="20"/>
          <w:szCs w:val="18"/>
          <w:lang w:eastAsia="pt-BR"/>
        </w:rPr>
        <w:br/>
        <w:t xml:space="preserve">        String </w:t>
      </w:r>
      <w:proofErr w:type="spellStart"/>
      <w:proofErr w:type="gramStart"/>
      <w:r w:rsidRPr="007C38D8">
        <w:rPr>
          <w:rFonts w:ascii="Consolas" w:eastAsia="Times New Roman" w:hAnsi="Consolas" w:cs="Courier New"/>
          <w:color w:val="A9B7C6"/>
          <w:sz w:val="20"/>
          <w:szCs w:val="18"/>
          <w:lang w:eastAsia="pt-BR"/>
        </w:rPr>
        <w:t>tipoGraf</w:t>
      </w:r>
      <w:proofErr w:type="spellEnd"/>
      <w:proofErr w:type="gram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cbTipoGrafico</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String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tfTituloGrafico</w:t>
      </w:r>
      <w:r w:rsidRPr="007C38D8">
        <w:rPr>
          <w:rFonts w:ascii="Consolas" w:eastAsia="Times New Roman" w:hAnsi="Consolas" w:cs="Courier New"/>
          <w:color w:val="A9B7C6"/>
          <w:sz w:val="20"/>
          <w:szCs w:val="18"/>
          <w:lang w:eastAsia="pt-BR"/>
        </w:rPr>
        <w:t>.getText</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A9B7C6"/>
          <w:sz w:val="20"/>
          <w:szCs w:val="18"/>
          <w:lang w:eastAsia="pt-BR"/>
        </w:rPr>
        <w:t>System.</w:t>
      </w:r>
      <w:r w:rsidRPr="007C38D8">
        <w:rPr>
          <w:rFonts w:ascii="Consolas" w:eastAsia="Times New Roman" w:hAnsi="Consolas" w:cs="Courier New"/>
          <w:i/>
          <w:iCs/>
          <w:color w:val="9876AA"/>
          <w:sz w:val="20"/>
          <w:szCs w:val="18"/>
          <w:lang w:eastAsia="pt-BR"/>
        </w:rPr>
        <w:t>out</w:t>
      </w:r>
      <w:r w:rsidRPr="007C38D8">
        <w:rPr>
          <w:rFonts w:ascii="Consolas" w:eastAsia="Times New Roman" w:hAnsi="Consolas" w:cs="Courier New"/>
          <w:color w:val="A9B7C6"/>
          <w:sz w:val="20"/>
          <w:szCs w:val="18"/>
          <w:lang w:eastAsia="pt-BR"/>
        </w:rPr>
        <w:t>.println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6A8759"/>
          <w:sz w:val="20"/>
          <w:szCs w:val="18"/>
          <w:lang w:eastAsia="pt-BR"/>
        </w:rPr>
        <w:t>"</w:t>
      </w:r>
      <w:proofErr w:type="spellStart"/>
      <w:r w:rsidRPr="007C38D8">
        <w:rPr>
          <w:rFonts w:ascii="Consolas" w:eastAsia="Times New Roman" w:hAnsi="Consolas" w:cs="Courier New"/>
          <w:color w:val="6A8759"/>
          <w:sz w:val="20"/>
          <w:szCs w:val="18"/>
          <w:lang w:eastAsia="pt-BR"/>
        </w:rPr>
        <w:t>Grafico</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A9B7C6"/>
          <w:sz w:val="20"/>
          <w:szCs w:val="18"/>
          <w:lang w:eastAsia="pt-BR"/>
        </w:rPr>
        <w:t xml:space="preserve"> + </w:t>
      </w:r>
      <w:r w:rsidRPr="007C38D8">
        <w:rPr>
          <w:rFonts w:ascii="Consolas" w:eastAsia="Times New Roman" w:hAnsi="Consolas" w:cs="Courier New"/>
          <w:color w:val="6A8759"/>
          <w:sz w:val="20"/>
          <w:szCs w:val="18"/>
          <w:lang w:eastAsia="pt-BR"/>
        </w:rPr>
        <w:t xml:space="preserve">" Tipo:"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tipoGraf</w:t>
      </w:r>
      <w:proofErr w:type="spellEnd"/>
      <w:r w:rsidRPr="007C38D8">
        <w:rPr>
          <w:rFonts w:ascii="Consolas" w:eastAsia="Times New Roman" w:hAnsi="Consolas" w:cs="Courier New"/>
          <w:color w:val="A9B7C6"/>
          <w:sz w:val="20"/>
          <w:szCs w:val="18"/>
          <w:lang w:eastAsia="pt-BR"/>
        </w:rPr>
        <w:br/>
        <w:t xml:space="preserve">                + </w:t>
      </w:r>
      <w:r w:rsidRPr="007C38D8">
        <w:rPr>
          <w:rFonts w:ascii="Consolas" w:eastAsia="Times New Roman" w:hAnsi="Consolas" w:cs="Courier New"/>
          <w:color w:val="6A8759"/>
          <w:sz w:val="20"/>
          <w:szCs w:val="18"/>
          <w:lang w:eastAsia="pt-BR"/>
        </w:rPr>
        <w:t xml:space="preserve">" Dimensão:"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A9B7C6"/>
          <w:sz w:val="20"/>
          <w:szCs w:val="18"/>
          <w:lang w:eastAsia="pt-BR"/>
        </w:rPr>
        <w:t xml:space="preserve"> + </w:t>
      </w:r>
      <w:r w:rsidRPr="007C38D8">
        <w:rPr>
          <w:rFonts w:ascii="Consolas" w:eastAsia="Times New Roman" w:hAnsi="Consolas" w:cs="Courier New"/>
          <w:color w:val="6A8759"/>
          <w:sz w:val="20"/>
          <w:szCs w:val="18"/>
          <w:lang w:eastAsia="pt-BR"/>
        </w:rPr>
        <w:t xml:space="preserve">" </w:t>
      </w:r>
      <w:proofErr w:type="spellStart"/>
      <w:r w:rsidRPr="007C38D8">
        <w:rPr>
          <w:rFonts w:ascii="Consolas" w:eastAsia="Times New Roman" w:hAnsi="Consolas" w:cs="Courier New"/>
          <w:color w:val="6A8759"/>
          <w:sz w:val="20"/>
          <w:szCs w:val="18"/>
          <w:lang w:eastAsia="pt-BR"/>
        </w:rPr>
        <w:t>Somatoria</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br/>
        <w:t xml:space="preserve">                + </w:t>
      </w:r>
      <w:r w:rsidRPr="007C38D8">
        <w:rPr>
          <w:rFonts w:ascii="Consolas" w:eastAsia="Times New Roman" w:hAnsi="Consolas" w:cs="Courier New"/>
          <w:color w:val="6A8759"/>
          <w:sz w:val="20"/>
          <w:szCs w:val="18"/>
          <w:lang w:eastAsia="pt-BR"/>
        </w:rPr>
        <w:t xml:space="preserve">" agrupamento:"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p>
    <w:p w:rsidR="0077738E"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18"/>
          <w:lang w:eastAsia="pt-BR"/>
        </w:rPr>
      </w:pPr>
      <w:r w:rsidRPr="007C38D8">
        <w:rPr>
          <w:rFonts w:ascii="Consolas" w:eastAsia="Times New Roman" w:hAnsi="Consolas" w:cs="Courier New"/>
          <w:color w:val="CC7832"/>
          <w:sz w:val="20"/>
          <w:szCs w:val="18"/>
          <w:lang w:eastAsia="pt-BR"/>
        </w:rPr>
        <w:br/>
        <w:t xml:space="preserve">        </w:t>
      </w:r>
      <w:proofErr w:type="spellStart"/>
      <w:proofErr w:type="gramStart"/>
      <w:r w:rsidRPr="007C38D8">
        <w:rPr>
          <w:rFonts w:ascii="Consolas" w:eastAsia="Times New Roman" w:hAnsi="Consolas" w:cs="Courier New"/>
          <w:color w:val="9876AA"/>
          <w:sz w:val="20"/>
          <w:szCs w:val="18"/>
          <w:lang w:eastAsia="pt-BR"/>
        </w:rPr>
        <w:t>graficos</w:t>
      </w:r>
      <w:proofErr w:type="gramEnd"/>
      <w:r w:rsidRPr="007C38D8">
        <w:rPr>
          <w:rFonts w:ascii="Consolas" w:eastAsia="Times New Roman" w:hAnsi="Consolas" w:cs="Courier New"/>
          <w:color w:val="A9B7C6"/>
          <w:sz w:val="20"/>
          <w:szCs w:val="18"/>
          <w:lang w:eastAsia="pt-BR"/>
        </w:rPr>
        <w:t>.add</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 xml:space="preserve">new </w:t>
      </w:r>
      <w:proofErr w:type="spellStart"/>
      <w:r w:rsidRPr="007C38D8">
        <w:rPr>
          <w:rFonts w:ascii="Consolas" w:eastAsia="Times New Roman" w:hAnsi="Consolas" w:cs="Courier New"/>
          <w:color w:val="A9B7C6"/>
          <w:sz w:val="20"/>
          <w:szCs w:val="18"/>
          <w:lang w:eastAsia="pt-BR"/>
        </w:rPr>
        <w:t>Grafico</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tipoGraf</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lvGraficos</w:t>
      </w:r>
      <w:r w:rsidRPr="007C38D8">
        <w:rPr>
          <w:rFonts w:ascii="Consolas" w:eastAsia="Times New Roman" w:hAnsi="Consolas" w:cs="Courier New"/>
          <w:color w:val="A9B7C6"/>
          <w:sz w:val="20"/>
          <w:szCs w:val="18"/>
          <w:lang w:eastAsia="pt-BR"/>
        </w:rPr>
        <w:t>.getItems</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setAll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9876AA"/>
          <w:sz w:val="20"/>
          <w:szCs w:val="18"/>
          <w:lang w:eastAsia="pt-BR"/>
        </w:rPr>
        <w:t>graficos</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clearSelection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cbAtributoY</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clearSelection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btnEndDashboard</w:t>
      </w:r>
      <w:r w:rsidRPr="007C38D8">
        <w:rPr>
          <w:rFonts w:ascii="Consolas" w:eastAsia="Times New Roman" w:hAnsi="Consolas" w:cs="Courier New"/>
          <w:color w:val="A9B7C6"/>
          <w:sz w:val="20"/>
          <w:szCs w:val="18"/>
          <w:lang w:eastAsia="pt-BR"/>
        </w:rPr>
        <w:t>.setDisable</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false</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 </w:t>
      </w:r>
      <w:r w:rsidRPr="007C38D8">
        <w:rPr>
          <w:rFonts w:ascii="Consolas" w:eastAsia="Times New Roman" w:hAnsi="Consolas" w:cs="Courier New"/>
          <w:color w:val="CC7832"/>
          <w:sz w:val="20"/>
          <w:szCs w:val="18"/>
          <w:lang w:eastAsia="pt-BR"/>
        </w:rPr>
        <w:t xml:space="preserve">catch </w:t>
      </w:r>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Exception</w:t>
      </w:r>
      <w:proofErr w:type="spellEnd"/>
      <w:r w:rsidRPr="007C38D8">
        <w:rPr>
          <w:rFonts w:ascii="Consolas" w:eastAsia="Times New Roman" w:hAnsi="Consolas" w:cs="Courier New"/>
          <w:color w:val="A9B7C6"/>
          <w:sz w:val="20"/>
          <w:szCs w:val="18"/>
          <w:lang w:eastAsia="pt-BR"/>
        </w:rPr>
        <w:t xml:space="preserve"> e)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System.</w:t>
      </w:r>
      <w:r w:rsidRPr="007C38D8">
        <w:rPr>
          <w:rFonts w:ascii="Consolas" w:eastAsia="Times New Roman" w:hAnsi="Consolas" w:cs="Courier New"/>
          <w:i/>
          <w:iCs/>
          <w:color w:val="9876AA"/>
          <w:sz w:val="20"/>
          <w:szCs w:val="18"/>
          <w:lang w:eastAsia="pt-BR"/>
        </w:rPr>
        <w:t>out</w:t>
      </w:r>
      <w:r w:rsidRPr="007C38D8">
        <w:rPr>
          <w:rFonts w:ascii="Consolas" w:eastAsia="Times New Roman" w:hAnsi="Consolas" w:cs="Courier New"/>
          <w:color w:val="A9B7C6"/>
          <w:sz w:val="20"/>
          <w:szCs w:val="18"/>
          <w:lang w:eastAsia="pt-BR"/>
        </w:rPr>
        <w:t>.println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6A8759"/>
          <w:sz w:val="20"/>
          <w:szCs w:val="18"/>
          <w:lang w:eastAsia="pt-BR"/>
        </w:rPr>
        <w:t>"</w:t>
      </w:r>
      <w:proofErr w:type="spellStart"/>
      <w:r w:rsidRPr="007C38D8">
        <w:rPr>
          <w:rFonts w:ascii="Consolas" w:eastAsia="Times New Roman" w:hAnsi="Consolas" w:cs="Courier New"/>
          <w:color w:val="6A8759"/>
          <w:sz w:val="20"/>
          <w:szCs w:val="18"/>
          <w:lang w:eastAsia="pt-BR"/>
        </w:rPr>
        <w:t>AddGrafico</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e.toString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new </w:t>
      </w:r>
      <w:proofErr w:type="spellStart"/>
      <w:r w:rsidRPr="007C38D8">
        <w:rPr>
          <w:rFonts w:ascii="Consolas" w:eastAsia="Times New Roman" w:hAnsi="Consolas" w:cs="Courier New"/>
          <w:color w:val="A9B7C6"/>
          <w:sz w:val="20"/>
          <w:szCs w:val="18"/>
          <w:lang w:eastAsia="pt-BR"/>
        </w:rPr>
        <w:t>Alert</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Alert.AlertType.</w:t>
      </w:r>
      <w:r w:rsidRPr="007C38D8">
        <w:rPr>
          <w:rFonts w:ascii="Consolas" w:eastAsia="Times New Roman" w:hAnsi="Consolas" w:cs="Courier New"/>
          <w:i/>
          <w:iCs/>
          <w:color w:val="9876AA"/>
          <w:sz w:val="20"/>
          <w:szCs w:val="18"/>
          <w:lang w:eastAsia="pt-BR"/>
        </w:rPr>
        <w:t>INFORMATION</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6A8759"/>
          <w:sz w:val="20"/>
          <w:szCs w:val="18"/>
          <w:lang w:eastAsia="pt-BR"/>
        </w:rPr>
        <w:t>"Você não selecionou os dados para inserir o gráfico!</w:t>
      </w:r>
      <w:proofErr w:type="gramStart"/>
      <w:r w:rsidRPr="007C38D8">
        <w:rPr>
          <w:rFonts w:ascii="Consolas" w:eastAsia="Times New Roman" w:hAnsi="Consolas" w:cs="Courier New"/>
          <w:color w:val="6A8759"/>
          <w:sz w:val="20"/>
          <w:szCs w:val="18"/>
          <w:lang w:eastAsia="pt-BR"/>
        </w:rPr>
        <w:t xml:space="preserve">" </w:t>
      </w:r>
      <w:proofErr w:type="gramEnd"/>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e.toString</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showAndWait</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w:t>
      </w:r>
    </w:p>
    <w:p w:rsidR="0071322E" w:rsidRPr="00E5368D" w:rsidRDefault="0071322E" w:rsidP="00E5368D">
      <w:pPr>
        <w:jc w:val="center"/>
        <w:rPr>
          <w:sz w:val="20"/>
          <w:szCs w:val="20"/>
        </w:rPr>
      </w:pPr>
      <w:r w:rsidRPr="00E5368D">
        <w:rPr>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botã</w:t>
      </w:r>
      <w:r w:rsidR="001D2C96">
        <w:t>o</w:t>
      </w:r>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w:t>
      </w:r>
      <w:r w:rsidR="005521AF">
        <w:t>0</w:t>
      </w:r>
      <w:r w:rsidR="00630F53">
        <w:t xml:space="preserve">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9B1239">
      <w:pPr>
        <w:jc w:val="center"/>
        <w:rPr>
          <w:b/>
          <w:sz w:val="20"/>
          <w:szCs w:val="20"/>
        </w:rPr>
      </w:pPr>
      <w:r w:rsidRPr="00FB6197">
        <w:rPr>
          <w:b/>
          <w:sz w:val="20"/>
          <w:szCs w:val="20"/>
        </w:rPr>
        <w:lastRenderedPageBreak/>
        <w:t>Figura 2</w:t>
      </w:r>
      <w:r w:rsidR="005521AF">
        <w:rPr>
          <w:b/>
          <w:sz w:val="20"/>
          <w:szCs w:val="20"/>
        </w:rPr>
        <w:t>0</w:t>
      </w:r>
      <w:r w:rsidRPr="00FB6197">
        <w:rPr>
          <w:b/>
          <w:sz w:val="20"/>
          <w:szCs w:val="20"/>
        </w:rPr>
        <w:t xml:space="preserve">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spellStart"/>
      <w:proofErr w:type="gramStart"/>
      <w:r w:rsidRPr="00FB6197">
        <w:rPr>
          <w:rFonts w:ascii="Consolas" w:eastAsia="Times New Roman" w:hAnsi="Consolas" w:cs="Courier New"/>
          <w:color w:val="808080"/>
          <w:sz w:val="16"/>
          <w:szCs w:val="20"/>
          <w:lang w:eastAsia="pt-BR"/>
        </w:rPr>
        <w:t>FreeMarker</w:t>
      </w:r>
      <w:proofErr w:type="spellEnd"/>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w:t>
      </w:r>
      <w:proofErr w:type="spellStart"/>
      <w:r w:rsidRPr="00FB6197">
        <w:rPr>
          <w:rFonts w:ascii="Consolas" w:eastAsia="Times New Roman" w:hAnsi="Consolas" w:cs="Courier New"/>
          <w:color w:val="808080"/>
          <w:sz w:val="16"/>
          <w:szCs w:val="20"/>
          <w:lang w:eastAsia="pt-BR"/>
        </w:rPr>
        <w:t>FreeMarker</w:t>
      </w:r>
      <w:proofErr w:type="spellEnd"/>
      <w:r w:rsidRPr="00FB6197">
        <w:rPr>
          <w:rFonts w:ascii="Consolas" w:eastAsia="Times New Roman" w:hAnsi="Consolas" w:cs="Courier New"/>
          <w:color w:val="808080"/>
          <w:sz w:val="16"/>
          <w:szCs w:val="20"/>
          <w:lang w:eastAsia="pt-BR"/>
        </w:rPr>
        <w:t xml:space="preserve">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Pr="009B1239" w:rsidRDefault="00FB6197" w:rsidP="009B1239">
      <w:pPr>
        <w:jc w:val="center"/>
        <w:rPr>
          <w:sz w:val="20"/>
          <w:szCs w:val="20"/>
        </w:rPr>
      </w:pPr>
      <w:r w:rsidRPr="009B1239">
        <w:rPr>
          <w:sz w:val="20"/>
          <w:szCs w:val="20"/>
        </w:rPr>
        <w:t>Fonte: Elaborada pelo Autor</w:t>
      </w:r>
    </w:p>
    <w:p w:rsidR="005712B2" w:rsidRDefault="005712B2" w:rsidP="005712B2"/>
    <w:p w:rsidR="00E530FA" w:rsidRDefault="00E20670" w:rsidP="00E20670">
      <w:pPr>
        <w:pStyle w:val="Ttulo3"/>
      </w:pPr>
      <w:bookmarkStart w:id="136" w:name="_Toc33549467"/>
      <w:r>
        <w:t xml:space="preserve">4.7.3 </w:t>
      </w:r>
      <w:r w:rsidR="004E0378">
        <w:t>O modelo Dataset</w:t>
      </w:r>
      <w:bookmarkEnd w:id="136"/>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A figura 2</w:t>
      </w:r>
      <w:r w:rsidR="005521AF">
        <w:t>1</w:t>
      </w:r>
      <w:r>
        <w:t xml:space="preserve">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9B1239">
      <w:pPr>
        <w:jc w:val="center"/>
        <w:rPr>
          <w:b/>
          <w:sz w:val="20"/>
        </w:rPr>
      </w:pPr>
      <w:r>
        <w:rPr>
          <w:b/>
          <w:sz w:val="20"/>
        </w:rPr>
        <w:t>Figura 2</w:t>
      </w:r>
      <w:r w:rsidR="005521AF">
        <w:rPr>
          <w:b/>
          <w:sz w:val="20"/>
        </w:rPr>
        <w:t>1</w:t>
      </w:r>
      <w:r>
        <w:rPr>
          <w:b/>
          <w:sz w:val="20"/>
        </w:rPr>
        <w:t xml:space="preserve">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656B5E" w:rsidRDefault="005D26C3" w:rsidP="00656B5E">
      <w:pPr>
        <w:jc w:val="center"/>
        <w:rPr>
          <w:sz w:val="20"/>
        </w:rPr>
      </w:pPr>
      <w:r w:rsidRPr="00656B5E">
        <w:rPr>
          <w:sz w:val="20"/>
        </w:rPr>
        <w:t>Fonte: Elaborada pelo Autor</w:t>
      </w:r>
    </w:p>
    <w:p w:rsidR="00CD1926" w:rsidRDefault="00CD1926" w:rsidP="004E0378"/>
    <w:p w:rsidR="006A7734" w:rsidRDefault="006A7734" w:rsidP="006A7734">
      <w:pPr>
        <w:pStyle w:val="Ttulo3"/>
      </w:pPr>
      <w:bookmarkStart w:id="137" w:name="_Toc33549468"/>
      <w:r>
        <w:t>4.7.4 A classe Gerador</w:t>
      </w:r>
      <w:r w:rsidR="00FA2442">
        <w:t xml:space="preserve"> e o Gabarito </w:t>
      </w:r>
      <w:proofErr w:type="spellStart"/>
      <w:proofErr w:type="gramStart"/>
      <w:r w:rsidR="00FA2442">
        <w:t>dashboard.</w:t>
      </w:r>
      <w:proofErr w:type="gramEnd"/>
      <w:r w:rsidR="00FA2442">
        <w:t>ftl</w:t>
      </w:r>
      <w:bookmarkEnd w:id="137"/>
      <w:proofErr w:type="spell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w:t>
      </w:r>
      <w:r w:rsidR="007A5A04">
        <w:lastRenderedPageBreak/>
        <w:t xml:space="preserve">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p>
    <w:p w:rsidR="007A5A04" w:rsidRDefault="007A5A04" w:rsidP="007C6545">
      <w:r>
        <w:tab/>
        <w:t xml:space="preserve">O método </w:t>
      </w:r>
      <w:proofErr w:type="gramStart"/>
      <w:r>
        <w:t>configurar(</w:t>
      </w:r>
      <w:proofErr w:type="gramEnd"/>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método </w:t>
      </w:r>
      <w:proofErr w:type="spellStart"/>
      <w:proofErr w:type="gramStart"/>
      <w:r>
        <w:t>carregaInput</w:t>
      </w:r>
      <w:proofErr w:type="spellEnd"/>
      <w:proofErr w:type="gramEnd"/>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t xml:space="preserve">O método </w:t>
      </w:r>
      <w:proofErr w:type="gramStart"/>
      <w:r>
        <w:t>processar(</w:t>
      </w:r>
      <w:proofErr w:type="gramEnd"/>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A Figura 2</w:t>
      </w:r>
      <w:r w:rsidR="005521AF">
        <w:t>2</w:t>
      </w:r>
      <w:proofErr w:type="gramStart"/>
      <w:r w:rsidR="0072024F">
        <w:t xml:space="preserve">  </w:t>
      </w:r>
      <w:proofErr w:type="gramEnd"/>
      <w:r w:rsidR="0072024F">
        <w:t xml:space="preserve">traz o código fonte completo da classe Gerador. </w:t>
      </w:r>
    </w:p>
    <w:p w:rsidR="00440F0E" w:rsidRDefault="00440F0E" w:rsidP="007C6545"/>
    <w:p w:rsidR="00440F0E" w:rsidRDefault="00440F0E" w:rsidP="00ED1794">
      <w:pPr>
        <w:spacing w:after="160" w:line="240" w:lineRule="auto"/>
        <w:jc w:val="center"/>
        <w:rPr>
          <w:b/>
          <w:sz w:val="20"/>
        </w:rPr>
      </w:pPr>
      <w:r>
        <w:rPr>
          <w:b/>
          <w:sz w:val="20"/>
        </w:rPr>
        <w:t>Figura 2</w:t>
      </w:r>
      <w:r w:rsidR="005521AF">
        <w:rPr>
          <w:b/>
          <w:sz w:val="20"/>
        </w:rPr>
        <w:t>2</w:t>
      </w:r>
      <w:r>
        <w:rPr>
          <w:b/>
          <w:sz w:val="20"/>
        </w:rPr>
        <w:t xml:space="preserve"> – Código fonte da </w:t>
      </w:r>
      <w:proofErr w:type="gramStart"/>
      <w:r>
        <w:rPr>
          <w:b/>
          <w:sz w:val="20"/>
        </w:rPr>
        <w:t>classe Gerador</w:t>
      </w:r>
      <w:proofErr w:type="gramEnd"/>
    </w:p>
    <w:p w:rsidR="00846001"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6"/>
          <w:szCs w:val="20"/>
          <w:lang w:eastAsia="pt-BR"/>
        </w:rPr>
      </w:pPr>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lastRenderedPageBreak/>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00846001" w:rsidRPr="00846001">
        <w:rPr>
          <w:rFonts w:ascii="Consolas" w:eastAsia="Times New Roman" w:hAnsi="Consolas" w:cs="Courier New"/>
          <w:color w:val="A9B7C6"/>
          <w:sz w:val="16"/>
          <w:szCs w:val="20"/>
          <w:lang w:eastAsia="pt-BR"/>
        </w:rPr>
        <w:t>BufferedWriter</w:t>
      </w:r>
      <w:proofErr w:type="spellEnd"/>
      <w:r w:rsidR="00846001" w:rsidRPr="00846001">
        <w:rPr>
          <w:rFonts w:ascii="Consolas" w:eastAsia="Times New Roman" w:hAnsi="Consolas" w:cs="Courier New"/>
          <w:color w:val="A9B7C6"/>
          <w:sz w:val="16"/>
          <w:szCs w:val="20"/>
          <w:lang w:eastAsia="pt-BR"/>
        </w:rPr>
        <w:t xml:space="preserve"> </w:t>
      </w:r>
      <w:proofErr w:type="spellStart"/>
      <w:r w:rsidR="00846001" w:rsidRPr="00846001">
        <w:rPr>
          <w:rFonts w:ascii="Consolas" w:eastAsia="Times New Roman" w:hAnsi="Consolas" w:cs="Courier New"/>
          <w:color w:val="A9B7C6"/>
          <w:sz w:val="16"/>
          <w:szCs w:val="20"/>
          <w:lang w:eastAsia="pt-BR"/>
        </w:rPr>
        <w:t>fileWriter</w:t>
      </w:r>
      <w:proofErr w:type="spellEnd"/>
      <w:r w:rsidR="00846001" w:rsidRPr="00846001">
        <w:rPr>
          <w:rFonts w:ascii="Consolas" w:eastAsia="Times New Roman" w:hAnsi="Consolas" w:cs="Courier New"/>
          <w:color w:val="A9B7C6"/>
          <w:sz w:val="16"/>
          <w:szCs w:val="20"/>
          <w:lang w:eastAsia="pt-BR"/>
        </w:rPr>
        <w:t xml:space="preserve"> = new </w:t>
      </w:r>
      <w:proofErr w:type="spellStart"/>
      <w:r w:rsidR="00846001" w:rsidRPr="00846001">
        <w:rPr>
          <w:rFonts w:ascii="Consolas" w:eastAsia="Times New Roman" w:hAnsi="Consolas" w:cs="Courier New"/>
          <w:color w:val="A9B7C6"/>
          <w:sz w:val="16"/>
          <w:szCs w:val="20"/>
          <w:lang w:eastAsia="pt-BR"/>
        </w:rPr>
        <w:t>BufferedWriter</w:t>
      </w:r>
      <w:proofErr w:type="spellEnd"/>
      <w:r w:rsidR="00846001" w:rsidRPr="00846001">
        <w:rPr>
          <w:rFonts w:ascii="Consolas" w:eastAsia="Times New Roman" w:hAnsi="Consolas" w:cs="Courier New"/>
          <w:color w:val="A9B7C6"/>
          <w:sz w:val="16"/>
          <w:szCs w:val="20"/>
          <w:lang w:eastAsia="pt-BR"/>
        </w:rPr>
        <w:t xml:space="preserve">(new </w:t>
      </w:r>
      <w:proofErr w:type="spellStart"/>
      <w:r w:rsidR="00846001" w:rsidRPr="00846001">
        <w:rPr>
          <w:rFonts w:ascii="Consolas" w:eastAsia="Times New Roman" w:hAnsi="Consolas" w:cs="Courier New"/>
          <w:color w:val="A9B7C6"/>
          <w:sz w:val="16"/>
          <w:szCs w:val="20"/>
          <w:lang w:eastAsia="pt-BR"/>
        </w:rPr>
        <w:t>OutputStreamWriter</w:t>
      </w:r>
      <w:proofErr w:type="spellEnd"/>
      <w:r w:rsidR="00846001" w:rsidRPr="00846001">
        <w:rPr>
          <w:rFonts w:ascii="Consolas" w:eastAsia="Times New Roman" w:hAnsi="Consolas" w:cs="Courier New"/>
          <w:color w:val="A9B7C6"/>
          <w:sz w:val="16"/>
          <w:szCs w:val="20"/>
          <w:lang w:eastAsia="pt-BR"/>
        </w:rPr>
        <w:t xml:space="preserve">(new </w:t>
      </w:r>
      <w:proofErr w:type="spellStart"/>
      <w:r w:rsidR="00846001" w:rsidRPr="00846001">
        <w:rPr>
          <w:rFonts w:ascii="Consolas" w:eastAsia="Times New Roman" w:hAnsi="Consolas" w:cs="Courier New"/>
          <w:color w:val="A9B7C6"/>
          <w:sz w:val="16"/>
          <w:szCs w:val="20"/>
          <w:lang w:eastAsia="pt-BR"/>
        </w:rPr>
        <w:t>FileOutputStream</w:t>
      </w:r>
      <w:proofErr w:type="spellEnd"/>
      <w:r w:rsidR="00846001" w:rsidRPr="00846001">
        <w:rPr>
          <w:rFonts w:ascii="Consolas" w:eastAsia="Times New Roman" w:hAnsi="Consolas" w:cs="Courier New"/>
          <w:color w:val="A9B7C6"/>
          <w:sz w:val="16"/>
          <w:szCs w:val="20"/>
          <w:lang w:eastAsia="pt-BR"/>
        </w:rPr>
        <w:t>(new File(</w:t>
      </w:r>
      <w:proofErr w:type="spellStart"/>
      <w:r w:rsidR="00846001" w:rsidRPr="00846001">
        <w:rPr>
          <w:rFonts w:ascii="Consolas" w:eastAsia="Times New Roman" w:hAnsi="Consolas" w:cs="Courier New"/>
          <w:color w:val="A9B7C6"/>
          <w:sz w:val="16"/>
          <w:szCs w:val="20"/>
          <w:lang w:eastAsia="pt-BR"/>
        </w:rPr>
        <w:t>destDir.getAbsolutePath</w:t>
      </w:r>
      <w:proofErr w:type="spellEnd"/>
      <w:r w:rsidR="00846001" w:rsidRPr="00846001">
        <w:rPr>
          <w:rFonts w:ascii="Consolas" w:eastAsia="Times New Roman" w:hAnsi="Consolas" w:cs="Courier New"/>
          <w:color w:val="A9B7C6"/>
          <w:sz w:val="16"/>
          <w:szCs w:val="20"/>
          <w:lang w:eastAsia="pt-BR"/>
        </w:rPr>
        <w:t>()  +</w:t>
      </w:r>
      <w:proofErr w:type="spellStart"/>
      <w:r w:rsidR="00846001" w:rsidRPr="00846001">
        <w:rPr>
          <w:rFonts w:ascii="Consolas" w:eastAsia="Times New Roman" w:hAnsi="Consolas" w:cs="Courier New"/>
          <w:color w:val="A9B7C6"/>
          <w:sz w:val="16"/>
          <w:szCs w:val="20"/>
          <w:lang w:eastAsia="pt-BR"/>
        </w:rPr>
        <w:t>sep</w:t>
      </w:r>
      <w:proofErr w:type="spellEnd"/>
      <w:r w:rsidR="00846001" w:rsidRPr="00846001">
        <w:rPr>
          <w:rFonts w:ascii="Consolas" w:eastAsia="Times New Roman" w:hAnsi="Consolas" w:cs="Courier New"/>
          <w:color w:val="A9B7C6"/>
          <w:sz w:val="16"/>
          <w:szCs w:val="20"/>
          <w:lang w:eastAsia="pt-BR"/>
        </w:rPr>
        <w:t>+"dashboard.html")),"UTF-8"));</w:t>
      </w:r>
      <w:bookmarkStart w:id="138" w:name="_GoBack"/>
      <w:bookmarkEnd w:id="138"/>
    </w:p>
    <w:p w:rsidR="00440F0E" w:rsidRPr="00440F0E" w:rsidRDefault="00846001"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Pr>
          <w:rFonts w:ascii="Consolas" w:eastAsia="Times New Roman" w:hAnsi="Consolas" w:cs="Courier New"/>
          <w:color w:val="CC7832"/>
          <w:sz w:val="16"/>
          <w:szCs w:val="20"/>
          <w:lang w:eastAsia="pt-BR"/>
        </w:rPr>
        <w:t xml:space="preserve">        </w:t>
      </w:r>
      <w:proofErr w:type="spellStart"/>
      <w:proofErr w:type="gramStart"/>
      <w:r w:rsidR="00440F0E" w:rsidRPr="00440F0E">
        <w:rPr>
          <w:rFonts w:ascii="Consolas" w:eastAsia="Times New Roman" w:hAnsi="Consolas" w:cs="Courier New"/>
          <w:color w:val="9876AA"/>
          <w:sz w:val="16"/>
          <w:szCs w:val="20"/>
          <w:lang w:eastAsia="pt-BR"/>
        </w:rPr>
        <w:t>template</w:t>
      </w:r>
      <w:proofErr w:type="gramEnd"/>
      <w:r w:rsidR="00440F0E" w:rsidRPr="00440F0E">
        <w:rPr>
          <w:rFonts w:ascii="Consolas" w:eastAsia="Times New Roman" w:hAnsi="Consolas" w:cs="Courier New"/>
          <w:color w:val="A9B7C6"/>
          <w:sz w:val="16"/>
          <w:szCs w:val="20"/>
          <w:lang w:eastAsia="pt-BR"/>
        </w:rPr>
        <w:t>.process</w:t>
      </w:r>
      <w:proofErr w:type="spellEnd"/>
      <w:r w:rsidR="00440F0E" w:rsidRPr="00440F0E">
        <w:rPr>
          <w:rFonts w:ascii="Consolas" w:eastAsia="Times New Roman" w:hAnsi="Consolas" w:cs="Courier New"/>
          <w:color w:val="A9B7C6"/>
          <w:sz w:val="16"/>
          <w:szCs w:val="20"/>
          <w:lang w:eastAsia="pt-BR"/>
        </w:rPr>
        <w:t>(</w:t>
      </w:r>
      <w:r w:rsidR="00440F0E" w:rsidRPr="00440F0E">
        <w:rPr>
          <w:rFonts w:ascii="Consolas" w:eastAsia="Times New Roman" w:hAnsi="Consolas" w:cs="Courier New"/>
          <w:color w:val="9876AA"/>
          <w:sz w:val="16"/>
          <w:szCs w:val="20"/>
          <w:lang w:eastAsia="pt-BR"/>
        </w:rPr>
        <w:t>input</w:t>
      </w:r>
      <w:r w:rsidR="00440F0E" w:rsidRPr="00440F0E">
        <w:rPr>
          <w:rFonts w:ascii="Consolas" w:eastAsia="Times New Roman" w:hAnsi="Consolas" w:cs="Courier New"/>
          <w:color w:val="CC7832"/>
          <w:sz w:val="16"/>
          <w:szCs w:val="20"/>
          <w:lang w:eastAsia="pt-BR"/>
        </w:rPr>
        <w:t xml:space="preserve">, </w:t>
      </w:r>
      <w:proofErr w:type="spellStart"/>
      <w:r w:rsidR="00440F0E" w:rsidRPr="00440F0E">
        <w:rPr>
          <w:rFonts w:ascii="Consolas" w:eastAsia="Times New Roman" w:hAnsi="Consolas" w:cs="Courier New"/>
          <w:color w:val="A9B7C6"/>
          <w:sz w:val="16"/>
          <w:szCs w:val="20"/>
          <w:lang w:eastAsia="pt-BR"/>
        </w:rPr>
        <w:t>fileWriter</w:t>
      </w:r>
      <w:proofErr w:type="spellEnd"/>
      <w:r w:rsidR="00440F0E" w:rsidRPr="00440F0E">
        <w:rPr>
          <w:rFonts w:ascii="Consolas" w:eastAsia="Times New Roman" w:hAnsi="Consolas" w:cs="Courier New"/>
          <w:color w:val="A9B7C6"/>
          <w:sz w:val="16"/>
          <w:szCs w:val="20"/>
          <w:lang w:eastAsia="pt-BR"/>
        </w:rPr>
        <w:t>)</w:t>
      </w:r>
      <w:r w:rsidR="00440F0E" w:rsidRPr="00440F0E">
        <w:rPr>
          <w:rFonts w:ascii="Consolas" w:eastAsia="Times New Roman" w:hAnsi="Consolas" w:cs="Courier New"/>
          <w:color w:val="CC7832"/>
          <w:sz w:val="16"/>
          <w:szCs w:val="20"/>
          <w:lang w:eastAsia="pt-BR"/>
        </w:rPr>
        <w:t>;</w:t>
      </w:r>
      <w:r w:rsidR="00440F0E" w:rsidRPr="00440F0E">
        <w:rPr>
          <w:rFonts w:ascii="Consolas" w:eastAsia="Times New Roman" w:hAnsi="Consolas" w:cs="Courier New"/>
          <w:color w:val="CC7832"/>
          <w:sz w:val="16"/>
          <w:szCs w:val="20"/>
          <w:lang w:eastAsia="pt-BR"/>
        </w:rPr>
        <w:br/>
        <w:t xml:space="preserve">        </w:t>
      </w:r>
      <w:proofErr w:type="spellStart"/>
      <w:r w:rsidR="00440F0E" w:rsidRPr="00440F0E">
        <w:rPr>
          <w:rFonts w:ascii="Consolas" w:eastAsia="Times New Roman" w:hAnsi="Consolas" w:cs="Courier New"/>
          <w:color w:val="A9B7C6"/>
          <w:sz w:val="16"/>
          <w:szCs w:val="20"/>
          <w:lang w:eastAsia="pt-BR"/>
        </w:rPr>
        <w:t>fileWriter.close</w:t>
      </w:r>
      <w:proofErr w:type="spellEnd"/>
      <w:r w:rsidR="00440F0E" w:rsidRPr="00440F0E">
        <w:rPr>
          <w:rFonts w:ascii="Consolas" w:eastAsia="Times New Roman" w:hAnsi="Consolas" w:cs="Courier New"/>
          <w:color w:val="A9B7C6"/>
          <w:sz w:val="16"/>
          <w:szCs w:val="20"/>
          <w:lang w:eastAsia="pt-BR"/>
        </w:rPr>
        <w:t>()</w:t>
      </w:r>
      <w:r w:rsidR="00440F0E" w:rsidRPr="00440F0E">
        <w:rPr>
          <w:rFonts w:ascii="Consolas" w:eastAsia="Times New Roman" w:hAnsi="Consolas" w:cs="Courier New"/>
          <w:color w:val="CC7832"/>
          <w:sz w:val="16"/>
          <w:szCs w:val="20"/>
          <w:lang w:eastAsia="pt-BR"/>
        </w:rPr>
        <w:t>;</w:t>
      </w:r>
      <w:r w:rsidR="00440F0E" w:rsidRPr="00440F0E">
        <w:rPr>
          <w:rFonts w:ascii="Consolas" w:eastAsia="Times New Roman" w:hAnsi="Consolas" w:cs="Courier New"/>
          <w:color w:val="CC7832"/>
          <w:sz w:val="16"/>
          <w:szCs w:val="20"/>
          <w:lang w:eastAsia="pt-BR"/>
        </w:rPr>
        <w:br/>
        <w:t xml:space="preserve">    </w:t>
      </w:r>
      <w:r w:rsidR="00440F0E" w:rsidRPr="00440F0E">
        <w:rPr>
          <w:rFonts w:ascii="Consolas" w:eastAsia="Times New Roman" w:hAnsi="Consolas" w:cs="Courier New"/>
          <w:color w:val="A9B7C6"/>
          <w:sz w:val="16"/>
          <w:szCs w:val="20"/>
          <w:lang w:eastAsia="pt-BR"/>
        </w:rPr>
        <w:t>}</w:t>
      </w:r>
      <w:r w:rsidR="00440F0E" w:rsidRPr="00440F0E">
        <w:rPr>
          <w:rFonts w:ascii="Consolas" w:eastAsia="Times New Roman" w:hAnsi="Consolas" w:cs="Courier New"/>
          <w:color w:val="A9B7C6"/>
          <w:sz w:val="16"/>
          <w:szCs w:val="20"/>
          <w:lang w:eastAsia="pt-BR"/>
        </w:rPr>
        <w:br/>
        <w:t>}</w:t>
      </w:r>
    </w:p>
    <w:p w:rsidR="00440F0E" w:rsidRPr="00E75B70" w:rsidRDefault="00440F0E" w:rsidP="00E75B70">
      <w:pPr>
        <w:jc w:val="center"/>
        <w:rPr>
          <w:sz w:val="20"/>
        </w:rPr>
      </w:pPr>
      <w:r w:rsidRPr="00E75B70">
        <w:rPr>
          <w:sz w:val="20"/>
        </w:rPr>
        <w:t>Fonte: Elaborada pelo Autor</w:t>
      </w:r>
    </w:p>
    <w:p w:rsidR="003A2027" w:rsidRDefault="00FA2442" w:rsidP="00FA2442">
      <w:r>
        <w:tab/>
      </w:r>
    </w:p>
    <w:p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estático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w:t>
      </w:r>
      <w:r w:rsidR="005521AF">
        <w:t>3</w:t>
      </w:r>
      <w:r w:rsidR="00CA4EDC">
        <w:t xml:space="preserve"> traz o conteúdo completo do gabarito.</w:t>
      </w:r>
    </w:p>
    <w:p w:rsidR="004A6508" w:rsidRDefault="004A6508" w:rsidP="00FA2442"/>
    <w:p w:rsidR="00CA4EDC" w:rsidRDefault="00CA4EDC" w:rsidP="00020E77">
      <w:pPr>
        <w:jc w:val="center"/>
        <w:rPr>
          <w:b/>
          <w:sz w:val="20"/>
        </w:rPr>
      </w:pPr>
      <w:r>
        <w:rPr>
          <w:b/>
          <w:sz w:val="20"/>
        </w:rPr>
        <w:t>Figura 2</w:t>
      </w:r>
      <w:r w:rsidR="005521AF">
        <w:rPr>
          <w:b/>
          <w:sz w:val="20"/>
        </w:rPr>
        <w:t>3</w:t>
      </w:r>
      <w:r>
        <w:rPr>
          <w:b/>
          <w:sz w:val="20"/>
        </w:rPr>
        <w:t xml:space="preserve"> – Conteúdo fonte do arquivo </w:t>
      </w:r>
      <w:proofErr w:type="spellStart"/>
      <w:proofErr w:type="gramStart"/>
      <w:r w:rsidRPr="00CA4EDC">
        <w:rPr>
          <w:b/>
          <w:i/>
          <w:sz w:val="20"/>
        </w:rPr>
        <w:t>dashboard.</w:t>
      </w:r>
      <w:proofErr w:type="gramEnd"/>
      <w:r w:rsidRPr="00CA4EDC">
        <w:rPr>
          <w:b/>
          <w:i/>
          <w:sz w:val="20"/>
        </w:rPr>
        <w:t>ftl</w:t>
      </w:r>
      <w:proofErr w:type="spellEnd"/>
    </w:p>
    <w:p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E037FC">
        <w:rPr>
          <w:rFonts w:ascii="Consolas" w:eastAsia="Times New Roman" w:hAnsi="Consolas" w:cs="Courier New"/>
          <w:color w:val="E8BF6A"/>
          <w:sz w:val="16"/>
          <w:szCs w:val="16"/>
          <w:lang w:eastAsia="pt-BR"/>
        </w:rPr>
        <w:t>&lt;!</w:t>
      </w:r>
      <w:proofErr w:type="spellStart"/>
      <w:proofErr w:type="gramStart"/>
      <w:r w:rsidRPr="00E037FC">
        <w:rPr>
          <w:rFonts w:ascii="Consolas" w:eastAsia="Times New Roman" w:hAnsi="Consolas" w:cs="Courier New"/>
          <w:color w:val="E8BF6A"/>
          <w:sz w:val="16"/>
          <w:szCs w:val="16"/>
          <w:lang w:eastAsia="pt-BR"/>
        </w:rPr>
        <w:t>doctype</w:t>
      </w:r>
      <w:proofErr w:type="spellEnd"/>
      <w:proofErr w:type="gram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html</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lang</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pt-br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Required</w:t>
      </w:r>
      <w:proofErr w:type="spellEnd"/>
      <w:r w:rsidRPr="00E037FC">
        <w:rPr>
          <w:rFonts w:ascii="Consolas" w:eastAsia="Times New Roman" w:hAnsi="Consolas" w:cs="Courier New"/>
          <w:color w:val="808080"/>
          <w:sz w:val="16"/>
          <w:szCs w:val="16"/>
          <w:lang w:eastAsia="pt-BR"/>
        </w:rPr>
        <w:t xml:space="preserve"> meta </w:t>
      </w:r>
      <w:proofErr w:type="spellStart"/>
      <w:r w:rsidRPr="00E037FC">
        <w:rPr>
          <w:rFonts w:ascii="Consolas" w:eastAsia="Times New Roman" w:hAnsi="Consolas" w:cs="Courier New"/>
          <w:color w:val="808080"/>
          <w:sz w:val="16"/>
          <w:szCs w:val="16"/>
          <w:lang w:eastAsia="pt-BR"/>
        </w:rPr>
        <w:t>tags</w:t>
      </w:r>
      <w:proofErr w:type="spell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&lt;meta </w:t>
      </w:r>
      <w:proofErr w:type="spellStart"/>
      <w:r w:rsidRPr="00E037FC">
        <w:rPr>
          <w:rFonts w:ascii="Consolas" w:eastAsia="Times New Roman" w:hAnsi="Consolas" w:cs="Courier New"/>
          <w:color w:val="BABABA"/>
          <w:sz w:val="16"/>
          <w:szCs w:val="16"/>
          <w:lang w:eastAsia="pt-BR"/>
        </w:rPr>
        <w:t>charset</w:t>
      </w:r>
      <w:proofErr w:type="spellEnd"/>
      <w:r w:rsidRPr="00E037FC">
        <w:rPr>
          <w:rFonts w:ascii="Consolas" w:eastAsia="Times New Roman" w:hAnsi="Consolas" w:cs="Courier New"/>
          <w:color w:val="A5C261"/>
          <w:sz w:val="16"/>
          <w:szCs w:val="16"/>
          <w:lang w:eastAsia="pt-BR"/>
        </w:rPr>
        <w:t>="utf-8"</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&lt;meta </w:t>
      </w:r>
      <w:proofErr w:type="spellStart"/>
      <w:r w:rsidRPr="00E037FC">
        <w:rPr>
          <w:rFonts w:ascii="Consolas" w:eastAsia="Times New Roman" w:hAnsi="Consolas" w:cs="Courier New"/>
          <w:color w:val="BABABA"/>
          <w:sz w:val="16"/>
          <w:szCs w:val="16"/>
          <w:lang w:eastAsia="pt-BR"/>
        </w:rPr>
        <w:t>name</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viewport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content</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width</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device-width</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initial-scale</w:t>
      </w:r>
      <w:proofErr w:type="spellEnd"/>
      <w:r w:rsidRPr="00E037FC">
        <w:rPr>
          <w:rFonts w:ascii="Consolas" w:eastAsia="Times New Roman" w:hAnsi="Consolas" w:cs="Courier New"/>
          <w:color w:val="A5C261"/>
          <w:sz w:val="16"/>
          <w:szCs w:val="16"/>
          <w:lang w:eastAsia="pt-BR"/>
        </w:rPr>
        <w:t xml:space="preserve">=1, </w:t>
      </w:r>
      <w:proofErr w:type="spellStart"/>
      <w:r w:rsidRPr="00E037FC">
        <w:rPr>
          <w:rFonts w:ascii="Consolas" w:eastAsia="Times New Roman" w:hAnsi="Consolas" w:cs="Courier New"/>
          <w:color w:val="A5C261"/>
          <w:sz w:val="16"/>
          <w:szCs w:val="16"/>
          <w:lang w:eastAsia="pt-BR"/>
        </w:rPr>
        <w:t>shrink-to-fit</w:t>
      </w:r>
      <w:proofErr w:type="spellEnd"/>
      <w:r w:rsidRPr="00E037FC">
        <w:rPr>
          <w:rFonts w:ascii="Consolas" w:eastAsia="Times New Roman" w:hAnsi="Consolas" w:cs="Courier New"/>
          <w:color w:val="A5C261"/>
          <w:sz w:val="16"/>
          <w:szCs w:val="16"/>
          <w:lang w:eastAsia="pt-BR"/>
        </w:rPr>
        <w:t>=no"</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e DC CSS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="css/bootstrap.min.css"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="css/dc.css"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="css/dashgen.css"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=js/crossfilter.js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=js/d3.js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=js/dc.js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="container"</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w:t>
      </w:r>
      <w:proofErr w:type="spellEnd"/>
      <w:r w:rsidRPr="00E037FC">
        <w:rPr>
          <w:rFonts w:ascii="Consolas" w:eastAsia="Times New Roman" w:hAnsi="Consolas" w:cs="Courier New"/>
          <w:color w:val="A5C261"/>
          <w:sz w:val="16"/>
          <w:szCs w:val="16"/>
          <w:lang w:eastAsia="pt-BR"/>
        </w:rPr>
        <w:t xml:space="preserve">-header" </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img</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img</w:t>
      </w:r>
      <w:proofErr w:type="spellEnd"/>
      <w:r w:rsidRPr="00E037FC">
        <w:rPr>
          <w:rFonts w:ascii="Consolas" w:eastAsia="Times New Roman" w:hAnsi="Consolas" w:cs="Courier New"/>
          <w:color w:val="A5C261"/>
          <w:sz w:val="16"/>
          <w:szCs w:val="16"/>
          <w:lang w:eastAsia="pt-BR"/>
        </w:rPr>
        <w:t xml:space="preserve">/ifpa_navlogo.png" </w:t>
      </w:r>
      <w:proofErr w:type="spellStart"/>
      <w:r w:rsidRPr="00E037FC">
        <w:rPr>
          <w:rFonts w:ascii="Consolas" w:eastAsia="Times New Roman" w:hAnsi="Consolas" w:cs="Courier New"/>
          <w:color w:val="BABABA"/>
          <w:sz w:val="16"/>
          <w:szCs w:val="16"/>
          <w:lang w:eastAsia="pt-BR"/>
        </w:rPr>
        <w:t>width</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height</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alt</w:t>
      </w:r>
      <w:proofErr w:type="spellEnd"/>
      <w:r w:rsidRPr="00E037FC">
        <w:rPr>
          <w:rFonts w:ascii="Consolas" w:eastAsia="Times New Roman" w:hAnsi="Consolas" w:cs="Courier New"/>
          <w:color w:val="A5C261"/>
          <w:sz w:val="16"/>
          <w:szCs w:val="16"/>
          <w:lang w:eastAsia="pt-BR"/>
        </w:rPr>
        <w:t>="Logo IFPA"</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&lt;h1&gt;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&lt;/h1&gt;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r w:rsidRPr="00E037FC">
        <w:rPr>
          <w:rFonts w:ascii="Consolas" w:eastAsia="Times New Roman" w:hAnsi="Consolas" w:cs="Courier New"/>
          <w:color w:val="BABABA"/>
          <w:sz w:val="16"/>
          <w:szCs w:val="16"/>
          <w:lang w:eastAsia="pt-BR"/>
        </w:rPr>
        <w:t>id</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='col-xs-12 col-md-12 col-lg-4'</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grafico.nome</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00F32AEB">
        <w:rPr>
          <w:rFonts w:ascii="Consolas" w:eastAsia="Times New Roman" w:hAnsi="Consolas" w:cs="Courier New"/>
          <w:color w:val="A9B7C6"/>
          <w:sz w:val="16"/>
          <w:szCs w:val="16"/>
          <w:lang w:eastAsia="pt-BR"/>
        </w:rPr>
        <w:t>Selecionado</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&lt;a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javascript:grafico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filterAll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FFC66D"/>
          <w:sz w:val="16"/>
          <w:szCs w:val="16"/>
          <w:lang w:eastAsia="pt-BR"/>
        </w:rPr>
        <w:t>redrawAll</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A5C261"/>
          <w:sz w:val="16"/>
          <w:szCs w:val="16"/>
          <w:lang w:eastAsia="pt-BR"/>
        </w:rPr>
        <w:br/>
      </w:r>
      <w:r w:rsidRPr="00E037FC">
        <w:rPr>
          <w:rFonts w:ascii="Consolas" w:eastAsia="Times New Roman" w:hAnsi="Consolas" w:cs="Courier New"/>
          <w:color w:val="A5C261"/>
          <w:sz w:val="16"/>
          <w:szCs w:val="16"/>
          <w:lang w:eastAsia="pt-BR"/>
        </w:rPr>
        <w:lastRenderedPageBreak/>
        <w:t xml:space="preserve">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00F32AEB">
        <w:rPr>
          <w:rFonts w:ascii="Consolas" w:eastAsia="Times New Roman" w:hAnsi="Consolas" w:cs="Courier New"/>
          <w:color w:val="A9B7C6"/>
          <w:sz w:val="16"/>
          <w:szCs w:val="16"/>
          <w:lang w:eastAsia="pt-BR"/>
        </w:rPr>
        <w:t>Limpar</w:t>
      </w:r>
      <w:r w:rsidRPr="00E037FC">
        <w:rPr>
          <w:rFonts w:ascii="Consolas" w:eastAsia="Times New Roman" w:hAnsi="Consolas" w:cs="Courier New"/>
          <w:color w:val="E8BF6A"/>
          <w:sz w:val="16"/>
          <w:szCs w:val="16"/>
          <w:lang w:eastAsia="pt-BR"/>
        </w:rPr>
        <w:t>&lt;/a&gt;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clearfix</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dashgen-footer</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text-right</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 xml:space="preserve">Gerado Automaticamente pelo </w:t>
      </w:r>
      <w:proofErr w:type="spellStart"/>
      <w:r w:rsidRPr="00E037FC">
        <w:rPr>
          <w:rFonts w:ascii="Consolas" w:eastAsia="Times New Roman" w:hAnsi="Consolas" w:cs="Courier New"/>
          <w:color w:val="A9B7C6"/>
          <w:sz w:val="16"/>
          <w:szCs w:val="16"/>
          <w:lang w:eastAsia="pt-BR"/>
        </w:rPr>
        <w:t>Dashgen</w:t>
      </w:r>
      <w:proofErr w:type="spellEnd"/>
      <w:r w:rsidRPr="00E037FC">
        <w:rPr>
          <w:rFonts w:ascii="Consolas" w:eastAsia="Times New Roman" w:hAnsi="Consolas" w:cs="Courier New"/>
          <w:color w:val="A9B7C6"/>
          <w:sz w:val="16"/>
          <w:szCs w:val="16"/>
          <w:lang w:eastAsia="pt-BR"/>
        </w:rPr>
        <w:t>. IPFA 2020</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Optional</w:t>
      </w:r>
      <w:proofErr w:type="spellEnd"/>
      <w:r w:rsidRPr="00E037FC">
        <w:rPr>
          <w:rFonts w:ascii="Consolas" w:eastAsia="Times New Roman" w:hAnsi="Consolas" w:cs="Courier New"/>
          <w:color w:val="808080"/>
          <w:sz w:val="16"/>
          <w:szCs w:val="16"/>
          <w:lang w:eastAsia="pt-BR"/>
        </w:rPr>
        <w:t xml:space="preserve"> </w:t>
      </w:r>
      <w:proofErr w:type="spellStart"/>
      <w:proofErr w:type="gramStart"/>
      <w:r w:rsidRPr="00E037FC">
        <w:rPr>
          <w:rFonts w:ascii="Consolas" w:eastAsia="Times New Roman" w:hAnsi="Consolas" w:cs="Courier New"/>
          <w:color w:val="808080"/>
          <w:sz w:val="16"/>
          <w:szCs w:val="16"/>
          <w:lang w:eastAsia="pt-BR"/>
        </w:rPr>
        <w:t>JavaScript</w:t>
      </w:r>
      <w:proofErr w:type="spellEnd"/>
      <w:proofErr w:type="gram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t xml:space="preserve">&lt;!-- </w:t>
      </w:r>
      <w:proofErr w:type="spellStart"/>
      <w:proofErr w:type="gramStart"/>
      <w:r w:rsidRPr="00E037FC">
        <w:rPr>
          <w:rFonts w:ascii="Consolas" w:eastAsia="Times New Roman" w:hAnsi="Consolas" w:cs="Courier New"/>
          <w:color w:val="808080"/>
          <w:sz w:val="16"/>
          <w:szCs w:val="16"/>
          <w:lang w:eastAsia="pt-BR"/>
        </w:rPr>
        <w:t>jQuery</w:t>
      </w:r>
      <w:proofErr w:type="spellEnd"/>
      <w:proofErr w:type="gram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first</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Popper.js,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JS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 xml:space="preserve">&lt;script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="js/jquery-3.4.1.min.js"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&lt;!-- Aqui começa a</w:t>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808080"/>
          <w:sz w:val="16"/>
          <w:szCs w:val="16"/>
          <w:lang w:eastAsia="pt-BR"/>
        </w:rPr>
        <w:t>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proofErr w:type="gramStart"/>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proofErr w:type="gram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rsidR="00CA4EDC" w:rsidRPr="00020E77" w:rsidRDefault="00CA4EDC" w:rsidP="00020E77">
      <w:pPr>
        <w:jc w:val="center"/>
        <w:rPr>
          <w:sz w:val="20"/>
        </w:rPr>
      </w:pPr>
      <w:r w:rsidRPr="00020E77">
        <w:rPr>
          <w:sz w:val="20"/>
        </w:rPr>
        <w:t>Fonte: Elaborada pelo Autor</w:t>
      </w:r>
    </w:p>
    <w:p w:rsidR="00FA2442" w:rsidRDefault="00FA2442" w:rsidP="00FA2442">
      <w:pPr>
        <w:pStyle w:val="Ttulo3"/>
      </w:pPr>
      <w:bookmarkStart w:id="139" w:name="_Toc33549469"/>
      <w:r>
        <w:lastRenderedPageBreak/>
        <w:t xml:space="preserve">4.7.5 A classe </w:t>
      </w:r>
      <w:proofErr w:type="spellStart"/>
      <w:proofErr w:type="gramStart"/>
      <w:r>
        <w:t>PackSaida</w:t>
      </w:r>
      <w:bookmarkEnd w:id="139"/>
      <w:proofErr w:type="spellEnd"/>
      <w:proofErr w:type="gramEnd"/>
    </w:p>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A figura 2</w:t>
      </w:r>
      <w:r w:rsidR="00515336">
        <w:t>4</w:t>
      </w:r>
      <w:r w:rsidR="00E5560D">
        <w:t xml:space="preserve"> mostra a estrutura deste diretório.</w:t>
      </w:r>
    </w:p>
    <w:p w:rsidR="00E5560D" w:rsidRDefault="00E5560D" w:rsidP="00FA2442"/>
    <w:p w:rsidR="00E5560D" w:rsidRDefault="00E5560D" w:rsidP="0018690B">
      <w:pPr>
        <w:jc w:val="center"/>
        <w:rPr>
          <w:b/>
          <w:sz w:val="20"/>
        </w:rPr>
      </w:pPr>
      <w:r>
        <w:rPr>
          <w:b/>
          <w:sz w:val="20"/>
        </w:rPr>
        <w:t>Figura 2</w:t>
      </w:r>
      <w:r w:rsidR="00515336">
        <w:rPr>
          <w:b/>
          <w:sz w:val="20"/>
        </w:rPr>
        <w:t>4</w:t>
      </w:r>
      <w:r>
        <w:rPr>
          <w:b/>
          <w:sz w:val="20"/>
        </w:rPr>
        <w:t xml:space="preserve"> – O conteúdo do diretório </w:t>
      </w:r>
      <w:r w:rsidRPr="00E5560D">
        <w:rPr>
          <w:b/>
          <w:i/>
          <w:sz w:val="20"/>
        </w:rPr>
        <w:t>boilerplate</w:t>
      </w:r>
    </w:p>
    <w:p w:rsidR="00E5560D" w:rsidRDefault="00E5560D" w:rsidP="00E5560D">
      <w:pPr>
        <w:jc w:val="center"/>
        <w:rPr>
          <w:b/>
          <w:sz w:val="20"/>
        </w:rPr>
      </w:pPr>
      <w:r>
        <w:rPr>
          <w:b/>
          <w:noProof/>
          <w:sz w:val="20"/>
          <w:lang w:eastAsia="pt-BR"/>
        </w:rPr>
        <w:drawing>
          <wp:inline distT="0" distB="0" distL="0" distR="0" wp14:anchorId="537BD880" wp14:editId="512D7EEA">
            <wp:extent cx="1505785" cy="2183907"/>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4125" cy="2196003"/>
                    </a:xfrm>
                    <a:prstGeom prst="rect">
                      <a:avLst/>
                    </a:prstGeom>
                    <a:noFill/>
                    <a:ln>
                      <a:noFill/>
                    </a:ln>
                  </pic:spPr>
                </pic:pic>
              </a:graphicData>
            </a:graphic>
          </wp:inline>
        </w:drawing>
      </w:r>
    </w:p>
    <w:p w:rsidR="00E5560D" w:rsidRPr="0018690B" w:rsidRDefault="00E5560D" w:rsidP="0018690B">
      <w:pPr>
        <w:jc w:val="center"/>
        <w:rPr>
          <w:sz w:val="20"/>
        </w:rPr>
      </w:pPr>
      <w:r w:rsidRPr="0018690B">
        <w:rPr>
          <w:sz w:val="20"/>
        </w:rPr>
        <w:t>Fonte: Elaborada pelo Autor</w:t>
      </w:r>
    </w:p>
    <w:p w:rsidR="00621532" w:rsidRDefault="00621532" w:rsidP="00FA2442">
      <w:pPr>
        <w:rPr>
          <w:b/>
          <w:sz w:val="20"/>
        </w:rPr>
      </w:pPr>
    </w:p>
    <w:p w:rsidR="0059346B" w:rsidRDefault="0059346B" w:rsidP="00B37E09">
      <w:r>
        <w:tab/>
        <w:t xml:space="preserve">A Classe </w:t>
      </w:r>
      <w:proofErr w:type="spellStart"/>
      <w:proofErr w:type="gramStart"/>
      <w:r>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rsidR="0059346B" w:rsidRDefault="0059346B" w:rsidP="00B37E09">
      <w:r>
        <w:tab/>
        <w:t xml:space="preserve">O método </w:t>
      </w:r>
      <w:proofErr w:type="spellStart"/>
      <w:proofErr w:type="gramStart"/>
      <w:r>
        <w:t>processarCopia</w:t>
      </w:r>
      <w:proofErr w:type="spellEnd"/>
      <w:proofErr w:type="gramEnd"/>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t>copyFile</w:t>
      </w:r>
      <w:proofErr w:type="spellEnd"/>
      <w:proofErr w:type="gramEnd"/>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w:t>
      </w:r>
      <w:r w:rsidR="00437A42">
        <w:t>5</w:t>
      </w:r>
      <w:r w:rsidR="00E02CBB">
        <w:t xml:space="preserve"> é uma reprodução do código fonte do método.</w:t>
      </w:r>
    </w:p>
    <w:p w:rsidR="00E02CBB" w:rsidRDefault="00E02CBB" w:rsidP="00B37E09"/>
    <w:p w:rsidR="00E02CBB" w:rsidRDefault="00E02CBB" w:rsidP="001219CD">
      <w:pPr>
        <w:jc w:val="center"/>
        <w:rPr>
          <w:b/>
          <w:sz w:val="20"/>
        </w:rPr>
      </w:pPr>
      <w:r>
        <w:rPr>
          <w:b/>
          <w:sz w:val="20"/>
        </w:rPr>
        <w:t>Figura 2</w:t>
      </w:r>
      <w:r w:rsidR="00437A42">
        <w:rPr>
          <w:b/>
          <w:sz w:val="20"/>
        </w:rPr>
        <w:t>5</w:t>
      </w:r>
      <w:r>
        <w:rPr>
          <w:b/>
          <w:sz w:val="20"/>
        </w:rPr>
        <w:t xml:space="preserve"> – método </w:t>
      </w:r>
      <w:proofErr w:type="spellStart"/>
      <w:proofErr w:type="gramStart"/>
      <w:r>
        <w:rPr>
          <w:b/>
          <w:sz w:val="20"/>
        </w:rPr>
        <w:t>processarCopia</w:t>
      </w:r>
      <w:proofErr w:type="spellEnd"/>
      <w:proofErr w:type="gramEnd"/>
      <w:r>
        <w:rPr>
          <w:b/>
          <w:sz w:val="20"/>
        </w:rPr>
        <w:t>()</w:t>
      </w:r>
    </w:p>
    <w:p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rsidR="00E02CBB" w:rsidRPr="001219CD" w:rsidRDefault="00E02CBB" w:rsidP="001219CD">
      <w:pPr>
        <w:jc w:val="center"/>
        <w:rPr>
          <w:sz w:val="20"/>
        </w:rPr>
      </w:pPr>
      <w:r w:rsidRPr="001219CD">
        <w:rPr>
          <w:sz w:val="20"/>
        </w:rPr>
        <w:t>Fonte: Elaborada pelo Autor</w:t>
      </w:r>
    </w:p>
    <w:p w:rsidR="00E02CBB" w:rsidRDefault="00E02CBB" w:rsidP="00E02CBB"/>
    <w:p w:rsidR="001E1E01" w:rsidRDefault="00E02CBB" w:rsidP="001E1E01">
      <w:r>
        <w:tab/>
        <w:t xml:space="preserve">O método </w:t>
      </w:r>
      <w:proofErr w:type="spellStart"/>
      <w:proofErr w:type="gramStart"/>
      <w:r>
        <w:t>processarZip</w:t>
      </w:r>
      <w:proofErr w:type="spellEnd"/>
      <w:proofErr w:type="gramEnd"/>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figura 2</w:t>
      </w:r>
      <w:r w:rsidR="00437A42">
        <w:t>6</w:t>
      </w:r>
      <w:r w:rsidR="001E1E01">
        <w:t xml:space="preserve"> exibe o código fonte do método.</w:t>
      </w:r>
    </w:p>
    <w:p w:rsidR="001E1E01" w:rsidRDefault="001E1E01" w:rsidP="001E1E01">
      <w:pPr>
        <w:rPr>
          <w:b/>
          <w:sz w:val="20"/>
        </w:rPr>
      </w:pPr>
    </w:p>
    <w:p w:rsidR="00E02CBB" w:rsidRDefault="00E02CBB" w:rsidP="007A335C">
      <w:pPr>
        <w:jc w:val="center"/>
        <w:rPr>
          <w:b/>
          <w:sz w:val="20"/>
        </w:rPr>
      </w:pPr>
      <w:r>
        <w:rPr>
          <w:b/>
          <w:sz w:val="20"/>
        </w:rPr>
        <w:t>Figura 2</w:t>
      </w:r>
      <w:r w:rsidR="00437A42">
        <w:rPr>
          <w:b/>
          <w:sz w:val="20"/>
        </w:rPr>
        <w:t>6</w:t>
      </w:r>
      <w:r>
        <w:rPr>
          <w:b/>
          <w:sz w:val="20"/>
        </w:rPr>
        <w:t xml:space="preserve"> – método </w:t>
      </w:r>
      <w:proofErr w:type="spellStart"/>
      <w:proofErr w:type="gramStart"/>
      <w:r>
        <w:rPr>
          <w:b/>
          <w:sz w:val="20"/>
        </w:rPr>
        <w:t>processarZip</w:t>
      </w:r>
      <w:proofErr w:type="spellEnd"/>
      <w:proofErr w:type="gramEnd"/>
      <w:r>
        <w:rPr>
          <w:b/>
          <w:sz w:val="20"/>
        </w:rPr>
        <w:t>()</w:t>
      </w:r>
    </w:p>
    <w:p w:rsidR="001E1E01" w:rsidRPr="001E1E01"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1E1E01">
        <w:rPr>
          <w:rFonts w:ascii="Consolas" w:eastAsia="Times New Roman" w:hAnsi="Consolas" w:cs="Courier New"/>
          <w:color w:val="CC7832"/>
          <w:sz w:val="16"/>
          <w:szCs w:val="16"/>
          <w:lang w:eastAsia="pt-BR"/>
        </w:rPr>
        <w:t>private</w:t>
      </w:r>
      <w:proofErr w:type="spellEnd"/>
      <w:proofErr w:type="gram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CC7832"/>
          <w:sz w:val="16"/>
          <w:szCs w:val="16"/>
          <w:lang w:eastAsia="pt-BR"/>
        </w:rPr>
        <w:t>void</w:t>
      </w:r>
      <w:proofErr w:type="spell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FFC66D"/>
          <w:sz w:val="16"/>
          <w:szCs w:val="16"/>
          <w:lang w:eastAsia="pt-BR"/>
        </w:rPr>
        <w:t>processarZip</w:t>
      </w:r>
      <w:proofErr w:type="spellEnd"/>
      <w:r w:rsidRPr="001E1E01">
        <w:rPr>
          <w:rFonts w:ascii="Consolas" w:eastAsia="Times New Roman" w:hAnsi="Consolas" w:cs="Courier New"/>
          <w:color w:val="A9B7C6"/>
          <w:sz w:val="16"/>
          <w:szCs w:val="16"/>
          <w:lang w:eastAsia="pt-BR"/>
        </w:rPr>
        <w:t>() {</w:t>
      </w:r>
      <w:r w:rsidRPr="001E1E01">
        <w:rPr>
          <w:rFonts w:ascii="Consolas" w:eastAsia="Times New Roman" w:hAnsi="Consolas" w:cs="Courier New"/>
          <w:color w:val="A9B7C6"/>
          <w:sz w:val="16"/>
          <w:szCs w:val="16"/>
          <w:lang w:eastAsia="pt-BR"/>
        </w:rPr>
        <w:br/>
        <w:t xml:space="preserve">    String FILE_NAME = </w:t>
      </w:r>
      <w:r w:rsidRPr="001E1E01">
        <w:rPr>
          <w:rFonts w:ascii="Consolas" w:eastAsia="Times New Roman" w:hAnsi="Consolas" w:cs="Courier New"/>
          <w:color w:val="6A8759"/>
          <w:sz w:val="16"/>
          <w:szCs w:val="16"/>
          <w:lang w:eastAsia="pt-BR"/>
        </w:rPr>
        <w:t>"dashgen.zip"</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t xml:space="preserve">    </w:t>
      </w:r>
      <w:proofErr w:type="spellStart"/>
      <w:r w:rsidRPr="001E1E01">
        <w:rPr>
          <w:rFonts w:ascii="Consolas" w:eastAsia="Times New Roman" w:hAnsi="Consolas" w:cs="Courier New"/>
          <w:color w:val="A9B7C6"/>
          <w:sz w:val="16"/>
          <w:szCs w:val="16"/>
          <w:lang w:eastAsia="pt-BR"/>
        </w:rPr>
        <w:t>ZipUtil.</w:t>
      </w:r>
      <w:r w:rsidRPr="001E1E01">
        <w:rPr>
          <w:rFonts w:ascii="Consolas" w:eastAsia="Times New Roman" w:hAnsi="Consolas" w:cs="Courier New"/>
          <w:i/>
          <w:iCs/>
          <w:color w:val="A9B7C6"/>
          <w:sz w:val="16"/>
          <w:szCs w:val="16"/>
          <w:lang w:eastAsia="pt-BR"/>
        </w:rPr>
        <w:t>pack</w:t>
      </w:r>
      <w:proofErr w:type="spellEnd"/>
      <w:r w:rsidRPr="001E1E01">
        <w:rPr>
          <w:rFonts w:ascii="Consolas" w:eastAsia="Times New Roman" w:hAnsi="Consolas" w:cs="Courier New"/>
          <w:color w:val="A9B7C6"/>
          <w:sz w:val="16"/>
          <w:szCs w:val="16"/>
          <w:lang w:eastAsia="pt-BR"/>
        </w:rPr>
        <w:t>(</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proofErr w:type="spellEnd"/>
      <w:r w:rsidRPr="001E1E01">
        <w:rPr>
          <w:rFonts w:ascii="Consolas" w:eastAsia="Times New Roman" w:hAnsi="Consolas" w:cs="Courier New"/>
          <w:color w:val="CC7832"/>
          <w:sz w:val="16"/>
          <w:szCs w:val="16"/>
          <w:lang w:eastAsia="pt-BR"/>
        </w:rPr>
        <w:t xml:space="preserve">, new </w:t>
      </w:r>
      <w:r w:rsidRPr="001E1E01">
        <w:rPr>
          <w:rFonts w:ascii="Consolas" w:eastAsia="Times New Roman" w:hAnsi="Consolas" w:cs="Courier New"/>
          <w:color w:val="A9B7C6"/>
          <w:sz w:val="16"/>
          <w:szCs w:val="16"/>
          <w:lang w:eastAsia="pt-BR"/>
        </w:rPr>
        <w:t>File(</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r w:rsidRPr="001E1E01">
        <w:rPr>
          <w:rFonts w:ascii="Consolas" w:eastAsia="Times New Roman" w:hAnsi="Consolas" w:cs="Courier New"/>
          <w:color w:val="A9B7C6"/>
          <w:sz w:val="16"/>
          <w:szCs w:val="16"/>
          <w:lang w:eastAsia="pt-BR"/>
        </w:rPr>
        <w:t>.getAbsolutePath</w:t>
      </w:r>
      <w:proofErr w:type="spellEnd"/>
      <w:r w:rsidRPr="001E1E01">
        <w:rPr>
          <w:rFonts w:ascii="Consolas" w:eastAsia="Times New Roman" w:hAnsi="Consolas" w:cs="Courier New"/>
          <w:color w:val="A9B7C6"/>
          <w:sz w:val="16"/>
          <w:szCs w:val="16"/>
          <w:lang w:eastAsia="pt-BR"/>
        </w:rPr>
        <w:t xml:space="preserve">() + </w:t>
      </w:r>
      <w:proofErr w:type="spellStart"/>
      <w:r w:rsidRPr="001E1E01">
        <w:rPr>
          <w:rFonts w:ascii="Consolas" w:eastAsia="Times New Roman" w:hAnsi="Consolas" w:cs="Courier New"/>
          <w:color w:val="9876AA"/>
          <w:sz w:val="16"/>
          <w:szCs w:val="16"/>
          <w:lang w:eastAsia="pt-BR"/>
        </w:rPr>
        <w:t>sep</w:t>
      </w:r>
      <w:proofErr w:type="spellEnd"/>
      <w:r w:rsidRPr="001E1E01">
        <w:rPr>
          <w:rFonts w:ascii="Consolas" w:eastAsia="Times New Roman" w:hAnsi="Consolas" w:cs="Courier New"/>
          <w:color w:val="9876AA"/>
          <w:sz w:val="16"/>
          <w:szCs w:val="16"/>
          <w:lang w:eastAsia="pt-BR"/>
        </w:rPr>
        <w:t xml:space="preserve"> </w:t>
      </w:r>
      <w:r w:rsidRPr="001E1E01">
        <w:rPr>
          <w:rFonts w:ascii="Consolas" w:eastAsia="Times New Roman" w:hAnsi="Consolas" w:cs="Courier New"/>
          <w:color w:val="A9B7C6"/>
          <w:sz w:val="16"/>
          <w:szCs w:val="16"/>
          <w:lang w:eastAsia="pt-BR"/>
        </w:rPr>
        <w:t>+ FILE_NAME))</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r>
      <w:r w:rsidRPr="001E1E01">
        <w:rPr>
          <w:rFonts w:ascii="Consolas" w:eastAsia="Times New Roman" w:hAnsi="Consolas" w:cs="Courier New"/>
          <w:color w:val="A9B7C6"/>
          <w:sz w:val="16"/>
          <w:szCs w:val="16"/>
          <w:lang w:eastAsia="pt-BR"/>
        </w:rPr>
        <w:t>}</w:t>
      </w:r>
    </w:p>
    <w:p w:rsidR="00E02CBB" w:rsidRPr="007A335C" w:rsidRDefault="00E02CBB" w:rsidP="007A335C">
      <w:pPr>
        <w:jc w:val="center"/>
        <w:rPr>
          <w:sz w:val="20"/>
        </w:rPr>
      </w:pPr>
      <w:r w:rsidRPr="007A335C">
        <w:rPr>
          <w:sz w:val="20"/>
        </w:rPr>
        <w:t>Fonte: Elaborada pelo Autor</w:t>
      </w:r>
    </w:p>
    <w:p w:rsidR="00AD40B2" w:rsidRDefault="00AD40B2" w:rsidP="00AD40B2">
      <w:pPr>
        <w:pStyle w:val="Ttulo3"/>
      </w:pPr>
      <w:bookmarkStart w:id="140" w:name="_Toc33549470"/>
      <w:r>
        <w:t>4.7.3 O Dashboard</w:t>
      </w:r>
      <w:bookmarkEnd w:id="140"/>
    </w:p>
    <w:p w:rsidR="00AD40B2" w:rsidRDefault="00AD40B2" w:rsidP="00AD40B2">
      <w:r>
        <w:tab/>
        <w:t xml:space="preserve">Após todo o processamento das classes aqui demonstradas, no diretório de destino será gerado o 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w:t>
      </w:r>
      <w:proofErr w:type="gramStart"/>
      <w:r>
        <w:t>DC.</w:t>
      </w:r>
      <w:proofErr w:type="gramEnd"/>
      <w:r>
        <w:t xml:space="preserve">js se utiliza do arquivo CSV contido no subdiretório </w:t>
      </w:r>
      <w:r w:rsidRPr="008F23AB">
        <w:rPr>
          <w:i/>
        </w:rPr>
        <w:t>data</w:t>
      </w:r>
      <w:r>
        <w:t>. A figura 2</w:t>
      </w:r>
      <w:r w:rsidR="0014656F">
        <w:t>7</w:t>
      </w:r>
      <w:r>
        <w:t xml:space="preserve"> é uma reprodução de tela de um Dashboard gerado pelo aplicativo </w:t>
      </w:r>
      <w:proofErr w:type="gramStart"/>
      <w:r>
        <w:t>DashGen</w:t>
      </w:r>
      <w:proofErr w:type="gramEnd"/>
      <w:r>
        <w:t>.</w:t>
      </w:r>
    </w:p>
    <w:p w:rsidR="00FA5E28" w:rsidRDefault="00FA5E28" w:rsidP="00AD40B2"/>
    <w:p w:rsidR="00FA5E28" w:rsidRDefault="00FA5E28" w:rsidP="007A335C">
      <w:pPr>
        <w:jc w:val="center"/>
        <w:rPr>
          <w:b/>
          <w:sz w:val="20"/>
        </w:rPr>
      </w:pPr>
      <w:r>
        <w:rPr>
          <w:b/>
          <w:sz w:val="20"/>
        </w:rPr>
        <w:t>Figura 2</w:t>
      </w:r>
      <w:r w:rsidR="0014656F">
        <w:rPr>
          <w:b/>
          <w:sz w:val="20"/>
        </w:rPr>
        <w:t>7</w:t>
      </w:r>
      <w:r>
        <w:rPr>
          <w:b/>
          <w:sz w:val="20"/>
        </w:rPr>
        <w:t xml:space="preserve"> –</w:t>
      </w:r>
      <w:r w:rsidR="00D96863">
        <w:rPr>
          <w:b/>
          <w:sz w:val="20"/>
        </w:rPr>
        <w:t xml:space="preserve"> </w:t>
      </w:r>
      <w:r>
        <w:rPr>
          <w:b/>
          <w:sz w:val="20"/>
        </w:rPr>
        <w:t xml:space="preserve">Dashboard gerado pelo </w:t>
      </w:r>
      <w:proofErr w:type="gramStart"/>
      <w:r>
        <w:rPr>
          <w:b/>
          <w:sz w:val="20"/>
        </w:rPr>
        <w:t>DashGen</w:t>
      </w:r>
      <w:proofErr w:type="gramEnd"/>
    </w:p>
    <w:p w:rsidR="0071613C" w:rsidRDefault="0071613C" w:rsidP="00F64028">
      <w:pPr>
        <w:jc w:val="center"/>
        <w:rPr>
          <w:b/>
          <w:sz w:val="20"/>
        </w:rPr>
      </w:pPr>
      <w:r>
        <w:rPr>
          <w:b/>
          <w:noProof/>
          <w:sz w:val="20"/>
          <w:lang w:eastAsia="pt-BR"/>
        </w:rPr>
        <w:drawing>
          <wp:inline distT="0" distB="0" distL="0" distR="0" wp14:anchorId="596ABDBC" wp14:editId="6EFDB042">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rsidR="00FA5E28" w:rsidRPr="007A335C" w:rsidRDefault="00FA5E28" w:rsidP="007A335C">
      <w:pPr>
        <w:jc w:val="center"/>
        <w:rPr>
          <w:sz w:val="20"/>
        </w:rPr>
      </w:pPr>
      <w:r w:rsidRPr="007A335C">
        <w:rPr>
          <w:sz w:val="20"/>
        </w:rPr>
        <w:t>Fonte: Elaborada pelo Autor</w:t>
      </w:r>
    </w:p>
    <w:p w:rsidR="00F64028" w:rsidRDefault="00F64028" w:rsidP="00F64028">
      <w:r>
        <w:lastRenderedPageBreak/>
        <w:tab/>
        <w:t xml:space="preserve">A biblioteca </w:t>
      </w:r>
      <w:proofErr w:type="gramStart"/>
      <w:r>
        <w:t>DC.</w:t>
      </w:r>
      <w:proofErr w:type="gramEnd"/>
      <w:r>
        <w:t>js torna estes gráficos dinâmicos e faz filtros em função das seleções feitas pelo usuário ao clicar sobre um atributo de qualquer dos gráficos.</w:t>
      </w:r>
    </w:p>
    <w:p w:rsidR="00F64028" w:rsidRPr="00FA5E28" w:rsidRDefault="00F64028" w:rsidP="00F64028"/>
    <w:p w:rsidR="00C20B51" w:rsidRDefault="00C20B51" w:rsidP="00C20B51">
      <w:pPr>
        <w:pStyle w:val="Ttulo2"/>
      </w:pPr>
      <w:bookmarkStart w:id="141" w:name="_Toc33549471"/>
      <w:r>
        <w:t xml:space="preserve">4.8 Particularidades do ambiente para execução do </w:t>
      </w:r>
      <w:proofErr w:type="gramStart"/>
      <w:r>
        <w:t>DashGen</w:t>
      </w:r>
      <w:bookmarkEnd w:id="141"/>
      <w:proofErr w:type="gramEnd"/>
    </w:p>
    <w:p w:rsidR="007D4322" w:rsidRDefault="00C20B51" w:rsidP="00C20B51">
      <w:r>
        <w:tab/>
        <w:t xml:space="preserve">O projeto </w:t>
      </w:r>
      <w:proofErr w:type="gramStart"/>
      <w:r>
        <w:t>DashGen</w:t>
      </w:r>
      <w:proofErr w:type="gramEnd"/>
      <w:r>
        <w:t xml:space="preserve"> foi concebido para ser distribuído em um pacote JAR. 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 foi também adicionado ao JAR, por questões de facilidade de referencia em tempo de execução. A aplicação foi validada no Windows 10 e no Xubuntu </w:t>
      </w:r>
      <w:proofErr w:type="gramStart"/>
      <w:r w:rsidR="00E56232">
        <w:t>18.04 LTS</w:t>
      </w:r>
      <w:proofErr w:type="gramEnd"/>
      <w:r w:rsidR="00E56232">
        <w:t>, sem qualquer problema quanto à execução, ambos usando o JRE 8u241 da Oracle.</w:t>
      </w:r>
    </w:p>
    <w:p w:rsidR="007D4322" w:rsidRDefault="007D4322" w:rsidP="00C20B51"/>
    <w:p w:rsidR="007D4322" w:rsidRDefault="007D4322" w:rsidP="007D4322">
      <w:pPr>
        <w:pStyle w:val="Ttulo1"/>
      </w:pPr>
      <w:bookmarkStart w:id="142" w:name="_Toc33549472"/>
      <w:proofErr w:type="gramStart"/>
      <w:r>
        <w:t>5</w:t>
      </w:r>
      <w:proofErr w:type="gramEnd"/>
      <w:r>
        <w:t xml:space="preserve"> CONSIDERAÇÕES FINAIS</w:t>
      </w:r>
      <w:bookmarkEnd w:id="142"/>
    </w:p>
    <w:p w:rsidR="007D4322" w:rsidRDefault="007D4322" w:rsidP="007D4322">
      <w:r>
        <w:tab/>
        <w:t xml:space="preserve">A aplicação projetada e desenvolvida como objeto do presente trabalho comprova que a programação generativa baseada em gabaritos é uma alternativa totalmente viável na redução do esforço para geração de documentos de saída com etapas altamente repetitivas. Além disso, fornece uma visão clara de como aplicar geração de documentos compostos usando o Motor de Gabaritos Apache Freemarker. A classe de geração do arquivo final, assim como a classe de manipulação do arquivo CSV podem facilmente ser alteradas e adaptadas a domínios diferentes, garantindo uma </w:t>
      </w:r>
      <w:proofErr w:type="gramStart"/>
      <w:r>
        <w:t>implementação</w:t>
      </w:r>
      <w:proofErr w:type="gramEnd"/>
      <w:r>
        <w:t xml:space="preserve"> </w:t>
      </w:r>
      <w:r w:rsidR="002E4D1E">
        <w:t xml:space="preserve">mais simples em trabalhos que demandem esse tipo de ferramentas. </w:t>
      </w:r>
    </w:p>
    <w:p w:rsidR="004200F4" w:rsidRDefault="004200F4" w:rsidP="007D4322">
      <w:r>
        <w:tab/>
        <w:t xml:space="preserve">O uso da </w:t>
      </w:r>
      <w:proofErr w:type="gramStart"/>
      <w:r>
        <w:t>DC.</w:t>
      </w:r>
      <w:proofErr w:type="gramEnd"/>
      <w:r>
        <w:t xml:space="preserve">js e suas dependências também se mostrou como uma ferramenta poderosa, útil e gratuita na geração de relatórios gráficos com filtros dinâmicos. A velocidade do redesenho dos gráficos </w:t>
      </w:r>
      <w:r w:rsidR="00EC307C">
        <w:t xml:space="preserve">a cada definição de filtro </w:t>
      </w:r>
      <w:r>
        <w:t>é notadamente alta, mesmo usando arquivos com milhares de registros.</w:t>
      </w:r>
    </w:p>
    <w:p w:rsidR="0075256D" w:rsidRDefault="00FF4D80" w:rsidP="007D4322">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xml:space="preserve">. Lá estão depositados todos os artefatos usados nas etapas de análise, Este trabalho de conclusão de curso e o código fonte do protótipo final </w:t>
      </w:r>
      <w:proofErr w:type="gramStart"/>
      <w:r>
        <w:t>DashGen</w:t>
      </w:r>
      <w:proofErr w:type="gramEnd"/>
      <w:r>
        <w:t>.</w:t>
      </w:r>
    </w:p>
    <w:p w:rsidR="002464D4" w:rsidRDefault="002464D4" w:rsidP="007D4322"/>
    <w:p w:rsidR="002464D4" w:rsidRDefault="002464D4" w:rsidP="002464D4">
      <w:pPr>
        <w:pStyle w:val="Ttulo2"/>
      </w:pPr>
      <w:bookmarkStart w:id="143" w:name="_Toc33549473"/>
      <w:r>
        <w:lastRenderedPageBreak/>
        <w:t>5.1 Sugestões para trabalhos futuros</w:t>
      </w:r>
      <w:bookmarkEnd w:id="143"/>
    </w:p>
    <w:p w:rsidR="002464D4" w:rsidRDefault="002464D4" w:rsidP="002464D4">
      <w:r>
        <w:tab/>
      </w:r>
      <w:r w:rsidR="00E56C21">
        <w:t>Para trabalhos futuros, cabem como sugestões:</w:t>
      </w:r>
    </w:p>
    <w:p w:rsidR="00E56C21" w:rsidRDefault="00E56C21" w:rsidP="00211BA6">
      <w:pPr>
        <w:pStyle w:val="PargrafodaLista"/>
        <w:numPr>
          <w:ilvl w:val="0"/>
          <w:numId w:val="28"/>
        </w:numPr>
        <w:ind w:left="993"/>
      </w:pPr>
      <w:r>
        <w:t xml:space="preserve">Refatoração do código fonte, </w:t>
      </w:r>
      <w:proofErr w:type="gramStart"/>
      <w:r>
        <w:t>otimizando</w:t>
      </w:r>
      <w:proofErr w:type="gramEnd"/>
      <w:r>
        <w:t xml:space="preserve"> as relações entre as classes, melhorando o desempenho da aplicação;</w:t>
      </w:r>
    </w:p>
    <w:p w:rsidR="00E56C21" w:rsidRDefault="00E56C21" w:rsidP="00211BA6">
      <w:pPr>
        <w:pStyle w:val="PargrafodaLista"/>
        <w:numPr>
          <w:ilvl w:val="0"/>
          <w:numId w:val="28"/>
        </w:numPr>
        <w:ind w:left="993"/>
      </w:pPr>
      <w:r>
        <w:t>Transformação do mecanismo de composição em uma biblioteca reutilizável em outros contextos além da geração de Dashboards;</w:t>
      </w:r>
    </w:p>
    <w:p w:rsidR="00E56C21" w:rsidRDefault="00E56C21" w:rsidP="00211BA6">
      <w:pPr>
        <w:pStyle w:val="PargrafodaLista"/>
        <w:numPr>
          <w:ilvl w:val="0"/>
          <w:numId w:val="2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211BA6">
      <w:pPr>
        <w:pStyle w:val="PargrafodaLista"/>
        <w:numPr>
          <w:ilvl w:val="0"/>
          <w:numId w:val="2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11BA6">
      <w:pPr>
        <w:pStyle w:val="PargrafodaLista"/>
        <w:numPr>
          <w:ilvl w:val="0"/>
          <w:numId w:val="28"/>
        </w:numPr>
        <w:ind w:left="993"/>
      </w:pPr>
      <w:r>
        <w:t>Permitir maior personalização do Dashboard, como seleção de cores e modelos de tela pré-definidos;</w:t>
      </w:r>
    </w:p>
    <w:p w:rsidR="00E56C21" w:rsidRPr="002464D4" w:rsidRDefault="00E56C21" w:rsidP="00211BA6">
      <w:pPr>
        <w:pStyle w:val="PargrafodaLista"/>
        <w:numPr>
          <w:ilvl w:val="0"/>
          <w:numId w:val="2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5712B2" w:rsidRDefault="005712B2" w:rsidP="005712B2">
      <w:pPr>
        <w:rPr>
          <w:rFonts w:eastAsiaTheme="majorEastAsia" w:cstheme="majorBidi"/>
          <w:szCs w:val="32"/>
        </w:rPr>
      </w:pPr>
    </w:p>
    <w:p w:rsidR="00246861" w:rsidRDefault="00094E34" w:rsidP="00A931EE">
      <w:pPr>
        <w:pStyle w:val="Ttulo1"/>
      </w:pPr>
      <w:bookmarkStart w:id="144" w:name="_Toc33549474"/>
      <w:proofErr w:type="gramStart"/>
      <w:r>
        <w:t>6</w:t>
      </w:r>
      <w:proofErr w:type="gramEnd"/>
      <w:r w:rsidR="00A931EE">
        <w:t xml:space="preserve"> REFERÊNCIAS</w:t>
      </w:r>
      <w:bookmarkEnd w:id="144"/>
    </w:p>
    <w:p w:rsidR="0081641E" w:rsidRPr="0081641E" w:rsidRDefault="00F57288" w:rsidP="00E56C21">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lastRenderedPageBreak/>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lastRenderedPageBreak/>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E56C21">
      <w:pPr>
        <w:widowControl w:val="0"/>
        <w:autoSpaceDE w:val="0"/>
        <w:autoSpaceDN w:val="0"/>
        <w:adjustRightInd w:val="0"/>
        <w:spacing w:before="240" w:line="240" w:lineRule="auto"/>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E56C21">
      <w:pPr>
        <w:widowControl w:val="0"/>
        <w:autoSpaceDE w:val="0"/>
        <w:autoSpaceDN w:val="0"/>
        <w:adjustRightInd w:val="0"/>
        <w:spacing w:before="240" w:line="240" w:lineRule="auto"/>
      </w:pPr>
      <w:r>
        <w:fldChar w:fldCharType="end"/>
      </w:r>
    </w:p>
    <w:sectPr w:rsidR="007E4AAE" w:rsidRPr="003A5E58" w:rsidSect="00423376">
      <w:headerReference w:type="default" r:id="rId31"/>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686" w:rsidRDefault="00AA7686" w:rsidP="00A253DA">
      <w:pPr>
        <w:spacing w:line="240" w:lineRule="auto"/>
      </w:pPr>
      <w:r>
        <w:separator/>
      </w:r>
    </w:p>
  </w:endnote>
  <w:endnote w:type="continuationSeparator" w:id="0">
    <w:p w:rsidR="00AA7686" w:rsidRDefault="00AA7686"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686" w:rsidRDefault="00AA7686" w:rsidP="00A253DA">
      <w:pPr>
        <w:spacing w:line="240" w:lineRule="auto"/>
      </w:pPr>
      <w:r>
        <w:separator/>
      </w:r>
    </w:p>
  </w:footnote>
  <w:footnote w:type="continuationSeparator" w:id="0">
    <w:p w:rsidR="00AA7686" w:rsidRDefault="00AA7686" w:rsidP="00A253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B18" w:rsidRDefault="005B1B18">
    <w:pPr>
      <w:pStyle w:val="Cabealho"/>
      <w:jc w:val="right"/>
    </w:pPr>
  </w:p>
  <w:p w:rsidR="005B1B18" w:rsidRDefault="005B1B18" w:rsidP="005B1B18">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376" w:rsidRDefault="00423376">
    <w:pPr>
      <w:pStyle w:val="Cabealho"/>
      <w:jc w:val="right"/>
    </w:pPr>
  </w:p>
  <w:p w:rsidR="005B1B18" w:rsidRDefault="005B1B18" w:rsidP="005B1B18">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801498"/>
      <w:docPartObj>
        <w:docPartGallery w:val="Page Numbers (Top of Page)"/>
        <w:docPartUnique/>
      </w:docPartObj>
    </w:sdtPr>
    <w:sdtEndPr/>
    <w:sdtContent>
      <w:p w:rsidR="00423376" w:rsidRDefault="00423376">
        <w:pPr>
          <w:pStyle w:val="Cabealho"/>
          <w:jc w:val="right"/>
        </w:pPr>
        <w:r>
          <w:fldChar w:fldCharType="begin"/>
        </w:r>
        <w:r>
          <w:instrText>PAGE   \* MERGEFORMAT</w:instrText>
        </w:r>
        <w:r>
          <w:fldChar w:fldCharType="separate"/>
        </w:r>
        <w:r w:rsidR="00846001">
          <w:rPr>
            <w:noProof/>
          </w:rPr>
          <w:t>47</w:t>
        </w:r>
        <w:r>
          <w:fldChar w:fldCharType="end"/>
        </w:r>
      </w:p>
    </w:sdtContent>
  </w:sdt>
  <w:p w:rsidR="00423376" w:rsidRDefault="00423376" w:rsidP="005B1B18">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6">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9">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2">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5"/>
  </w:num>
  <w:num w:numId="4">
    <w:abstractNumId w:val="7"/>
  </w:num>
  <w:num w:numId="5">
    <w:abstractNumId w:val="11"/>
  </w:num>
  <w:num w:numId="6">
    <w:abstractNumId w:val="0"/>
  </w:num>
  <w:num w:numId="7">
    <w:abstractNumId w:val="18"/>
  </w:num>
  <w:num w:numId="8">
    <w:abstractNumId w:val="25"/>
  </w:num>
  <w:num w:numId="9">
    <w:abstractNumId w:val="16"/>
  </w:num>
  <w:num w:numId="10">
    <w:abstractNumId w:val="24"/>
  </w:num>
  <w:num w:numId="11">
    <w:abstractNumId w:val="2"/>
  </w:num>
  <w:num w:numId="12">
    <w:abstractNumId w:val="1"/>
  </w:num>
  <w:num w:numId="13">
    <w:abstractNumId w:val="15"/>
  </w:num>
  <w:num w:numId="14">
    <w:abstractNumId w:val="17"/>
  </w:num>
  <w:num w:numId="15">
    <w:abstractNumId w:val="9"/>
  </w:num>
  <w:num w:numId="16">
    <w:abstractNumId w:val="22"/>
  </w:num>
  <w:num w:numId="17">
    <w:abstractNumId w:val="6"/>
  </w:num>
  <w:num w:numId="18">
    <w:abstractNumId w:val="19"/>
  </w:num>
  <w:num w:numId="19">
    <w:abstractNumId w:val="26"/>
  </w:num>
  <w:num w:numId="20">
    <w:abstractNumId w:val="20"/>
  </w:num>
  <w:num w:numId="21">
    <w:abstractNumId w:val="13"/>
  </w:num>
  <w:num w:numId="22">
    <w:abstractNumId w:val="4"/>
  </w:num>
  <w:num w:numId="23">
    <w:abstractNumId w:val="14"/>
  </w:num>
  <w:num w:numId="24">
    <w:abstractNumId w:val="3"/>
  </w:num>
  <w:num w:numId="25">
    <w:abstractNumId w:val="23"/>
  </w:num>
  <w:num w:numId="26">
    <w:abstractNumId w:val="12"/>
  </w:num>
  <w:num w:numId="27">
    <w:abstractNumId w:val="21"/>
  </w:num>
  <w:num w:numId="28">
    <w:abstractNumId w:val="1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revisionView w:markup="0"/>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16B"/>
    <w:rsid w:val="0000086B"/>
    <w:rsid w:val="00011895"/>
    <w:rsid w:val="00012A6A"/>
    <w:rsid w:val="0001351D"/>
    <w:rsid w:val="00013555"/>
    <w:rsid w:val="00013D36"/>
    <w:rsid w:val="00015B4E"/>
    <w:rsid w:val="000163A3"/>
    <w:rsid w:val="00017328"/>
    <w:rsid w:val="00020E77"/>
    <w:rsid w:val="00025096"/>
    <w:rsid w:val="00026EB0"/>
    <w:rsid w:val="00030C7E"/>
    <w:rsid w:val="00033C28"/>
    <w:rsid w:val="00035B0C"/>
    <w:rsid w:val="00041DBB"/>
    <w:rsid w:val="00042B73"/>
    <w:rsid w:val="0004492C"/>
    <w:rsid w:val="00046BCD"/>
    <w:rsid w:val="0005095E"/>
    <w:rsid w:val="000514B6"/>
    <w:rsid w:val="000527FF"/>
    <w:rsid w:val="0005301A"/>
    <w:rsid w:val="000535FB"/>
    <w:rsid w:val="0005390B"/>
    <w:rsid w:val="00053D15"/>
    <w:rsid w:val="00061ADB"/>
    <w:rsid w:val="00067EDF"/>
    <w:rsid w:val="00073582"/>
    <w:rsid w:val="0007470D"/>
    <w:rsid w:val="00076846"/>
    <w:rsid w:val="00076BEE"/>
    <w:rsid w:val="00076DA4"/>
    <w:rsid w:val="00085A27"/>
    <w:rsid w:val="00090E95"/>
    <w:rsid w:val="000926E5"/>
    <w:rsid w:val="0009356F"/>
    <w:rsid w:val="00094E34"/>
    <w:rsid w:val="000A639D"/>
    <w:rsid w:val="000B2804"/>
    <w:rsid w:val="000B2D2E"/>
    <w:rsid w:val="000B4220"/>
    <w:rsid w:val="000B5B66"/>
    <w:rsid w:val="000C1CE4"/>
    <w:rsid w:val="000C5D1C"/>
    <w:rsid w:val="000C5D7F"/>
    <w:rsid w:val="000D5BE3"/>
    <w:rsid w:val="000D77CB"/>
    <w:rsid w:val="000E034B"/>
    <w:rsid w:val="000E27DC"/>
    <w:rsid w:val="000F350E"/>
    <w:rsid w:val="000F38DB"/>
    <w:rsid w:val="001021AB"/>
    <w:rsid w:val="00102AB7"/>
    <w:rsid w:val="00103B4F"/>
    <w:rsid w:val="00105E2E"/>
    <w:rsid w:val="00106913"/>
    <w:rsid w:val="00107FEB"/>
    <w:rsid w:val="0011435F"/>
    <w:rsid w:val="00115784"/>
    <w:rsid w:val="00115C4E"/>
    <w:rsid w:val="00116872"/>
    <w:rsid w:val="001219CD"/>
    <w:rsid w:val="00123CCD"/>
    <w:rsid w:val="00131502"/>
    <w:rsid w:val="00133D24"/>
    <w:rsid w:val="00141AF0"/>
    <w:rsid w:val="0014352A"/>
    <w:rsid w:val="00143CBD"/>
    <w:rsid w:val="00145C67"/>
    <w:rsid w:val="00145F3B"/>
    <w:rsid w:val="0014656F"/>
    <w:rsid w:val="00147A06"/>
    <w:rsid w:val="00150837"/>
    <w:rsid w:val="001522DA"/>
    <w:rsid w:val="001540EE"/>
    <w:rsid w:val="00156C9C"/>
    <w:rsid w:val="001573F5"/>
    <w:rsid w:val="00161256"/>
    <w:rsid w:val="00164AF7"/>
    <w:rsid w:val="0016674E"/>
    <w:rsid w:val="0017075E"/>
    <w:rsid w:val="0017439B"/>
    <w:rsid w:val="001769F1"/>
    <w:rsid w:val="0018690B"/>
    <w:rsid w:val="00186B49"/>
    <w:rsid w:val="001879BF"/>
    <w:rsid w:val="00190DCF"/>
    <w:rsid w:val="00190FBF"/>
    <w:rsid w:val="00194846"/>
    <w:rsid w:val="00197402"/>
    <w:rsid w:val="00197B80"/>
    <w:rsid w:val="001A1AE7"/>
    <w:rsid w:val="001A5708"/>
    <w:rsid w:val="001A5AFB"/>
    <w:rsid w:val="001A6AAB"/>
    <w:rsid w:val="001B3BA6"/>
    <w:rsid w:val="001B5346"/>
    <w:rsid w:val="001B60D5"/>
    <w:rsid w:val="001B6C84"/>
    <w:rsid w:val="001B734C"/>
    <w:rsid w:val="001C2268"/>
    <w:rsid w:val="001C22C0"/>
    <w:rsid w:val="001C22CE"/>
    <w:rsid w:val="001C28F6"/>
    <w:rsid w:val="001C76E4"/>
    <w:rsid w:val="001D19D8"/>
    <w:rsid w:val="001D2C96"/>
    <w:rsid w:val="001D3C2D"/>
    <w:rsid w:val="001D5F3C"/>
    <w:rsid w:val="001D6FED"/>
    <w:rsid w:val="001D7A2E"/>
    <w:rsid w:val="001E1E01"/>
    <w:rsid w:val="001E2AB8"/>
    <w:rsid w:val="001F01BC"/>
    <w:rsid w:val="001F3560"/>
    <w:rsid w:val="001F445A"/>
    <w:rsid w:val="00206BC6"/>
    <w:rsid w:val="00210984"/>
    <w:rsid w:val="00211BA6"/>
    <w:rsid w:val="00215658"/>
    <w:rsid w:val="0023139A"/>
    <w:rsid w:val="00231E88"/>
    <w:rsid w:val="002417AC"/>
    <w:rsid w:val="0024248D"/>
    <w:rsid w:val="0024355C"/>
    <w:rsid w:val="002464D4"/>
    <w:rsid w:val="00246861"/>
    <w:rsid w:val="002478DD"/>
    <w:rsid w:val="00250E1D"/>
    <w:rsid w:val="0025109C"/>
    <w:rsid w:val="00251F4F"/>
    <w:rsid w:val="00253E56"/>
    <w:rsid w:val="002555FD"/>
    <w:rsid w:val="00255BEF"/>
    <w:rsid w:val="0025716D"/>
    <w:rsid w:val="00260F26"/>
    <w:rsid w:val="00264804"/>
    <w:rsid w:val="00266375"/>
    <w:rsid w:val="00266BE8"/>
    <w:rsid w:val="002678B9"/>
    <w:rsid w:val="00270D64"/>
    <w:rsid w:val="002721F6"/>
    <w:rsid w:val="00272C91"/>
    <w:rsid w:val="00272CA1"/>
    <w:rsid w:val="00273DE0"/>
    <w:rsid w:val="002763A7"/>
    <w:rsid w:val="00284134"/>
    <w:rsid w:val="002844D6"/>
    <w:rsid w:val="00286749"/>
    <w:rsid w:val="002876B1"/>
    <w:rsid w:val="0029008A"/>
    <w:rsid w:val="00290739"/>
    <w:rsid w:val="00290C24"/>
    <w:rsid w:val="0029243E"/>
    <w:rsid w:val="00296488"/>
    <w:rsid w:val="002A1027"/>
    <w:rsid w:val="002A1D75"/>
    <w:rsid w:val="002A7825"/>
    <w:rsid w:val="002B097B"/>
    <w:rsid w:val="002B0D9E"/>
    <w:rsid w:val="002B2829"/>
    <w:rsid w:val="002B3B34"/>
    <w:rsid w:val="002B7DBB"/>
    <w:rsid w:val="002C1B96"/>
    <w:rsid w:val="002C4EB9"/>
    <w:rsid w:val="002D2BDF"/>
    <w:rsid w:val="002D2FE8"/>
    <w:rsid w:val="002D483C"/>
    <w:rsid w:val="002D4CD9"/>
    <w:rsid w:val="002E16A8"/>
    <w:rsid w:val="002E3F3F"/>
    <w:rsid w:val="002E47A8"/>
    <w:rsid w:val="002E4D1E"/>
    <w:rsid w:val="002E60B5"/>
    <w:rsid w:val="002F5C70"/>
    <w:rsid w:val="002F6905"/>
    <w:rsid w:val="00304147"/>
    <w:rsid w:val="00304AB2"/>
    <w:rsid w:val="00305883"/>
    <w:rsid w:val="00310E7A"/>
    <w:rsid w:val="00311A62"/>
    <w:rsid w:val="00312000"/>
    <w:rsid w:val="003134C9"/>
    <w:rsid w:val="00313606"/>
    <w:rsid w:val="00313CFD"/>
    <w:rsid w:val="003144D6"/>
    <w:rsid w:val="00314F49"/>
    <w:rsid w:val="00315C8F"/>
    <w:rsid w:val="003173F5"/>
    <w:rsid w:val="00317B75"/>
    <w:rsid w:val="00317D97"/>
    <w:rsid w:val="003232F1"/>
    <w:rsid w:val="00327101"/>
    <w:rsid w:val="0032796A"/>
    <w:rsid w:val="00330CFA"/>
    <w:rsid w:val="003315C4"/>
    <w:rsid w:val="00333052"/>
    <w:rsid w:val="00334B5B"/>
    <w:rsid w:val="0033716A"/>
    <w:rsid w:val="0034376E"/>
    <w:rsid w:val="00345D68"/>
    <w:rsid w:val="00353047"/>
    <w:rsid w:val="003538C3"/>
    <w:rsid w:val="00353F95"/>
    <w:rsid w:val="00355D8E"/>
    <w:rsid w:val="00355E5E"/>
    <w:rsid w:val="0036198F"/>
    <w:rsid w:val="003620C0"/>
    <w:rsid w:val="0036224B"/>
    <w:rsid w:val="0036345C"/>
    <w:rsid w:val="003644CC"/>
    <w:rsid w:val="0037182B"/>
    <w:rsid w:val="00372E57"/>
    <w:rsid w:val="003742A7"/>
    <w:rsid w:val="003769EC"/>
    <w:rsid w:val="0038020C"/>
    <w:rsid w:val="00381CA2"/>
    <w:rsid w:val="00384936"/>
    <w:rsid w:val="00384ECB"/>
    <w:rsid w:val="003912F2"/>
    <w:rsid w:val="00391B78"/>
    <w:rsid w:val="003A2027"/>
    <w:rsid w:val="003A2814"/>
    <w:rsid w:val="003A4D56"/>
    <w:rsid w:val="003A5E58"/>
    <w:rsid w:val="003B2E61"/>
    <w:rsid w:val="003B34E2"/>
    <w:rsid w:val="003B5A51"/>
    <w:rsid w:val="003B65F4"/>
    <w:rsid w:val="003C3E98"/>
    <w:rsid w:val="003C41E0"/>
    <w:rsid w:val="003C4357"/>
    <w:rsid w:val="003C4598"/>
    <w:rsid w:val="003C4A4A"/>
    <w:rsid w:val="003D0F98"/>
    <w:rsid w:val="003D298D"/>
    <w:rsid w:val="003D385D"/>
    <w:rsid w:val="003D6878"/>
    <w:rsid w:val="003E1734"/>
    <w:rsid w:val="003E4E1B"/>
    <w:rsid w:val="003F07EB"/>
    <w:rsid w:val="003F5476"/>
    <w:rsid w:val="003F63C7"/>
    <w:rsid w:val="003F69F0"/>
    <w:rsid w:val="004007C8"/>
    <w:rsid w:val="004112AD"/>
    <w:rsid w:val="00414034"/>
    <w:rsid w:val="00417958"/>
    <w:rsid w:val="004200F4"/>
    <w:rsid w:val="00420E96"/>
    <w:rsid w:val="00421220"/>
    <w:rsid w:val="00422806"/>
    <w:rsid w:val="00423097"/>
    <w:rsid w:val="00423376"/>
    <w:rsid w:val="00424A87"/>
    <w:rsid w:val="004262BF"/>
    <w:rsid w:val="00431C36"/>
    <w:rsid w:val="00431C43"/>
    <w:rsid w:val="0043562B"/>
    <w:rsid w:val="00437A42"/>
    <w:rsid w:val="00440F0E"/>
    <w:rsid w:val="00440F17"/>
    <w:rsid w:val="0044700A"/>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632D"/>
    <w:rsid w:val="004C78DE"/>
    <w:rsid w:val="004D1C18"/>
    <w:rsid w:val="004D39E2"/>
    <w:rsid w:val="004D64D2"/>
    <w:rsid w:val="004D7FBC"/>
    <w:rsid w:val="004E0378"/>
    <w:rsid w:val="004E58EF"/>
    <w:rsid w:val="00506BC7"/>
    <w:rsid w:val="0050725C"/>
    <w:rsid w:val="00510BA0"/>
    <w:rsid w:val="00511987"/>
    <w:rsid w:val="00512188"/>
    <w:rsid w:val="00513D41"/>
    <w:rsid w:val="00515083"/>
    <w:rsid w:val="00515336"/>
    <w:rsid w:val="0052361D"/>
    <w:rsid w:val="0052396E"/>
    <w:rsid w:val="00527285"/>
    <w:rsid w:val="005301D8"/>
    <w:rsid w:val="00532B80"/>
    <w:rsid w:val="00542921"/>
    <w:rsid w:val="0054650E"/>
    <w:rsid w:val="00550ECF"/>
    <w:rsid w:val="005521AF"/>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3612"/>
    <w:rsid w:val="0058441F"/>
    <w:rsid w:val="00585D7D"/>
    <w:rsid w:val="0058645C"/>
    <w:rsid w:val="00587EA9"/>
    <w:rsid w:val="00592ECC"/>
    <w:rsid w:val="0059335C"/>
    <w:rsid w:val="0059346B"/>
    <w:rsid w:val="00593DF7"/>
    <w:rsid w:val="005A0E94"/>
    <w:rsid w:val="005A2118"/>
    <w:rsid w:val="005A61B8"/>
    <w:rsid w:val="005B1B18"/>
    <w:rsid w:val="005B27CD"/>
    <w:rsid w:val="005B5AD8"/>
    <w:rsid w:val="005B702A"/>
    <w:rsid w:val="005B70D0"/>
    <w:rsid w:val="005B75A6"/>
    <w:rsid w:val="005C07B4"/>
    <w:rsid w:val="005C30B0"/>
    <w:rsid w:val="005C35F3"/>
    <w:rsid w:val="005C5511"/>
    <w:rsid w:val="005C5ECF"/>
    <w:rsid w:val="005C645F"/>
    <w:rsid w:val="005D0641"/>
    <w:rsid w:val="005D1A5C"/>
    <w:rsid w:val="005D1C9C"/>
    <w:rsid w:val="005D26C3"/>
    <w:rsid w:val="005D7A61"/>
    <w:rsid w:val="005E34BA"/>
    <w:rsid w:val="005F1743"/>
    <w:rsid w:val="005F25F2"/>
    <w:rsid w:val="005F3566"/>
    <w:rsid w:val="00600FD0"/>
    <w:rsid w:val="0060323D"/>
    <w:rsid w:val="0060434F"/>
    <w:rsid w:val="00605BB9"/>
    <w:rsid w:val="006073E2"/>
    <w:rsid w:val="006109F9"/>
    <w:rsid w:val="00612020"/>
    <w:rsid w:val="00615B2E"/>
    <w:rsid w:val="00615BF6"/>
    <w:rsid w:val="00616E7B"/>
    <w:rsid w:val="00617750"/>
    <w:rsid w:val="00617D83"/>
    <w:rsid w:val="00620C4D"/>
    <w:rsid w:val="00621532"/>
    <w:rsid w:val="00624E34"/>
    <w:rsid w:val="006268D6"/>
    <w:rsid w:val="00627C9F"/>
    <w:rsid w:val="00630F53"/>
    <w:rsid w:val="00632046"/>
    <w:rsid w:val="00632066"/>
    <w:rsid w:val="00635B8B"/>
    <w:rsid w:val="00637456"/>
    <w:rsid w:val="006519D6"/>
    <w:rsid w:val="00654395"/>
    <w:rsid w:val="00656B5E"/>
    <w:rsid w:val="006574F5"/>
    <w:rsid w:val="00664533"/>
    <w:rsid w:val="00666921"/>
    <w:rsid w:val="00667BBB"/>
    <w:rsid w:val="00673AFF"/>
    <w:rsid w:val="0067652B"/>
    <w:rsid w:val="0067671F"/>
    <w:rsid w:val="00680DCF"/>
    <w:rsid w:val="006811E4"/>
    <w:rsid w:val="00681258"/>
    <w:rsid w:val="0068390C"/>
    <w:rsid w:val="00683CDD"/>
    <w:rsid w:val="00684E1A"/>
    <w:rsid w:val="00687B02"/>
    <w:rsid w:val="0069698E"/>
    <w:rsid w:val="006A373F"/>
    <w:rsid w:val="006A7734"/>
    <w:rsid w:val="006B477E"/>
    <w:rsid w:val="006B7669"/>
    <w:rsid w:val="006C16C2"/>
    <w:rsid w:val="006C4933"/>
    <w:rsid w:val="006D2F59"/>
    <w:rsid w:val="006D7112"/>
    <w:rsid w:val="006E1E85"/>
    <w:rsid w:val="006E3AD4"/>
    <w:rsid w:val="006E4277"/>
    <w:rsid w:val="006E6142"/>
    <w:rsid w:val="00700E68"/>
    <w:rsid w:val="0070101E"/>
    <w:rsid w:val="007112BA"/>
    <w:rsid w:val="00711B3A"/>
    <w:rsid w:val="00712C95"/>
    <w:rsid w:val="0071322E"/>
    <w:rsid w:val="007149CE"/>
    <w:rsid w:val="0071613C"/>
    <w:rsid w:val="0072024F"/>
    <w:rsid w:val="007222EA"/>
    <w:rsid w:val="00723EFD"/>
    <w:rsid w:val="00727986"/>
    <w:rsid w:val="00731DA9"/>
    <w:rsid w:val="00735E60"/>
    <w:rsid w:val="00741997"/>
    <w:rsid w:val="007432BE"/>
    <w:rsid w:val="007468AB"/>
    <w:rsid w:val="00747C3C"/>
    <w:rsid w:val="00751F8D"/>
    <w:rsid w:val="0075256D"/>
    <w:rsid w:val="00752E62"/>
    <w:rsid w:val="007561CB"/>
    <w:rsid w:val="0076354C"/>
    <w:rsid w:val="00771DDE"/>
    <w:rsid w:val="00774C73"/>
    <w:rsid w:val="0077605A"/>
    <w:rsid w:val="0077716E"/>
    <w:rsid w:val="0077738E"/>
    <w:rsid w:val="00782B19"/>
    <w:rsid w:val="007833D0"/>
    <w:rsid w:val="00786539"/>
    <w:rsid w:val="00787E46"/>
    <w:rsid w:val="00791DE4"/>
    <w:rsid w:val="00793A54"/>
    <w:rsid w:val="00795D60"/>
    <w:rsid w:val="0079727D"/>
    <w:rsid w:val="0079742B"/>
    <w:rsid w:val="007A1550"/>
    <w:rsid w:val="007A335C"/>
    <w:rsid w:val="007A5362"/>
    <w:rsid w:val="007A5A04"/>
    <w:rsid w:val="007B5358"/>
    <w:rsid w:val="007C2F47"/>
    <w:rsid w:val="007C38BC"/>
    <w:rsid w:val="007C38D8"/>
    <w:rsid w:val="007C4C5E"/>
    <w:rsid w:val="007C4F51"/>
    <w:rsid w:val="007C6528"/>
    <w:rsid w:val="007C6545"/>
    <w:rsid w:val="007D01B9"/>
    <w:rsid w:val="007D0E0F"/>
    <w:rsid w:val="007D0F7C"/>
    <w:rsid w:val="007D1098"/>
    <w:rsid w:val="007D4322"/>
    <w:rsid w:val="007D5306"/>
    <w:rsid w:val="007E1041"/>
    <w:rsid w:val="007E4AAE"/>
    <w:rsid w:val="007E4CC2"/>
    <w:rsid w:val="007E7F60"/>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3866"/>
    <w:rsid w:val="008453E8"/>
    <w:rsid w:val="00846001"/>
    <w:rsid w:val="00846DD4"/>
    <w:rsid w:val="00851E20"/>
    <w:rsid w:val="00854DE2"/>
    <w:rsid w:val="00854F7A"/>
    <w:rsid w:val="008556E2"/>
    <w:rsid w:val="00857FB2"/>
    <w:rsid w:val="0087408B"/>
    <w:rsid w:val="008815C6"/>
    <w:rsid w:val="00881DD3"/>
    <w:rsid w:val="00885D90"/>
    <w:rsid w:val="00893BF7"/>
    <w:rsid w:val="008944A5"/>
    <w:rsid w:val="008949C9"/>
    <w:rsid w:val="008963B5"/>
    <w:rsid w:val="0089750A"/>
    <w:rsid w:val="008A3460"/>
    <w:rsid w:val="008A3950"/>
    <w:rsid w:val="008A5AB8"/>
    <w:rsid w:val="008B0A58"/>
    <w:rsid w:val="008B5485"/>
    <w:rsid w:val="008C28A9"/>
    <w:rsid w:val="008D2D43"/>
    <w:rsid w:val="008D31BD"/>
    <w:rsid w:val="008D67A1"/>
    <w:rsid w:val="008E1C39"/>
    <w:rsid w:val="008E1DB1"/>
    <w:rsid w:val="008E3978"/>
    <w:rsid w:val="008E5A73"/>
    <w:rsid w:val="008E5E5A"/>
    <w:rsid w:val="008E5EC4"/>
    <w:rsid w:val="008E5F31"/>
    <w:rsid w:val="008E67C5"/>
    <w:rsid w:val="008F23AB"/>
    <w:rsid w:val="008F579F"/>
    <w:rsid w:val="008F7A6C"/>
    <w:rsid w:val="00901045"/>
    <w:rsid w:val="00903246"/>
    <w:rsid w:val="009060FB"/>
    <w:rsid w:val="00911472"/>
    <w:rsid w:val="0091342A"/>
    <w:rsid w:val="009145F5"/>
    <w:rsid w:val="00923686"/>
    <w:rsid w:val="00923F2D"/>
    <w:rsid w:val="00927514"/>
    <w:rsid w:val="00930555"/>
    <w:rsid w:val="00930D65"/>
    <w:rsid w:val="0093222C"/>
    <w:rsid w:val="009337B0"/>
    <w:rsid w:val="00940821"/>
    <w:rsid w:val="00941CF4"/>
    <w:rsid w:val="009462E6"/>
    <w:rsid w:val="00946982"/>
    <w:rsid w:val="00953475"/>
    <w:rsid w:val="009540D6"/>
    <w:rsid w:val="00954770"/>
    <w:rsid w:val="0095639C"/>
    <w:rsid w:val="00957D16"/>
    <w:rsid w:val="009627A7"/>
    <w:rsid w:val="00965822"/>
    <w:rsid w:val="00965D4B"/>
    <w:rsid w:val="009721C4"/>
    <w:rsid w:val="00974654"/>
    <w:rsid w:val="009760D3"/>
    <w:rsid w:val="00977E48"/>
    <w:rsid w:val="009954FB"/>
    <w:rsid w:val="0099743A"/>
    <w:rsid w:val="00997B75"/>
    <w:rsid w:val="009A1997"/>
    <w:rsid w:val="009A361A"/>
    <w:rsid w:val="009A52F0"/>
    <w:rsid w:val="009A5602"/>
    <w:rsid w:val="009A6CCF"/>
    <w:rsid w:val="009B1239"/>
    <w:rsid w:val="009B5DA6"/>
    <w:rsid w:val="009C07DD"/>
    <w:rsid w:val="009C2BFE"/>
    <w:rsid w:val="009C381E"/>
    <w:rsid w:val="009C5596"/>
    <w:rsid w:val="009D1591"/>
    <w:rsid w:val="009D260A"/>
    <w:rsid w:val="009D3C80"/>
    <w:rsid w:val="009D49E6"/>
    <w:rsid w:val="009D60F8"/>
    <w:rsid w:val="009E32CC"/>
    <w:rsid w:val="009F15CB"/>
    <w:rsid w:val="009F43F9"/>
    <w:rsid w:val="009F523D"/>
    <w:rsid w:val="009F5D69"/>
    <w:rsid w:val="00A004B7"/>
    <w:rsid w:val="00A00BDC"/>
    <w:rsid w:val="00A05DC5"/>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7496"/>
    <w:rsid w:val="00A80778"/>
    <w:rsid w:val="00A90B67"/>
    <w:rsid w:val="00A92E67"/>
    <w:rsid w:val="00A931EE"/>
    <w:rsid w:val="00A961C7"/>
    <w:rsid w:val="00A968C9"/>
    <w:rsid w:val="00A96D87"/>
    <w:rsid w:val="00AA5CAD"/>
    <w:rsid w:val="00AA7686"/>
    <w:rsid w:val="00AA78C2"/>
    <w:rsid w:val="00AB4845"/>
    <w:rsid w:val="00AB7A2D"/>
    <w:rsid w:val="00AC0907"/>
    <w:rsid w:val="00AC2A32"/>
    <w:rsid w:val="00AC3440"/>
    <w:rsid w:val="00AC41CB"/>
    <w:rsid w:val="00AC4370"/>
    <w:rsid w:val="00AC5651"/>
    <w:rsid w:val="00AC7101"/>
    <w:rsid w:val="00AD0249"/>
    <w:rsid w:val="00AD2947"/>
    <w:rsid w:val="00AD40B2"/>
    <w:rsid w:val="00AD56E0"/>
    <w:rsid w:val="00AD5973"/>
    <w:rsid w:val="00AD5F93"/>
    <w:rsid w:val="00AE0ADF"/>
    <w:rsid w:val="00AE36B3"/>
    <w:rsid w:val="00AE44ED"/>
    <w:rsid w:val="00AE5F28"/>
    <w:rsid w:val="00AE70AE"/>
    <w:rsid w:val="00AE7715"/>
    <w:rsid w:val="00AF1C13"/>
    <w:rsid w:val="00AF2565"/>
    <w:rsid w:val="00AF6828"/>
    <w:rsid w:val="00B009F9"/>
    <w:rsid w:val="00B113A2"/>
    <w:rsid w:val="00B11D27"/>
    <w:rsid w:val="00B15C98"/>
    <w:rsid w:val="00B20D9D"/>
    <w:rsid w:val="00B21778"/>
    <w:rsid w:val="00B237EA"/>
    <w:rsid w:val="00B26CEE"/>
    <w:rsid w:val="00B30AB7"/>
    <w:rsid w:val="00B33797"/>
    <w:rsid w:val="00B36747"/>
    <w:rsid w:val="00B37E09"/>
    <w:rsid w:val="00B41144"/>
    <w:rsid w:val="00B50410"/>
    <w:rsid w:val="00B50B3C"/>
    <w:rsid w:val="00B54485"/>
    <w:rsid w:val="00B55874"/>
    <w:rsid w:val="00B61832"/>
    <w:rsid w:val="00B66370"/>
    <w:rsid w:val="00B70328"/>
    <w:rsid w:val="00B7095A"/>
    <w:rsid w:val="00B71434"/>
    <w:rsid w:val="00B765DF"/>
    <w:rsid w:val="00B80401"/>
    <w:rsid w:val="00B80B81"/>
    <w:rsid w:val="00B818B6"/>
    <w:rsid w:val="00B82E89"/>
    <w:rsid w:val="00B87C3B"/>
    <w:rsid w:val="00B92F18"/>
    <w:rsid w:val="00B9461F"/>
    <w:rsid w:val="00B95A8E"/>
    <w:rsid w:val="00BA0AD1"/>
    <w:rsid w:val="00BA159D"/>
    <w:rsid w:val="00BA30A6"/>
    <w:rsid w:val="00BB1FBB"/>
    <w:rsid w:val="00BB3544"/>
    <w:rsid w:val="00BB54E9"/>
    <w:rsid w:val="00BB69EE"/>
    <w:rsid w:val="00BC05E8"/>
    <w:rsid w:val="00BE07B0"/>
    <w:rsid w:val="00BE0C2E"/>
    <w:rsid w:val="00BE16D3"/>
    <w:rsid w:val="00BE39AF"/>
    <w:rsid w:val="00BE59E8"/>
    <w:rsid w:val="00BF02C4"/>
    <w:rsid w:val="00BF40DA"/>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75D58"/>
    <w:rsid w:val="00C76B10"/>
    <w:rsid w:val="00C80F86"/>
    <w:rsid w:val="00C83BBA"/>
    <w:rsid w:val="00C84D30"/>
    <w:rsid w:val="00C85C22"/>
    <w:rsid w:val="00C96C87"/>
    <w:rsid w:val="00CA0D22"/>
    <w:rsid w:val="00CA4EDC"/>
    <w:rsid w:val="00CA58D3"/>
    <w:rsid w:val="00CB0B74"/>
    <w:rsid w:val="00CB4037"/>
    <w:rsid w:val="00CB4190"/>
    <w:rsid w:val="00CB4EDD"/>
    <w:rsid w:val="00CC537E"/>
    <w:rsid w:val="00CC76A5"/>
    <w:rsid w:val="00CD0335"/>
    <w:rsid w:val="00CD0B3A"/>
    <w:rsid w:val="00CD1926"/>
    <w:rsid w:val="00CD58C9"/>
    <w:rsid w:val="00CD6053"/>
    <w:rsid w:val="00CD7BF6"/>
    <w:rsid w:val="00CE2402"/>
    <w:rsid w:val="00CE3589"/>
    <w:rsid w:val="00CE4420"/>
    <w:rsid w:val="00CF2581"/>
    <w:rsid w:val="00CF37C2"/>
    <w:rsid w:val="00CF41D2"/>
    <w:rsid w:val="00CF51CE"/>
    <w:rsid w:val="00CF63BD"/>
    <w:rsid w:val="00D0465E"/>
    <w:rsid w:val="00D05A20"/>
    <w:rsid w:val="00D16876"/>
    <w:rsid w:val="00D20F53"/>
    <w:rsid w:val="00D21DD5"/>
    <w:rsid w:val="00D241E4"/>
    <w:rsid w:val="00D2752F"/>
    <w:rsid w:val="00D460C4"/>
    <w:rsid w:val="00D4614E"/>
    <w:rsid w:val="00D513E9"/>
    <w:rsid w:val="00D60276"/>
    <w:rsid w:val="00D618C3"/>
    <w:rsid w:val="00D674B4"/>
    <w:rsid w:val="00D70236"/>
    <w:rsid w:val="00D7076B"/>
    <w:rsid w:val="00D7303F"/>
    <w:rsid w:val="00D752A8"/>
    <w:rsid w:val="00D85C3F"/>
    <w:rsid w:val="00D86D3F"/>
    <w:rsid w:val="00D87B15"/>
    <w:rsid w:val="00D9121E"/>
    <w:rsid w:val="00D94A1A"/>
    <w:rsid w:val="00D950E5"/>
    <w:rsid w:val="00D95695"/>
    <w:rsid w:val="00D96863"/>
    <w:rsid w:val="00DA01AA"/>
    <w:rsid w:val="00DA0F26"/>
    <w:rsid w:val="00DA56C2"/>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2CBB"/>
    <w:rsid w:val="00E034AB"/>
    <w:rsid w:val="00E037FC"/>
    <w:rsid w:val="00E0648B"/>
    <w:rsid w:val="00E067C7"/>
    <w:rsid w:val="00E15269"/>
    <w:rsid w:val="00E20670"/>
    <w:rsid w:val="00E24A66"/>
    <w:rsid w:val="00E26106"/>
    <w:rsid w:val="00E354FD"/>
    <w:rsid w:val="00E35D6D"/>
    <w:rsid w:val="00E36DB8"/>
    <w:rsid w:val="00E408C2"/>
    <w:rsid w:val="00E46F35"/>
    <w:rsid w:val="00E5231F"/>
    <w:rsid w:val="00E530FA"/>
    <w:rsid w:val="00E5368D"/>
    <w:rsid w:val="00E54112"/>
    <w:rsid w:val="00E5548F"/>
    <w:rsid w:val="00E5560D"/>
    <w:rsid w:val="00E56232"/>
    <w:rsid w:val="00E56C21"/>
    <w:rsid w:val="00E60712"/>
    <w:rsid w:val="00E710FE"/>
    <w:rsid w:val="00E7455B"/>
    <w:rsid w:val="00E75361"/>
    <w:rsid w:val="00E75B70"/>
    <w:rsid w:val="00E76F06"/>
    <w:rsid w:val="00E871C8"/>
    <w:rsid w:val="00E94B09"/>
    <w:rsid w:val="00E952DE"/>
    <w:rsid w:val="00E97668"/>
    <w:rsid w:val="00EA175B"/>
    <w:rsid w:val="00EA78D8"/>
    <w:rsid w:val="00EA7C5F"/>
    <w:rsid w:val="00EB13CC"/>
    <w:rsid w:val="00EB1FA4"/>
    <w:rsid w:val="00EB3E8E"/>
    <w:rsid w:val="00EB5504"/>
    <w:rsid w:val="00EB6B31"/>
    <w:rsid w:val="00EB6B6C"/>
    <w:rsid w:val="00EC1BEF"/>
    <w:rsid w:val="00EC280C"/>
    <w:rsid w:val="00EC307C"/>
    <w:rsid w:val="00EC7111"/>
    <w:rsid w:val="00EC78A7"/>
    <w:rsid w:val="00ED1794"/>
    <w:rsid w:val="00EE276B"/>
    <w:rsid w:val="00EF0057"/>
    <w:rsid w:val="00EF0CDF"/>
    <w:rsid w:val="00EF1871"/>
    <w:rsid w:val="00EF3CAA"/>
    <w:rsid w:val="00F0164A"/>
    <w:rsid w:val="00F113B1"/>
    <w:rsid w:val="00F12B0A"/>
    <w:rsid w:val="00F13816"/>
    <w:rsid w:val="00F1638C"/>
    <w:rsid w:val="00F1661E"/>
    <w:rsid w:val="00F17074"/>
    <w:rsid w:val="00F17CD3"/>
    <w:rsid w:val="00F239FF"/>
    <w:rsid w:val="00F305B6"/>
    <w:rsid w:val="00F30644"/>
    <w:rsid w:val="00F31588"/>
    <w:rsid w:val="00F319EF"/>
    <w:rsid w:val="00F32AEB"/>
    <w:rsid w:val="00F33E43"/>
    <w:rsid w:val="00F34AA7"/>
    <w:rsid w:val="00F3745A"/>
    <w:rsid w:val="00F400CB"/>
    <w:rsid w:val="00F52079"/>
    <w:rsid w:val="00F5686A"/>
    <w:rsid w:val="00F57288"/>
    <w:rsid w:val="00F64028"/>
    <w:rsid w:val="00F67539"/>
    <w:rsid w:val="00F72C15"/>
    <w:rsid w:val="00F730FD"/>
    <w:rsid w:val="00F740CE"/>
    <w:rsid w:val="00F760A8"/>
    <w:rsid w:val="00F81DE7"/>
    <w:rsid w:val="00F82485"/>
    <w:rsid w:val="00F8264A"/>
    <w:rsid w:val="00F84552"/>
    <w:rsid w:val="00F867C2"/>
    <w:rsid w:val="00F867D3"/>
    <w:rsid w:val="00F922C8"/>
    <w:rsid w:val="00F92514"/>
    <w:rsid w:val="00F93C30"/>
    <w:rsid w:val="00F96DD7"/>
    <w:rsid w:val="00F979B8"/>
    <w:rsid w:val="00FA07C7"/>
    <w:rsid w:val="00FA2442"/>
    <w:rsid w:val="00FA5E28"/>
    <w:rsid w:val="00FB02B1"/>
    <w:rsid w:val="00FB3C79"/>
    <w:rsid w:val="00FB6197"/>
    <w:rsid w:val="00FB6BCB"/>
    <w:rsid w:val="00FC0382"/>
    <w:rsid w:val="00FC04D5"/>
    <w:rsid w:val="00FC2595"/>
    <w:rsid w:val="00FC2C8A"/>
    <w:rsid w:val="00FC378A"/>
    <w:rsid w:val="00FD12AD"/>
    <w:rsid w:val="00FD151D"/>
    <w:rsid w:val="00FD16A7"/>
    <w:rsid w:val="00FD4C17"/>
    <w:rsid w:val="00FE16F9"/>
    <w:rsid w:val="00FE5B1B"/>
    <w:rsid w:val="00FF0FCA"/>
    <w:rsid w:val="00FF1D52"/>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094E34"/>
    <w:pPr>
      <w:keepNext/>
      <w:keepLines/>
      <w:spacing w:line="240" w:lineRule="auto"/>
      <w:contextualSpacing/>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71DDE"/>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094E34"/>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A05DC5"/>
    <w:pPr>
      <w:tabs>
        <w:tab w:val="left" w:pos="-2268"/>
        <w:tab w:val="left" w:pos="851"/>
        <w:tab w:val="left" w:pos="8789"/>
      </w:tabs>
      <w:spacing w:after="100" w:line="240" w:lineRule="auto"/>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2796A"/>
    <w:pPr>
      <w:tabs>
        <w:tab w:val="left" w:pos="851"/>
        <w:tab w:val="right" w:leader="dot" w:pos="9061"/>
      </w:tabs>
      <w:spacing w:line="240" w:lineRule="auto"/>
    </w:pPr>
    <w:rPr>
      <w:noProof/>
    </w:r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5301D8"/>
    <w:pPr>
      <w:tabs>
        <w:tab w:val="right" w:leader="dot" w:pos="9061"/>
      </w:tabs>
      <w:spacing w:after="100" w:line="276" w:lineRule="auto"/>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771DDE"/>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094E34"/>
    <w:pPr>
      <w:keepNext/>
      <w:keepLines/>
      <w:spacing w:line="240" w:lineRule="auto"/>
      <w:contextualSpacing/>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71DDE"/>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094E34"/>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A05DC5"/>
    <w:pPr>
      <w:tabs>
        <w:tab w:val="left" w:pos="-2268"/>
        <w:tab w:val="left" w:pos="851"/>
        <w:tab w:val="left" w:pos="8789"/>
      </w:tabs>
      <w:spacing w:after="100" w:line="240" w:lineRule="auto"/>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2796A"/>
    <w:pPr>
      <w:tabs>
        <w:tab w:val="left" w:pos="851"/>
        <w:tab w:val="right" w:leader="dot" w:pos="9061"/>
      </w:tabs>
      <w:spacing w:line="240" w:lineRule="auto"/>
    </w:pPr>
    <w:rPr>
      <w:noProof/>
    </w:r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5301D8"/>
    <w:pPr>
      <w:tabs>
        <w:tab w:val="right" w:leader="dot" w:pos="9061"/>
      </w:tabs>
      <w:spacing w:after="100" w:line="276" w:lineRule="auto"/>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771DDE"/>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677dc6eb919c4e9d"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4648C-7E45-428E-9617-487F804D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3726</TotalTime>
  <Pages>58</Pages>
  <Words>30810</Words>
  <Characters>166377</Characters>
  <Application>Microsoft Office Word</Application>
  <DocSecurity>0</DocSecurity>
  <Lines>1386</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837</cp:revision>
  <dcterms:created xsi:type="dcterms:W3CDTF">2017-11-17T15:19:00Z</dcterms:created>
  <dcterms:modified xsi:type="dcterms:W3CDTF">2020-02-26T15:53:00Z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