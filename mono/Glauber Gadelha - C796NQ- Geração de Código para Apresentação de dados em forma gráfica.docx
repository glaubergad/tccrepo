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A73" w:rsidRDefault="00A004B7">
      <w:pPr>
        <w:pStyle w:val="SemEspaamento"/>
        <w:jc w:val="center"/>
        <w:pPrChange w:id="0" w:author="glaubergad" w:date="2019-03-05T18:49:00Z">
          <w:pPr>
            <w:spacing w:line="240" w:lineRule="auto"/>
            <w:contextualSpacing/>
            <w:jc w:val="center"/>
          </w:pPr>
        </w:pPrChange>
      </w:pPr>
      <w:r w:rsidRPr="002B2829">
        <w:t xml:space="preserve">INSTITUTO FEDERAL DE EDUCAÇÃO, CIÊNCIA E TECNOLOGIA DO </w:t>
      </w:r>
      <w:proofErr w:type="gramStart"/>
      <w:r w:rsidRPr="002B2829">
        <w:t>PARÁ</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Pr="002B2829" w:rsidRDefault="00A004B7" w:rsidP="0099743A">
      <w:pPr>
        <w:jc w:val="center"/>
        <w:rPr>
          <w:rFonts w:cs="Times New Roman"/>
          <w:szCs w:val="24"/>
        </w:rPr>
      </w:pPr>
    </w:p>
    <w:p w:rsidR="00CE3589" w:rsidRPr="002B2829" w:rsidRDefault="00CE3589" w:rsidP="00CE3589">
      <w:pPr>
        <w:spacing w:line="240" w:lineRule="auto"/>
        <w:jc w:val="center"/>
        <w:rPr>
          <w:rFonts w:cs="Times New Roman"/>
          <w:b/>
          <w:bCs/>
          <w:sz w:val="28"/>
          <w:szCs w:val="28"/>
        </w:rPr>
      </w:pPr>
      <w:r>
        <w:rPr>
          <w:rFonts w:cs="Times New Roman"/>
          <w:b/>
          <w:bCs/>
          <w:sz w:val="28"/>
          <w:szCs w:val="28"/>
        </w:rPr>
        <w:t>Gerador de quadros de apresentação de dados em formato de Dashboards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A41A6D" w:rsidRPr="002B2829" w:rsidRDefault="00A41A6D"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10E6EC3D" w:rsidRPr="002B2829" w:rsidRDefault="00141AF0" w:rsidP="10E6EC3D">
      <w:pPr>
        <w:spacing w:line="240" w:lineRule="auto"/>
        <w:jc w:val="center"/>
        <w:rPr>
          <w:rFonts w:cs="Times New Roman"/>
          <w:b/>
          <w:bCs/>
          <w:sz w:val="28"/>
          <w:szCs w:val="28"/>
        </w:rPr>
      </w:pPr>
      <w:r>
        <w:rPr>
          <w:rFonts w:cs="Times New Roman"/>
          <w:b/>
          <w:bCs/>
          <w:sz w:val="28"/>
          <w:szCs w:val="28"/>
        </w:rPr>
        <w:t>Gerador de quadros de apresentação de dados em formato de Dashboards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Graduação 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Del="00206BC6" w:rsidRDefault="00727986" w:rsidP="0099743A">
      <w:pPr>
        <w:jc w:val="center"/>
        <w:rPr>
          <w:del w:id="1" w:author="glaubergad" w:date="2019-03-04T20:20:00Z"/>
          <w:rFonts w:cs="Times New Roman"/>
          <w:szCs w:val="24"/>
        </w:rPr>
      </w:pPr>
    </w:p>
    <w:p w:rsidR="00727986" w:rsidRPr="002B2829" w:rsidRDefault="00727986" w:rsidP="0099743A">
      <w:pPr>
        <w:jc w:val="center"/>
        <w:rPr>
          <w:rFonts w:cs="Times New Roman"/>
          <w:szCs w:val="24"/>
        </w:rPr>
      </w:pPr>
    </w:p>
    <w:p w:rsidR="00A004B7" w:rsidRPr="002B2829" w:rsidRDefault="00A004B7" w:rsidP="0099743A">
      <w:pPr>
        <w:jc w:val="center"/>
        <w:rPr>
          <w:rFonts w:cs="Times New Roman"/>
          <w:szCs w:val="24"/>
        </w:rPr>
      </w:pPr>
    </w:p>
    <w:p w:rsidR="004D64D2" w:rsidRPr="002B2829" w:rsidRDefault="004D64D2" w:rsidP="0099743A">
      <w:pPr>
        <w:jc w:val="center"/>
        <w:rPr>
          <w:rFonts w:cs="Times New Roman"/>
          <w:szCs w:val="24"/>
        </w:rPr>
      </w:pPr>
    </w:p>
    <w:p w:rsidR="00BF02C4" w:rsidRPr="002B2829" w:rsidRDefault="00BF02C4" w:rsidP="00BF02C4">
      <w:pPr>
        <w:spacing w:line="240" w:lineRule="auto"/>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A41A6D" w:rsidRPr="002B2829"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r w:rsidR="00A41A6D" w:rsidRPr="002B2829">
        <w:rPr>
          <w:rFonts w:cs="Times New Roman"/>
          <w:szCs w:val="24"/>
        </w:rPr>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99743A">
      <w:pPr>
        <w:jc w:val="center"/>
        <w:rPr>
          <w:rFonts w:cs="Times New Roman"/>
          <w:szCs w:val="24"/>
        </w:rPr>
      </w:pPr>
    </w:p>
    <w:p w:rsidR="003232F1" w:rsidRDefault="003232F1" w:rsidP="0099743A">
      <w:pPr>
        <w:jc w:val="center"/>
        <w:rPr>
          <w:rFonts w:cs="Times New Roman"/>
          <w:szCs w:val="24"/>
        </w:rPr>
      </w:pPr>
    </w:p>
    <w:p w:rsidR="003232F1" w:rsidRPr="002B2829" w:rsidRDefault="003232F1" w:rsidP="0099743A">
      <w:pPr>
        <w:jc w:val="center"/>
        <w:rPr>
          <w:rFonts w:cs="Times New Roman"/>
          <w:szCs w:val="24"/>
        </w:rPr>
      </w:pPr>
    </w:p>
    <w:p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é um estudo d</w:t>
      </w:r>
      <w:r w:rsidR="00067EDF">
        <w:t>e</w:t>
      </w:r>
      <w:del w:id="2" w:author="glaubergad" w:date="2019-03-04T20:21:00Z">
        <w:r w:rsidRPr="002B2829" w:rsidDel="00206BC6">
          <w:delText>os padrões de projeto para</w:delText>
        </w:r>
      </w:del>
      <w:ins w:id="3" w:author="glaubergad" w:date="2019-03-04T20:21:00Z">
        <w:r w:rsidR="00206BC6">
          <w:t xml:space="preserve"> reuso de software e</w:t>
        </w:r>
      </w:ins>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Pr="002B2829">
        <w:t xml:space="preserve"> </w:t>
      </w:r>
      <w:r w:rsidR="00DD4CC8">
        <w:t xml:space="preserve">que gera um quadro de </w:t>
      </w:r>
      <w:r w:rsidRPr="002B2829">
        <w:t xml:space="preserve">apresentação de dados </w:t>
      </w:r>
      <w:del w:id="4" w:author="glaubergad" w:date="2019-03-04T20:21:00Z">
        <w:r w:rsidRPr="002B2829" w:rsidDel="00206BC6">
          <w:delText xml:space="preserve">tabulados </w:delText>
        </w:r>
      </w:del>
      <w:r w:rsidR="00E034AB" w:rsidRPr="002B2829">
        <w:t xml:space="preserve">em formato gráfico, </w:t>
      </w:r>
      <w:r w:rsidR="002555FD">
        <w:t>o</w:t>
      </w:r>
      <w:r w:rsidR="00E034AB" w:rsidRPr="002B2829">
        <w:t xml:space="preserve"> que chamamos comumente de Dashboards.</w:t>
      </w:r>
      <w:r w:rsidRPr="002B2829">
        <w:t xml:space="preserve"> </w:t>
      </w:r>
    </w:p>
    <w:p w:rsidR="00145C67" w:rsidRPr="002B2829" w:rsidRDefault="00145C67" w:rsidP="005B70D0">
      <w:pPr>
        <w:spacing w:line="240" w:lineRule="auto"/>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dashboards,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2B2829" w:rsidRDefault="00A41A6D" w:rsidP="0099743A">
      <w:pPr>
        <w:jc w:val="center"/>
        <w:rPr>
          <w:rFonts w:cs="Times New Roman"/>
          <w:b/>
          <w:szCs w:val="24"/>
        </w:rPr>
      </w:pPr>
      <w:r w:rsidRPr="002B2829">
        <w:rPr>
          <w:rFonts w:cs="Times New Roman"/>
          <w:b/>
          <w:szCs w:val="24"/>
        </w:rPr>
        <w:lastRenderedPageBreak/>
        <w:t>ABSTRACT</w:t>
      </w:r>
    </w:p>
    <w:p w:rsidR="00145C67" w:rsidRDefault="00145C67" w:rsidP="0099743A">
      <w:pPr>
        <w:jc w:val="center"/>
        <w:rPr>
          <w:rFonts w:cs="Times New Roman"/>
          <w:b/>
          <w:szCs w:val="24"/>
        </w:rPr>
      </w:pPr>
    </w:p>
    <w:p w:rsidR="003232F1" w:rsidRDefault="003232F1" w:rsidP="0099743A">
      <w:pPr>
        <w:jc w:val="center"/>
        <w:rPr>
          <w:rFonts w:cs="Times New Roman"/>
          <w:b/>
          <w:szCs w:val="24"/>
        </w:rPr>
      </w:pPr>
    </w:p>
    <w:p w:rsidR="003232F1" w:rsidRPr="002B2829" w:rsidRDefault="003232F1" w:rsidP="0099743A">
      <w:pPr>
        <w:jc w:val="center"/>
        <w:rPr>
          <w:rFonts w:cs="Times New Roman"/>
          <w:b/>
          <w:szCs w:val="24"/>
        </w:rPr>
      </w:pPr>
    </w:p>
    <w:p w:rsidR="00E034AB" w:rsidRDefault="00F92514" w:rsidP="00CD0B3A">
      <w:r w:rsidRPr="00F92514">
        <w:t xml:space="preserve">In </w:t>
      </w:r>
      <w:proofErr w:type="spellStart"/>
      <w:r w:rsidRPr="00F92514">
        <w:t>the</w:t>
      </w:r>
      <w:proofErr w:type="spellEnd"/>
      <w:r w:rsidRPr="00F92514">
        <w:t xml:space="preserve"> world </w:t>
      </w:r>
      <w:proofErr w:type="spellStart"/>
      <w:r w:rsidRPr="00F92514">
        <w:t>scenario</w:t>
      </w:r>
      <w:proofErr w:type="spellEnd"/>
      <w:r w:rsidRPr="00F92514">
        <w:t xml:space="preserve">, </w:t>
      </w:r>
      <w:proofErr w:type="spellStart"/>
      <w:r w:rsidRPr="00F92514">
        <w:t>the</w:t>
      </w:r>
      <w:proofErr w:type="spellEnd"/>
      <w:r w:rsidRPr="00F92514">
        <w:t xml:space="preserve"> </w:t>
      </w:r>
      <w:proofErr w:type="spellStart"/>
      <w:r w:rsidRPr="00F92514">
        <w:t>demand</w:t>
      </w:r>
      <w:proofErr w:type="spellEnd"/>
      <w:r w:rsidRPr="00F92514">
        <w:t xml:space="preserve"> for digital systems </w:t>
      </w:r>
      <w:proofErr w:type="spellStart"/>
      <w:r w:rsidRPr="00F92514">
        <w:t>is</w:t>
      </w:r>
      <w:proofErr w:type="spellEnd"/>
      <w:r w:rsidRPr="00F92514">
        <w:t xml:space="preserve"> </w:t>
      </w:r>
      <w:proofErr w:type="spellStart"/>
      <w:r w:rsidRPr="00F92514">
        <w:t>constantly</w:t>
      </w:r>
      <w:proofErr w:type="spellEnd"/>
      <w:r w:rsidRPr="00F92514">
        <w:t xml:space="preserve"> </w:t>
      </w:r>
      <w:proofErr w:type="spellStart"/>
      <w:r w:rsidRPr="00F92514">
        <w:t>growing</w:t>
      </w:r>
      <w:proofErr w:type="spellEnd"/>
      <w:r w:rsidRPr="00F92514">
        <w:t xml:space="preserve">, </w:t>
      </w:r>
      <w:proofErr w:type="spellStart"/>
      <w:r w:rsidRPr="00F92514">
        <w:t>requiring</w:t>
      </w:r>
      <w:proofErr w:type="spellEnd"/>
      <w:r w:rsidRPr="00F92514">
        <w:t xml:space="preserve"> </w:t>
      </w:r>
      <w:proofErr w:type="spellStart"/>
      <w:r w:rsidRPr="00F92514">
        <w:t>alignment</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most</w:t>
      </w:r>
      <w:proofErr w:type="spellEnd"/>
      <w:r w:rsidRPr="00F92514">
        <w:t xml:space="preserve"> </w:t>
      </w:r>
      <w:proofErr w:type="spellStart"/>
      <w:r w:rsidRPr="00F92514">
        <w:t>current</w:t>
      </w:r>
      <w:proofErr w:type="spellEnd"/>
      <w:r w:rsidRPr="00F92514">
        <w:t xml:space="preserve"> </w:t>
      </w:r>
      <w:proofErr w:type="spellStart"/>
      <w:proofErr w:type="gramStart"/>
      <w:r w:rsidRPr="00F92514">
        <w:t>technologies</w:t>
      </w:r>
      <w:proofErr w:type="spellEnd"/>
      <w:proofErr w:type="gramEnd"/>
      <w:r w:rsidRPr="00F92514">
        <w:t xml:space="preserve"> </w:t>
      </w:r>
      <w:proofErr w:type="spellStart"/>
      <w:r w:rsidRPr="00F92514">
        <w:t>and</w:t>
      </w:r>
      <w:proofErr w:type="spellEnd"/>
      <w:r w:rsidRPr="00F92514">
        <w:t xml:space="preserve"> </w:t>
      </w:r>
      <w:proofErr w:type="spellStart"/>
      <w:r w:rsidRPr="00F92514">
        <w:t>the</w:t>
      </w:r>
      <w:proofErr w:type="spellEnd"/>
      <w:r w:rsidRPr="00F92514">
        <w:t xml:space="preserve"> use </w:t>
      </w:r>
      <w:proofErr w:type="spellStart"/>
      <w:r w:rsidRPr="00F92514">
        <w:t>of</w:t>
      </w:r>
      <w:proofErr w:type="spellEnd"/>
      <w:r w:rsidRPr="00F92514">
        <w:t xml:space="preserve"> tools </w:t>
      </w:r>
      <w:proofErr w:type="spellStart"/>
      <w:r w:rsidRPr="00F92514">
        <w:t>that</w:t>
      </w:r>
      <w:proofErr w:type="spellEnd"/>
      <w:r w:rsidRPr="00F92514">
        <w:t xml:space="preserve"> </w:t>
      </w:r>
      <w:proofErr w:type="spellStart"/>
      <w:r w:rsidRPr="00F92514">
        <w:t>accelerate</w:t>
      </w:r>
      <w:proofErr w:type="spellEnd"/>
      <w:r w:rsidRPr="00F92514">
        <w:t xml:space="preserve"> </w:t>
      </w:r>
      <w:proofErr w:type="spellStart"/>
      <w:r w:rsidRPr="00F92514">
        <w:t>the</w:t>
      </w:r>
      <w:proofErr w:type="spellEnd"/>
      <w:r w:rsidRPr="00F92514">
        <w:t xml:space="preserve"> delivery </w:t>
      </w:r>
      <w:proofErr w:type="spellStart"/>
      <w:r w:rsidRPr="00F92514">
        <w:t>of</w:t>
      </w:r>
      <w:proofErr w:type="spellEnd"/>
      <w:r w:rsidRPr="00F92514">
        <w:t xml:space="preserve"> </w:t>
      </w:r>
      <w:proofErr w:type="spellStart"/>
      <w:r w:rsidRPr="00F92514">
        <w:t>applications</w:t>
      </w:r>
      <w:proofErr w:type="spellEnd"/>
      <w:r w:rsidRPr="00F92514">
        <w:t xml:space="preserve"> in </w:t>
      </w:r>
      <w:proofErr w:type="spellStart"/>
      <w:r w:rsidRPr="00F92514">
        <w:t>the</w:t>
      </w:r>
      <w:proofErr w:type="spellEnd"/>
      <w:r w:rsidRPr="00F92514">
        <w:t xml:space="preserve"> </w:t>
      </w:r>
      <w:proofErr w:type="spellStart"/>
      <w:r w:rsidRPr="00F92514">
        <w:t>shortest</w:t>
      </w:r>
      <w:proofErr w:type="spellEnd"/>
      <w:r w:rsidRPr="00F92514">
        <w:t xml:space="preserve"> </w:t>
      </w:r>
      <w:proofErr w:type="spellStart"/>
      <w:r w:rsidRPr="00F92514">
        <w:t>possible</w:t>
      </w:r>
      <w:proofErr w:type="spellEnd"/>
      <w:r w:rsidRPr="00F92514">
        <w:t xml:space="preserve"> time. In software </w:t>
      </w:r>
      <w:proofErr w:type="spellStart"/>
      <w:r w:rsidRPr="00F92514">
        <w:t>development</w:t>
      </w:r>
      <w:proofErr w:type="spellEnd"/>
      <w:r w:rsidRPr="00F92514">
        <w:t xml:space="preserve">, </w:t>
      </w:r>
      <w:proofErr w:type="spellStart"/>
      <w:r w:rsidRPr="00F92514">
        <w:t>regardless</w:t>
      </w:r>
      <w:proofErr w:type="spellEnd"/>
      <w:r w:rsidRPr="00F92514">
        <w:t xml:space="preserve"> </w:t>
      </w:r>
      <w:proofErr w:type="spellStart"/>
      <w:r w:rsidRPr="00F92514">
        <w:t>of</w:t>
      </w:r>
      <w:proofErr w:type="spellEnd"/>
      <w:r w:rsidRPr="00F92514">
        <w:t xml:space="preserve"> </w:t>
      </w:r>
      <w:proofErr w:type="spellStart"/>
      <w:r w:rsidRPr="00F92514">
        <w:t>the</w:t>
      </w:r>
      <w:proofErr w:type="spellEnd"/>
      <w:r w:rsidRPr="00F92514">
        <w:t xml:space="preserve"> </w:t>
      </w:r>
      <w:proofErr w:type="spellStart"/>
      <w:r w:rsidRPr="00F92514">
        <w:t>programming</w:t>
      </w:r>
      <w:proofErr w:type="spellEnd"/>
      <w:r w:rsidRPr="00F92514">
        <w:t xml:space="preserve"> </w:t>
      </w:r>
      <w:proofErr w:type="spellStart"/>
      <w:r w:rsidRPr="00F92514">
        <w:t>language</w:t>
      </w:r>
      <w:proofErr w:type="spellEnd"/>
      <w:r w:rsidRPr="00F92514">
        <w:t xml:space="preserve"> </w:t>
      </w:r>
      <w:proofErr w:type="spellStart"/>
      <w:r w:rsidRPr="00F92514">
        <w:t>used</w:t>
      </w:r>
      <w:proofErr w:type="spellEnd"/>
      <w:r w:rsidRPr="00F92514">
        <w:t xml:space="preserve">, </w:t>
      </w:r>
      <w:proofErr w:type="spellStart"/>
      <w:r w:rsidRPr="00F92514">
        <w:t>the</w:t>
      </w:r>
      <w:proofErr w:type="spellEnd"/>
      <w:r w:rsidRPr="00F92514">
        <w:t xml:space="preserve"> </w:t>
      </w:r>
      <w:proofErr w:type="spellStart"/>
      <w:r w:rsidRPr="00F92514">
        <w:t>need</w:t>
      </w:r>
      <w:proofErr w:type="spellEnd"/>
      <w:r w:rsidRPr="00F92514">
        <w:t xml:space="preserve"> </w:t>
      </w:r>
      <w:proofErr w:type="spellStart"/>
      <w:r w:rsidRPr="00F92514">
        <w:t>to</w:t>
      </w:r>
      <w:proofErr w:type="spellEnd"/>
      <w:r w:rsidRPr="00F92514">
        <w:t xml:space="preserve"> </w:t>
      </w:r>
      <w:proofErr w:type="spellStart"/>
      <w:r w:rsidRPr="00F92514">
        <w:t>implement</w:t>
      </w:r>
      <w:proofErr w:type="spellEnd"/>
      <w:r w:rsidRPr="00F92514">
        <w:t xml:space="preserve"> </w:t>
      </w:r>
      <w:proofErr w:type="spellStart"/>
      <w:r w:rsidRPr="00F92514">
        <w:t>large</w:t>
      </w:r>
      <w:proofErr w:type="spellEnd"/>
      <w:r w:rsidRPr="00F92514">
        <w:t xml:space="preserve"> </w:t>
      </w:r>
      <w:proofErr w:type="spellStart"/>
      <w:r w:rsidRPr="00F92514">
        <w:t>and</w:t>
      </w:r>
      <w:proofErr w:type="spellEnd"/>
      <w:r w:rsidRPr="00F92514">
        <w:t xml:space="preserve"> </w:t>
      </w:r>
      <w:proofErr w:type="spellStart"/>
      <w:r w:rsidRPr="00F92514">
        <w:t>complex</w:t>
      </w:r>
      <w:proofErr w:type="spellEnd"/>
      <w:r w:rsidRPr="00F92514">
        <w:t xml:space="preserve"> </w:t>
      </w:r>
      <w:proofErr w:type="spellStart"/>
      <w:r w:rsidRPr="00F92514">
        <w:t>code</w:t>
      </w:r>
      <w:proofErr w:type="spellEnd"/>
      <w:r w:rsidRPr="00F92514">
        <w:t xml:space="preserve"> </w:t>
      </w:r>
      <w:proofErr w:type="spellStart"/>
      <w:r w:rsidRPr="00F92514">
        <w:t>blocks</w:t>
      </w:r>
      <w:proofErr w:type="spellEnd"/>
      <w:r w:rsidRPr="00F92514">
        <w:t xml:space="preserve"> </w:t>
      </w:r>
      <w:proofErr w:type="spellStart"/>
      <w:r w:rsidRPr="00F92514">
        <w:t>on</w:t>
      </w:r>
      <w:proofErr w:type="spellEnd"/>
      <w:r w:rsidRPr="00F92514">
        <w:t xml:space="preserve"> a </w:t>
      </w:r>
      <w:proofErr w:type="spellStart"/>
      <w:r w:rsidRPr="00F92514">
        <w:t>recurring</w:t>
      </w:r>
      <w:proofErr w:type="spellEnd"/>
      <w:r w:rsidRPr="00F92514">
        <w:t xml:space="preserve"> </w:t>
      </w:r>
      <w:proofErr w:type="spellStart"/>
      <w:r w:rsidRPr="00F92514">
        <w:t>basis</w:t>
      </w:r>
      <w:proofErr w:type="spellEnd"/>
      <w:r w:rsidRPr="00F92514">
        <w:t xml:space="preserve"> </w:t>
      </w:r>
      <w:proofErr w:type="spellStart"/>
      <w:r w:rsidRPr="00F92514">
        <w:t>is</w:t>
      </w:r>
      <w:proofErr w:type="spellEnd"/>
      <w:r w:rsidRPr="00F92514">
        <w:t xml:space="preserve"> </w:t>
      </w:r>
      <w:proofErr w:type="spellStart"/>
      <w:r w:rsidRPr="00F92514">
        <w:t>present</w:t>
      </w:r>
      <w:proofErr w:type="spellEnd"/>
      <w:r w:rsidRPr="00F92514">
        <w:t xml:space="preserve"> </w:t>
      </w:r>
      <w:proofErr w:type="spellStart"/>
      <w:r w:rsidRPr="00F92514">
        <w:t>daily</w:t>
      </w:r>
      <w:proofErr w:type="spellEnd"/>
      <w:r w:rsidRPr="00F92514">
        <w:t xml:space="preserve"> </w:t>
      </w:r>
      <w:r w:rsidR="00A80778">
        <w:t xml:space="preserve">in </w:t>
      </w:r>
      <w:proofErr w:type="spellStart"/>
      <w:r w:rsidRPr="00F92514">
        <w:t>professionals</w:t>
      </w:r>
      <w:proofErr w:type="spellEnd"/>
      <w:r w:rsidR="00A80778" w:rsidRPr="00A80778">
        <w:t xml:space="preserve"> </w:t>
      </w:r>
      <w:proofErr w:type="spellStart"/>
      <w:r w:rsidR="00A80778" w:rsidRPr="00F92514">
        <w:t>lives</w:t>
      </w:r>
      <w:proofErr w:type="spellEnd"/>
      <w:r w:rsidRPr="00F92514">
        <w:t xml:space="preserve">, </w:t>
      </w:r>
      <w:proofErr w:type="spellStart"/>
      <w:r w:rsidRPr="00F92514">
        <w:t>therefore</w:t>
      </w:r>
      <w:proofErr w:type="spellEnd"/>
      <w:r w:rsidRPr="00F92514">
        <w:t xml:space="preserve">, </w:t>
      </w:r>
      <w:proofErr w:type="spellStart"/>
      <w:r w:rsidRPr="00F92514">
        <w:t>any</w:t>
      </w:r>
      <w:proofErr w:type="spellEnd"/>
      <w:r w:rsidRPr="00F92514">
        <w:t xml:space="preserve"> tool </w:t>
      </w:r>
      <w:proofErr w:type="spellStart"/>
      <w:r w:rsidRPr="00F92514">
        <w:t>that</w:t>
      </w:r>
      <w:proofErr w:type="spellEnd"/>
      <w:r w:rsidRPr="00F92514">
        <w:t xml:space="preserve"> </w:t>
      </w:r>
      <w:proofErr w:type="spellStart"/>
      <w:r w:rsidRPr="00F92514">
        <w:t>facilitates</w:t>
      </w:r>
      <w:proofErr w:type="spellEnd"/>
      <w:r w:rsidRPr="00F92514">
        <w:t xml:space="preserve"> </w:t>
      </w:r>
      <w:proofErr w:type="spellStart"/>
      <w:r w:rsidRPr="00F92514">
        <w:t>the</w:t>
      </w:r>
      <w:proofErr w:type="spellEnd"/>
      <w:r w:rsidRPr="00F92514">
        <w:t xml:space="preserve"> </w:t>
      </w:r>
      <w:proofErr w:type="spellStart"/>
      <w:r w:rsidRPr="00F92514">
        <w:t>application</w:t>
      </w:r>
      <w:proofErr w:type="spellEnd"/>
      <w:r w:rsidRPr="00F92514">
        <w:t xml:space="preserve"> </w:t>
      </w:r>
      <w:proofErr w:type="spellStart"/>
      <w:r w:rsidRPr="00F92514">
        <w:t>of</w:t>
      </w:r>
      <w:proofErr w:type="spellEnd"/>
      <w:r w:rsidRPr="00F92514">
        <w:t xml:space="preserve"> </w:t>
      </w:r>
      <w:proofErr w:type="spellStart"/>
      <w:r w:rsidRPr="00F92514">
        <w:t>these</w:t>
      </w:r>
      <w:proofErr w:type="spellEnd"/>
      <w:r w:rsidRPr="00F92514">
        <w:t xml:space="preserve"> </w:t>
      </w:r>
      <w:proofErr w:type="spellStart"/>
      <w:r w:rsidRPr="00F92514">
        <w:t>standardized</w:t>
      </w:r>
      <w:proofErr w:type="spellEnd"/>
      <w:r w:rsidRPr="00F92514">
        <w:t xml:space="preserve"> </w:t>
      </w:r>
      <w:proofErr w:type="spellStart"/>
      <w:r w:rsidRPr="00F92514">
        <w:t>blocks</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modifications</w:t>
      </w:r>
      <w:proofErr w:type="spellEnd"/>
      <w:r w:rsidRPr="00F92514">
        <w:t xml:space="preserve"> </w:t>
      </w:r>
      <w:proofErr w:type="spellStart"/>
      <w:r w:rsidRPr="00F92514">
        <w:t>necessary</w:t>
      </w:r>
      <w:proofErr w:type="spellEnd"/>
      <w:r w:rsidRPr="00F92514">
        <w:t xml:space="preserve"> </w:t>
      </w:r>
      <w:proofErr w:type="spellStart"/>
      <w:r w:rsidR="00A80778">
        <w:t>inside</w:t>
      </w:r>
      <w:proofErr w:type="spellEnd"/>
      <w:r w:rsidR="00A80778">
        <w:t xml:space="preserve"> </w:t>
      </w:r>
      <w:proofErr w:type="spellStart"/>
      <w:r w:rsidR="00A80778">
        <w:t>the</w:t>
      </w:r>
      <w:proofErr w:type="spellEnd"/>
      <w:r w:rsidR="00A80778">
        <w:t xml:space="preserve"> </w:t>
      </w:r>
      <w:proofErr w:type="spellStart"/>
      <w:r w:rsidR="00A80778">
        <w:t>domain</w:t>
      </w:r>
      <w:proofErr w:type="spellEnd"/>
      <w:r w:rsidR="00A80778">
        <w:t xml:space="preserve"> </w:t>
      </w:r>
      <w:proofErr w:type="spellStart"/>
      <w:r w:rsidR="00A80778">
        <w:t>of</w:t>
      </w:r>
      <w:proofErr w:type="spellEnd"/>
      <w:r w:rsidRPr="00F92514">
        <w:t xml:space="preserve"> a </w:t>
      </w:r>
      <w:proofErr w:type="spellStart"/>
      <w:r w:rsidRPr="00F92514">
        <w:t>specific</w:t>
      </w:r>
      <w:proofErr w:type="spellEnd"/>
      <w:r w:rsidRPr="00F92514">
        <w:t xml:space="preserve"> </w:t>
      </w:r>
      <w:proofErr w:type="spellStart"/>
      <w:r w:rsidRPr="00F92514">
        <w:t>problem</w:t>
      </w:r>
      <w:proofErr w:type="spellEnd"/>
      <w:r w:rsidRPr="00F92514">
        <w:t xml:space="preserve">, </w:t>
      </w:r>
      <w:proofErr w:type="spellStart"/>
      <w:r w:rsidRPr="00F92514">
        <w:t>can</w:t>
      </w:r>
      <w:proofErr w:type="spellEnd"/>
      <w:r w:rsidRPr="00F92514">
        <w:t xml:space="preserve"> </w:t>
      </w:r>
      <w:proofErr w:type="spellStart"/>
      <w:r w:rsidRPr="00F92514">
        <w:t>avoid</w:t>
      </w:r>
      <w:proofErr w:type="spellEnd"/>
      <w:r w:rsidRPr="00F92514">
        <w:t xml:space="preserve"> </w:t>
      </w:r>
      <w:proofErr w:type="spellStart"/>
      <w:r w:rsidRPr="00F92514">
        <w:t>wasting</w:t>
      </w:r>
      <w:proofErr w:type="spellEnd"/>
      <w:r w:rsidRPr="00F92514">
        <w:t xml:space="preserve"> hours </w:t>
      </w:r>
      <w:proofErr w:type="spellStart"/>
      <w:r w:rsidRPr="00F92514">
        <w:t>of</w:t>
      </w:r>
      <w:proofErr w:type="spellEnd"/>
      <w:r w:rsidRPr="00F92514">
        <w:t xml:space="preserve"> </w:t>
      </w:r>
      <w:proofErr w:type="spellStart"/>
      <w:r w:rsidRPr="00F92514">
        <w:t>programming</w:t>
      </w:r>
      <w:proofErr w:type="spellEnd"/>
      <w:r w:rsidRPr="00F92514">
        <w:t xml:space="preserve">. In </w:t>
      </w:r>
      <w:proofErr w:type="spellStart"/>
      <w:r w:rsidRPr="00F92514">
        <w:t>view</w:t>
      </w:r>
      <w:proofErr w:type="spellEnd"/>
      <w:r w:rsidRPr="00F92514">
        <w:t xml:space="preserve"> </w:t>
      </w:r>
      <w:proofErr w:type="spellStart"/>
      <w:r w:rsidRPr="00F92514">
        <w:t>of</w:t>
      </w:r>
      <w:proofErr w:type="spellEnd"/>
      <w:r w:rsidRPr="00F92514">
        <w:t xml:space="preserve"> </w:t>
      </w:r>
      <w:proofErr w:type="spellStart"/>
      <w:r w:rsidRPr="00F92514">
        <w:t>these</w:t>
      </w:r>
      <w:proofErr w:type="spellEnd"/>
      <w:r w:rsidRPr="00F92514">
        <w:t xml:space="preserve"> </w:t>
      </w:r>
      <w:proofErr w:type="spellStart"/>
      <w:r w:rsidRPr="00F92514">
        <w:t>premises</w:t>
      </w:r>
      <w:proofErr w:type="spellEnd"/>
      <w:r w:rsidRPr="00F92514">
        <w:t xml:space="preserve">, </w:t>
      </w:r>
      <w:proofErr w:type="spellStart"/>
      <w:r w:rsidRPr="00F92514">
        <w:t>this</w:t>
      </w:r>
      <w:proofErr w:type="spellEnd"/>
      <w:r w:rsidRPr="00F92514">
        <w:t xml:space="preserve"> </w:t>
      </w:r>
      <w:proofErr w:type="spellStart"/>
      <w:r w:rsidRPr="00F92514">
        <w:t>work</w:t>
      </w:r>
      <w:proofErr w:type="spellEnd"/>
      <w:r w:rsidRPr="00F92514">
        <w:t xml:space="preserve"> </w:t>
      </w:r>
      <w:proofErr w:type="spellStart"/>
      <w:r w:rsidRPr="00F92514">
        <w:t>is</w:t>
      </w:r>
      <w:proofErr w:type="spellEnd"/>
      <w:r w:rsidRPr="00F92514">
        <w:t xml:space="preserve"> a </w:t>
      </w:r>
      <w:proofErr w:type="spellStart"/>
      <w:r w:rsidRPr="00F92514">
        <w:t>study</w:t>
      </w:r>
      <w:proofErr w:type="spellEnd"/>
      <w:r w:rsidRPr="00F92514">
        <w:t xml:space="preserve"> </w:t>
      </w:r>
      <w:proofErr w:type="spellStart"/>
      <w:r w:rsidRPr="00F92514">
        <w:t>of</w:t>
      </w:r>
      <w:proofErr w:type="spellEnd"/>
      <w:r w:rsidRPr="00F92514">
        <w:t xml:space="preserve"> software reuse </w:t>
      </w:r>
      <w:proofErr w:type="spellStart"/>
      <w:r w:rsidRPr="00F92514">
        <w:t>and</w:t>
      </w:r>
      <w:proofErr w:type="spellEnd"/>
      <w:r w:rsidRPr="00F92514">
        <w:t xml:space="preserve"> </w:t>
      </w:r>
      <w:proofErr w:type="spellStart"/>
      <w:r>
        <w:t>template-based</w:t>
      </w:r>
      <w:proofErr w:type="spellEnd"/>
      <w:r>
        <w:t xml:space="preserve"> </w:t>
      </w:r>
      <w:proofErr w:type="spellStart"/>
      <w:r>
        <w:t>source</w:t>
      </w:r>
      <w:proofErr w:type="spellEnd"/>
      <w:r>
        <w:t xml:space="preserve"> </w:t>
      </w:r>
      <w:proofErr w:type="spellStart"/>
      <w:r>
        <w:t>code</w:t>
      </w:r>
      <w:proofErr w:type="spellEnd"/>
      <w:r>
        <w:t xml:space="preserve"> </w:t>
      </w:r>
      <w:proofErr w:type="spellStart"/>
      <w:r w:rsidRPr="00F92514">
        <w:t>generation</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development</w:t>
      </w:r>
      <w:proofErr w:type="spellEnd"/>
      <w:r w:rsidRPr="00F92514">
        <w:t xml:space="preserve"> </w:t>
      </w:r>
      <w:proofErr w:type="spellStart"/>
      <w:r w:rsidRPr="00F92514">
        <w:t>of</w:t>
      </w:r>
      <w:proofErr w:type="spellEnd"/>
      <w:r w:rsidRPr="00F92514">
        <w:t xml:space="preserve"> </w:t>
      </w:r>
      <w:proofErr w:type="spellStart"/>
      <w:r w:rsidRPr="00F92514">
        <w:t>an</w:t>
      </w:r>
      <w:proofErr w:type="spellEnd"/>
      <w:r w:rsidRPr="00F92514">
        <w:t xml:space="preserve"> </w:t>
      </w:r>
      <w:proofErr w:type="spellStart"/>
      <w:r w:rsidRPr="00F92514">
        <w:t>application</w:t>
      </w:r>
      <w:proofErr w:type="spellEnd"/>
      <w:r w:rsidRPr="00F92514">
        <w:t xml:space="preserve"> </w:t>
      </w:r>
      <w:proofErr w:type="spellStart"/>
      <w:r w:rsidRPr="00F92514">
        <w:t>that</w:t>
      </w:r>
      <w:proofErr w:type="spellEnd"/>
      <w:r w:rsidRPr="00F92514">
        <w:t xml:space="preserve"> </w:t>
      </w:r>
      <w:proofErr w:type="spellStart"/>
      <w:r w:rsidRPr="00F92514">
        <w:t>generates</w:t>
      </w:r>
      <w:proofErr w:type="spellEnd"/>
      <w:r w:rsidRPr="00F92514">
        <w:t xml:space="preserve"> a data </w:t>
      </w:r>
      <w:proofErr w:type="spellStart"/>
      <w:r w:rsidRPr="00F92514">
        <w:t>presentation</w:t>
      </w:r>
      <w:proofErr w:type="spellEnd"/>
      <w:r w:rsidRPr="00F92514">
        <w:t xml:space="preserve"> </w:t>
      </w:r>
      <w:proofErr w:type="spellStart"/>
      <w:r w:rsidRPr="00F92514">
        <w:t>chart</w:t>
      </w:r>
      <w:proofErr w:type="spellEnd"/>
      <w:r w:rsidRPr="00F92514">
        <w:t xml:space="preserve"> in </w:t>
      </w:r>
      <w:proofErr w:type="spellStart"/>
      <w:r w:rsidRPr="00F92514">
        <w:t>graphic</w:t>
      </w:r>
      <w:proofErr w:type="spellEnd"/>
      <w:r w:rsidRPr="00F92514">
        <w:t xml:space="preserve"> </w:t>
      </w:r>
      <w:proofErr w:type="spellStart"/>
      <w:r w:rsidRPr="00F92514">
        <w:t>format</w:t>
      </w:r>
      <w:proofErr w:type="spellEnd"/>
      <w:r w:rsidRPr="00F92514">
        <w:t xml:space="preserve">, </w:t>
      </w:r>
      <w:proofErr w:type="spellStart"/>
      <w:r w:rsidRPr="00F92514">
        <w:t>which</w:t>
      </w:r>
      <w:proofErr w:type="spellEnd"/>
      <w:r w:rsidRPr="00F92514">
        <w:t xml:space="preserve"> </w:t>
      </w:r>
      <w:proofErr w:type="spellStart"/>
      <w:r w:rsidRPr="00F92514">
        <w:t>we</w:t>
      </w:r>
      <w:proofErr w:type="spellEnd"/>
      <w:r w:rsidRPr="00F92514">
        <w:t xml:space="preserve"> </w:t>
      </w:r>
      <w:proofErr w:type="spellStart"/>
      <w:r w:rsidRPr="00F92514">
        <w:t>commonly</w:t>
      </w:r>
      <w:proofErr w:type="spellEnd"/>
      <w:r w:rsidRPr="00F92514">
        <w:t xml:space="preserve"> </w:t>
      </w:r>
      <w:proofErr w:type="spellStart"/>
      <w:r w:rsidRPr="00F92514">
        <w:t>call</w:t>
      </w:r>
      <w:proofErr w:type="spellEnd"/>
      <w:r w:rsidRPr="00F92514">
        <w:t xml:space="preserve"> Dashboards.</w:t>
      </w:r>
    </w:p>
    <w:p w:rsidR="00F92514" w:rsidRPr="002B2829" w:rsidRDefault="00F92514" w:rsidP="00145C67">
      <w:pPr>
        <w:spacing w:line="240" w:lineRule="auto"/>
        <w:rPr>
          <w:rFonts w:cs="Times New Roman"/>
          <w:szCs w:val="24"/>
        </w:rPr>
      </w:pPr>
    </w:p>
    <w:p w:rsidR="00911472" w:rsidRPr="002B2829" w:rsidRDefault="009E32CC" w:rsidP="00145C67">
      <w:pPr>
        <w:spacing w:line="240" w:lineRule="auto"/>
        <w:rPr>
          <w:rFonts w:cs="Times New Roman"/>
          <w:szCs w:val="24"/>
        </w:rPr>
      </w:pPr>
      <w:proofErr w:type="spellStart"/>
      <w:r>
        <w:rPr>
          <w:rFonts w:cs="Times New Roman"/>
          <w:szCs w:val="24"/>
        </w:rPr>
        <w:t>Key</w:t>
      </w:r>
      <w:r w:rsidR="00145C67" w:rsidRPr="002B2829">
        <w:rPr>
          <w:rFonts w:cs="Times New Roman"/>
          <w:szCs w:val="24"/>
        </w:rPr>
        <w:t>words</w:t>
      </w:r>
      <w:proofErr w:type="spellEnd"/>
      <w:r>
        <w:rPr>
          <w:rFonts w:cs="Times New Roman"/>
          <w:szCs w:val="24"/>
        </w:rPr>
        <w:t xml:space="preserve">: </w:t>
      </w:r>
      <w:r w:rsidR="00E034AB" w:rsidRPr="002B2829">
        <w:rPr>
          <w:rFonts w:cs="Times New Roman"/>
          <w:szCs w:val="24"/>
        </w:rPr>
        <w:t xml:space="preserve">Software </w:t>
      </w:r>
      <w:proofErr w:type="spellStart"/>
      <w:r w:rsidR="00E034AB" w:rsidRPr="002B2829">
        <w:rPr>
          <w:rFonts w:cs="Times New Roman"/>
          <w:szCs w:val="24"/>
        </w:rPr>
        <w:t>development</w:t>
      </w:r>
      <w:proofErr w:type="spellEnd"/>
      <w:r w:rsidR="00E034AB" w:rsidRPr="002B2829">
        <w:rPr>
          <w:rFonts w:cs="Times New Roman"/>
          <w:szCs w:val="24"/>
        </w:rPr>
        <w:t xml:space="preserve">, data </w:t>
      </w:r>
      <w:proofErr w:type="spellStart"/>
      <w:r w:rsidR="00E034AB" w:rsidRPr="002B2829">
        <w:rPr>
          <w:rFonts w:cs="Times New Roman"/>
          <w:szCs w:val="24"/>
        </w:rPr>
        <w:t>presentation</w:t>
      </w:r>
      <w:proofErr w:type="spellEnd"/>
      <w:r w:rsidR="00E034AB" w:rsidRPr="002B2829">
        <w:rPr>
          <w:rFonts w:cs="Times New Roman"/>
          <w:szCs w:val="24"/>
        </w:rPr>
        <w:t xml:space="preserve">, dashboards, </w:t>
      </w:r>
      <w:proofErr w:type="spellStart"/>
      <w:r w:rsidR="00F92514">
        <w:rPr>
          <w:rFonts w:cs="Times New Roman"/>
          <w:szCs w:val="24"/>
        </w:rPr>
        <w:t>template-based</w:t>
      </w:r>
      <w:proofErr w:type="spellEnd"/>
      <w:r w:rsidR="00F92514">
        <w:rPr>
          <w:rFonts w:cs="Times New Roman"/>
          <w:szCs w:val="24"/>
        </w:rPr>
        <w:t xml:space="preserve"> </w:t>
      </w:r>
      <w:proofErr w:type="spellStart"/>
      <w:r w:rsidR="00E034AB" w:rsidRPr="002B2829">
        <w:rPr>
          <w:rFonts w:cs="Times New Roman"/>
          <w:szCs w:val="24"/>
        </w:rPr>
        <w:t>code</w:t>
      </w:r>
      <w:proofErr w:type="spellEnd"/>
      <w:r w:rsidR="00E034AB" w:rsidRPr="002B2829">
        <w:rPr>
          <w:rFonts w:cs="Times New Roman"/>
          <w:szCs w:val="24"/>
        </w:rPr>
        <w:t xml:space="preserve"> </w:t>
      </w:r>
      <w:proofErr w:type="spellStart"/>
      <w:r w:rsidR="00E034AB" w:rsidRPr="002B2829">
        <w:rPr>
          <w:rFonts w:cs="Times New Roman"/>
          <w:szCs w:val="24"/>
        </w:rPr>
        <w:t>gerenation</w:t>
      </w:r>
      <w:proofErr w:type="spellEnd"/>
      <w:r w:rsidR="00E034AB" w:rsidRPr="002B2829">
        <w:rPr>
          <w:rFonts w:cs="Times New Roman"/>
          <w:szCs w:val="24"/>
        </w:rPr>
        <w:t>.</w:t>
      </w:r>
    </w:p>
    <w:p w:rsidR="00911472" w:rsidRPr="002B2829" w:rsidRDefault="00911472">
      <w:pPr>
        <w:spacing w:after="160" w:line="259" w:lineRule="auto"/>
        <w:jc w:val="left"/>
        <w:rPr>
          <w:rFonts w:cs="Times New Roman"/>
          <w:b/>
          <w:sz w:val="28"/>
          <w:szCs w:val="24"/>
        </w:rPr>
      </w:pPr>
      <w:r w:rsidRPr="002B2829">
        <w:rPr>
          <w:rFonts w:cs="Times New Roman"/>
          <w:b/>
          <w:sz w:val="28"/>
          <w:szCs w:val="24"/>
        </w:rPr>
        <w:br w:type="page"/>
      </w:r>
    </w:p>
    <w:sdt>
      <w:sdtPr>
        <w:rPr>
          <w:rFonts w:eastAsiaTheme="minorHAnsi" w:cstheme="minorBidi"/>
          <w:b w:val="0"/>
          <w:szCs w:val="22"/>
          <w:lang w:eastAsia="en-US"/>
        </w:rPr>
        <w:id w:val="-2018992022"/>
        <w:docPartObj>
          <w:docPartGallery w:val="Table of Contents"/>
          <w:docPartUnique/>
        </w:docPartObj>
      </w:sdtPr>
      <w:sdtEndPr>
        <w:rPr>
          <w:bCs/>
        </w:rPr>
      </w:sdtEndPr>
      <w:sdtContent>
        <w:p w:rsidR="001A1AE7" w:rsidRDefault="001A1AE7">
          <w:pPr>
            <w:pStyle w:val="CabealhodoSumrio"/>
          </w:pPr>
          <w:r>
            <w:t>Sumário</w:t>
          </w:r>
        </w:p>
        <w:p w:rsidR="0034376E" w:rsidRDefault="001A1AE7">
          <w:pPr>
            <w:pStyle w:val="Sumrio1"/>
            <w:rPr>
              <w:rFonts w:asciiTheme="minorHAnsi" w:eastAsiaTheme="minorEastAsia" w:hAnsiTheme="minorHAnsi"/>
              <w:sz w:val="22"/>
              <w:lang w:eastAsia="pt-BR"/>
            </w:rPr>
          </w:pPr>
          <w:r>
            <w:fldChar w:fldCharType="begin"/>
          </w:r>
          <w:r>
            <w:instrText xml:space="preserve"> TOC \o "1-3" \h \z \u </w:instrText>
          </w:r>
          <w:r>
            <w:fldChar w:fldCharType="separate"/>
          </w:r>
          <w:hyperlink w:anchor="_Toc33461681" w:history="1">
            <w:r w:rsidR="0034376E" w:rsidRPr="00A87BCD">
              <w:rPr>
                <w:rStyle w:val="Hyperlink"/>
              </w:rPr>
              <w:t>1 INTRODUÇÃO</w:t>
            </w:r>
            <w:r w:rsidR="0034376E">
              <w:rPr>
                <w:webHidden/>
              </w:rPr>
              <w:tab/>
            </w:r>
            <w:r w:rsidR="0034376E">
              <w:rPr>
                <w:webHidden/>
              </w:rPr>
              <w:fldChar w:fldCharType="begin"/>
            </w:r>
            <w:r w:rsidR="0034376E">
              <w:rPr>
                <w:webHidden/>
              </w:rPr>
              <w:instrText xml:space="preserve"> PAGEREF _Toc33461681 \h </w:instrText>
            </w:r>
            <w:r w:rsidR="0034376E">
              <w:rPr>
                <w:webHidden/>
              </w:rPr>
            </w:r>
            <w:r w:rsidR="0034376E">
              <w:rPr>
                <w:webHidden/>
              </w:rPr>
              <w:fldChar w:fldCharType="separate"/>
            </w:r>
            <w:r w:rsidR="0034376E">
              <w:rPr>
                <w:webHidden/>
              </w:rPr>
              <w:t>7</w:t>
            </w:r>
            <w:r w:rsidR="0034376E">
              <w:rPr>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682" w:history="1">
            <w:r w:rsidR="0034376E" w:rsidRPr="00A87BCD">
              <w:rPr>
                <w:rStyle w:val="Hyperlink"/>
                <w:noProof/>
              </w:rPr>
              <w:t>1.1</w:t>
            </w:r>
            <w:r w:rsidR="0034376E">
              <w:rPr>
                <w:rFonts w:asciiTheme="minorHAnsi" w:eastAsiaTheme="minorEastAsia" w:hAnsiTheme="minorHAnsi"/>
                <w:noProof/>
                <w:sz w:val="22"/>
                <w:lang w:eastAsia="pt-BR"/>
              </w:rPr>
              <w:tab/>
            </w:r>
            <w:r w:rsidR="0034376E" w:rsidRPr="00A87BCD">
              <w:rPr>
                <w:rStyle w:val="Hyperlink"/>
                <w:noProof/>
              </w:rPr>
              <w:t>Objetivo e delimitação de escopo</w:t>
            </w:r>
            <w:r w:rsidR="0034376E">
              <w:rPr>
                <w:noProof/>
                <w:webHidden/>
              </w:rPr>
              <w:tab/>
            </w:r>
            <w:r w:rsidR="0034376E">
              <w:rPr>
                <w:noProof/>
                <w:webHidden/>
              </w:rPr>
              <w:fldChar w:fldCharType="begin"/>
            </w:r>
            <w:r w:rsidR="0034376E">
              <w:rPr>
                <w:noProof/>
                <w:webHidden/>
              </w:rPr>
              <w:instrText xml:space="preserve"> PAGEREF _Toc33461682 \h </w:instrText>
            </w:r>
            <w:r w:rsidR="0034376E">
              <w:rPr>
                <w:noProof/>
                <w:webHidden/>
              </w:rPr>
            </w:r>
            <w:r w:rsidR="0034376E">
              <w:rPr>
                <w:noProof/>
                <w:webHidden/>
              </w:rPr>
              <w:fldChar w:fldCharType="separate"/>
            </w:r>
            <w:r w:rsidR="0034376E">
              <w:rPr>
                <w:noProof/>
                <w:webHidden/>
              </w:rPr>
              <w:t>8</w:t>
            </w:r>
            <w:r w:rsidR="0034376E">
              <w:rPr>
                <w:noProof/>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683" w:history="1">
            <w:r w:rsidR="0034376E" w:rsidRPr="00A87BCD">
              <w:rPr>
                <w:rStyle w:val="Hyperlink"/>
                <w:noProof/>
              </w:rPr>
              <w:t>1.2</w:t>
            </w:r>
            <w:r w:rsidR="0034376E">
              <w:rPr>
                <w:rFonts w:asciiTheme="minorHAnsi" w:eastAsiaTheme="minorEastAsia" w:hAnsiTheme="minorHAnsi"/>
                <w:noProof/>
                <w:sz w:val="22"/>
                <w:lang w:eastAsia="pt-BR"/>
              </w:rPr>
              <w:tab/>
            </w:r>
            <w:r w:rsidR="0034376E" w:rsidRPr="00A87BCD">
              <w:rPr>
                <w:rStyle w:val="Hyperlink"/>
                <w:noProof/>
              </w:rPr>
              <w:t>Procedimentos metodológicos</w:t>
            </w:r>
            <w:r w:rsidR="0034376E">
              <w:rPr>
                <w:noProof/>
                <w:webHidden/>
              </w:rPr>
              <w:tab/>
            </w:r>
            <w:r w:rsidR="0034376E">
              <w:rPr>
                <w:noProof/>
                <w:webHidden/>
              </w:rPr>
              <w:fldChar w:fldCharType="begin"/>
            </w:r>
            <w:r w:rsidR="0034376E">
              <w:rPr>
                <w:noProof/>
                <w:webHidden/>
              </w:rPr>
              <w:instrText xml:space="preserve"> PAGEREF _Toc33461683 \h </w:instrText>
            </w:r>
            <w:r w:rsidR="0034376E">
              <w:rPr>
                <w:noProof/>
                <w:webHidden/>
              </w:rPr>
            </w:r>
            <w:r w:rsidR="0034376E">
              <w:rPr>
                <w:noProof/>
                <w:webHidden/>
              </w:rPr>
              <w:fldChar w:fldCharType="separate"/>
            </w:r>
            <w:r w:rsidR="0034376E">
              <w:rPr>
                <w:noProof/>
                <w:webHidden/>
              </w:rPr>
              <w:t>9</w:t>
            </w:r>
            <w:r w:rsidR="0034376E">
              <w:rPr>
                <w:noProof/>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684" w:history="1">
            <w:r w:rsidR="0034376E" w:rsidRPr="00A87BCD">
              <w:rPr>
                <w:rStyle w:val="Hyperlink"/>
                <w:noProof/>
              </w:rPr>
              <w:t>1.3 Organização do trabalho</w:t>
            </w:r>
            <w:r w:rsidR="0034376E">
              <w:rPr>
                <w:noProof/>
                <w:webHidden/>
              </w:rPr>
              <w:tab/>
            </w:r>
            <w:r w:rsidR="0034376E">
              <w:rPr>
                <w:noProof/>
                <w:webHidden/>
              </w:rPr>
              <w:fldChar w:fldCharType="begin"/>
            </w:r>
            <w:r w:rsidR="0034376E">
              <w:rPr>
                <w:noProof/>
                <w:webHidden/>
              </w:rPr>
              <w:instrText xml:space="preserve"> PAGEREF _Toc33461684 \h </w:instrText>
            </w:r>
            <w:r w:rsidR="0034376E">
              <w:rPr>
                <w:noProof/>
                <w:webHidden/>
              </w:rPr>
            </w:r>
            <w:r w:rsidR="0034376E">
              <w:rPr>
                <w:noProof/>
                <w:webHidden/>
              </w:rPr>
              <w:fldChar w:fldCharType="separate"/>
            </w:r>
            <w:r w:rsidR="0034376E">
              <w:rPr>
                <w:noProof/>
                <w:webHidden/>
              </w:rPr>
              <w:t>9</w:t>
            </w:r>
            <w:r w:rsidR="0034376E">
              <w:rPr>
                <w:noProof/>
                <w:webHidden/>
              </w:rPr>
              <w:fldChar w:fldCharType="end"/>
            </w:r>
          </w:hyperlink>
        </w:p>
        <w:p w:rsidR="0034376E" w:rsidRDefault="00632046">
          <w:pPr>
            <w:pStyle w:val="Sumrio1"/>
            <w:rPr>
              <w:rFonts w:asciiTheme="minorHAnsi" w:eastAsiaTheme="minorEastAsia" w:hAnsiTheme="minorHAnsi"/>
              <w:sz w:val="22"/>
              <w:lang w:eastAsia="pt-BR"/>
            </w:rPr>
          </w:pPr>
          <w:hyperlink w:anchor="_Toc33461685" w:history="1">
            <w:r w:rsidR="0034376E" w:rsidRPr="00A87BCD">
              <w:rPr>
                <w:rStyle w:val="Hyperlink"/>
              </w:rPr>
              <w:t>2 FUNDAMENTAÇÃO TEÓRICA</w:t>
            </w:r>
            <w:r w:rsidR="0034376E">
              <w:rPr>
                <w:webHidden/>
              </w:rPr>
              <w:tab/>
            </w:r>
            <w:r w:rsidR="0034376E">
              <w:rPr>
                <w:webHidden/>
              </w:rPr>
              <w:fldChar w:fldCharType="begin"/>
            </w:r>
            <w:r w:rsidR="0034376E">
              <w:rPr>
                <w:webHidden/>
              </w:rPr>
              <w:instrText xml:space="preserve"> PAGEREF _Toc33461685 \h </w:instrText>
            </w:r>
            <w:r w:rsidR="0034376E">
              <w:rPr>
                <w:webHidden/>
              </w:rPr>
            </w:r>
            <w:r w:rsidR="0034376E">
              <w:rPr>
                <w:webHidden/>
              </w:rPr>
              <w:fldChar w:fldCharType="separate"/>
            </w:r>
            <w:r w:rsidR="0034376E">
              <w:rPr>
                <w:webHidden/>
              </w:rPr>
              <w:t>9</w:t>
            </w:r>
            <w:r w:rsidR="0034376E">
              <w:rPr>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686" w:history="1">
            <w:r w:rsidR="0034376E" w:rsidRPr="00A87BCD">
              <w:rPr>
                <w:rStyle w:val="Hyperlink"/>
                <w:noProof/>
              </w:rPr>
              <w:t>2.1 Reuso de Software</w:t>
            </w:r>
            <w:r w:rsidR="0034376E">
              <w:rPr>
                <w:noProof/>
                <w:webHidden/>
              </w:rPr>
              <w:tab/>
            </w:r>
            <w:r w:rsidR="0034376E">
              <w:rPr>
                <w:noProof/>
                <w:webHidden/>
              </w:rPr>
              <w:fldChar w:fldCharType="begin"/>
            </w:r>
            <w:r w:rsidR="0034376E">
              <w:rPr>
                <w:noProof/>
                <w:webHidden/>
              </w:rPr>
              <w:instrText xml:space="preserve"> PAGEREF _Toc33461686 \h </w:instrText>
            </w:r>
            <w:r w:rsidR="0034376E">
              <w:rPr>
                <w:noProof/>
                <w:webHidden/>
              </w:rPr>
            </w:r>
            <w:r w:rsidR="0034376E">
              <w:rPr>
                <w:noProof/>
                <w:webHidden/>
              </w:rPr>
              <w:fldChar w:fldCharType="separate"/>
            </w:r>
            <w:r w:rsidR="0034376E">
              <w:rPr>
                <w:noProof/>
                <w:webHidden/>
              </w:rPr>
              <w:t>9</w:t>
            </w:r>
            <w:r w:rsidR="0034376E">
              <w:rPr>
                <w:noProof/>
                <w:webHidden/>
              </w:rPr>
              <w:fldChar w:fldCharType="end"/>
            </w:r>
          </w:hyperlink>
        </w:p>
        <w:p w:rsidR="0034376E" w:rsidRDefault="00632046">
          <w:pPr>
            <w:pStyle w:val="Sumrio3"/>
            <w:tabs>
              <w:tab w:val="right" w:pos="9061"/>
            </w:tabs>
            <w:rPr>
              <w:noProof/>
            </w:rPr>
          </w:pPr>
          <w:hyperlink w:anchor="_Toc33461687" w:history="1">
            <w:r w:rsidR="0034376E" w:rsidRPr="00A87BCD">
              <w:rPr>
                <w:rStyle w:val="Hyperlink"/>
                <w:noProof/>
              </w:rPr>
              <w:t>2.1.1 Técnicas de aplicação de reuso de software</w:t>
            </w:r>
            <w:r w:rsidR="0034376E">
              <w:rPr>
                <w:noProof/>
                <w:webHidden/>
              </w:rPr>
              <w:tab/>
            </w:r>
            <w:r w:rsidR="0034376E">
              <w:rPr>
                <w:noProof/>
                <w:webHidden/>
              </w:rPr>
              <w:fldChar w:fldCharType="begin"/>
            </w:r>
            <w:r w:rsidR="0034376E">
              <w:rPr>
                <w:noProof/>
                <w:webHidden/>
              </w:rPr>
              <w:instrText xml:space="preserve"> PAGEREF _Toc33461687 \h </w:instrText>
            </w:r>
            <w:r w:rsidR="0034376E">
              <w:rPr>
                <w:noProof/>
                <w:webHidden/>
              </w:rPr>
            </w:r>
            <w:r w:rsidR="0034376E">
              <w:rPr>
                <w:noProof/>
                <w:webHidden/>
              </w:rPr>
              <w:fldChar w:fldCharType="separate"/>
            </w:r>
            <w:r w:rsidR="0034376E">
              <w:rPr>
                <w:noProof/>
                <w:webHidden/>
              </w:rPr>
              <w:t>11</w:t>
            </w:r>
            <w:r w:rsidR="0034376E">
              <w:rPr>
                <w:noProof/>
                <w:webHidden/>
              </w:rPr>
              <w:fldChar w:fldCharType="end"/>
            </w:r>
          </w:hyperlink>
        </w:p>
        <w:p w:rsidR="0034376E" w:rsidRDefault="00632046">
          <w:pPr>
            <w:pStyle w:val="Sumrio3"/>
            <w:tabs>
              <w:tab w:val="right" w:pos="9061"/>
            </w:tabs>
            <w:rPr>
              <w:noProof/>
            </w:rPr>
          </w:pPr>
          <w:hyperlink w:anchor="_Toc33461688" w:history="1">
            <w:r w:rsidR="0034376E" w:rsidRPr="00A87BCD">
              <w:rPr>
                <w:rStyle w:val="Hyperlink"/>
                <w:noProof/>
              </w:rPr>
              <w:t>2.1.2 Geradores de programas</w:t>
            </w:r>
            <w:r w:rsidR="0034376E">
              <w:rPr>
                <w:noProof/>
                <w:webHidden/>
              </w:rPr>
              <w:tab/>
            </w:r>
            <w:r w:rsidR="0034376E">
              <w:rPr>
                <w:noProof/>
                <w:webHidden/>
              </w:rPr>
              <w:fldChar w:fldCharType="begin"/>
            </w:r>
            <w:r w:rsidR="0034376E">
              <w:rPr>
                <w:noProof/>
                <w:webHidden/>
              </w:rPr>
              <w:instrText xml:space="preserve"> PAGEREF _Toc33461688 \h </w:instrText>
            </w:r>
            <w:r w:rsidR="0034376E">
              <w:rPr>
                <w:noProof/>
                <w:webHidden/>
              </w:rPr>
            </w:r>
            <w:r w:rsidR="0034376E">
              <w:rPr>
                <w:noProof/>
                <w:webHidden/>
              </w:rPr>
              <w:fldChar w:fldCharType="separate"/>
            </w:r>
            <w:r w:rsidR="0034376E">
              <w:rPr>
                <w:noProof/>
                <w:webHidden/>
              </w:rPr>
              <w:t>13</w:t>
            </w:r>
            <w:r w:rsidR="0034376E">
              <w:rPr>
                <w:noProof/>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689" w:history="1">
            <w:r w:rsidR="0034376E" w:rsidRPr="00A87BCD">
              <w:rPr>
                <w:rStyle w:val="Hyperlink"/>
                <w:noProof/>
              </w:rPr>
              <w:t>2.2 Motores de gabarito (Template Engines)</w:t>
            </w:r>
            <w:r w:rsidR="0034376E">
              <w:rPr>
                <w:noProof/>
                <w:webHidden/>
              </w:rPr>
              <w:tab/>
            </w:r>
            <w:r w:rsidR="0034376E">
              <w:rPr>
                <w:noProof/>
                <w:webHidden/>
              </w:rPr>
              <w:fldChar w:fldCharType="begin"/>
            </w:r>
            <w:r w:rsidR="0034376E">
              <w:rPr>
                <w:noProof/>
                <w:webHidden/>
              </w:rPr>
              <w:instrText xml:space="preserve"> PAGEREF _Toc33461689 \h </w:instrText>
            </w:r>
            <w:r w:rsidR="0034376E">
              <w:rPr>
                <w:noProof/>
                <w:webHidden/>
              </w:rPr>
            </w:r>
            <w:r w:rsidR="0034376E">
              <w:rPr>
                <w:noProof/>
                <w:webHidden/>
              </w:rPr>
              <w:fldChar w:fldCharType="separate"/>
            </w:r>
            <w:r w:rsidR="0034376E">
              <w:rPr>
                <w:noProof/>
                <w:webHidden/>
              </w:rPr>
              <w:t>14</w:t>
            </w:r>
            <w:r w:rsidR="0034376E">
              <w:rPr>
                <w:noProof/>
                <w:webHidden/>
              </w:rPr>
              <w:fldChar w:fldCharType="end"/>
            </w:r>
          </w:hyperlink>
        </w:p>
        <w:p w:rsidR="0034376E" w:rsidRDefault="00632046">
          <w:pPr>
            <w:pStyle w:val="Sumrio3"/>
            <w:tabs>
              <w:tab w:val="right" w:pos="9061"/>
            </w:tabs>
            <w:rPr>
              <w:noProof/>
            </w:rPr>
          </w:pPr>
          <w:hyperlink w:anchor="_Toc33461690" w:history="1">
            <w:r w:rsidR="0034376E" w:rsidRPr="00A87BCD">
              <w:rPr>
                <w:rStyle w:val="Hyperlink"/>
                <w:noProof/>
              </w:rPr>
              <w:t>2.2.1 Elementos básicos de motores de gabarito</w:t>
            </w:r>
            <w:r w:rsidR="0034376E">
              <w:rPr>
                <w:noProof/>
                <w:webHidden/>
              </w:rPr>
              <w:tab/>
            </w:r>
            <w:r w:rsidR="0034376E">
              <w:rPr>
                <w:noProof/>
                <w:webHidden/>
              </w:rPr>
              <w:fldChar w:fldCharType="begin"/>
            </w:r>
            <w:r w:rsidR="0034376E">
              <w:rPr>
                <w:noProof/>
                <w:webHidden/>
              </w:rPr>
              <w:instrText xml:space="preserve"> PAGEREF _Toc33461690 \h </w:instrText>
            </w:r>
            <w:r w:rsidR="0034376E">
              <w:rPr>
                <w:noProof/>
                <w:webHidden/>
              </w:rPr>
            </w:r>
            <w:r w:rsidR="0034376E">
              <w:rPr>
                <w:noProof/>
                <w:webHidden/>
              </w:rPr>
              <w:fldChar w:fldCharType="separate"/>
            </w:r>
            <w:r w:rsidR="0034376E">
              <w:rPr>
                <w:noProof/>
                <w:webHidden/>
              </w:rPr>
              <w:t>14</w:t>
            </w:r>
            <w:r w:rsidR="0034376E">
              <w:rPr>
                <w:noProof/>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691" w:history="1">
            <w:r w:rsidR="0034376E" w:rsidRPr="00A87BCD">
              <w:rPr>
                <w:rStyle w:val="Hyperlink"/>
                <w:noProof/>
              </w:rPr>
              <w:t>2.3 Motores de gabaritos disponíveis para utilização no mercado atual</w:t>
            </w:r>
            <w:r w:rsidR="0034376E">
              <w:rPr>
                <w:noProof/>
                <w:webHidden/>
              </w:rPr>
              <w:tab/>
            </w:r>
            <w:r w:rsidR="0034376E">
              <w:rPr>
                <w:noProof/>
                <w:webHidden/>
              </w:rPr>
              <w:fldChar w:fldCharType="begin"/>
            </w:r>
            <w:r w:rsidR="0034376E">
              <w:rPr>
                <w:noProof/>
                <w:webHidden/>
              </w:rPr>
              <w:instrText xml:space="preserve"> PAGEREF _Toc33461691 \h </w:instrText>
            </w:r>
            <w:r w:rsidR="0034376E">
              <w:rPr>
                <w:noProof/>
                <w:webHidden/>
              </w:rPr>
            </w:r>
            <w:r w:rsidR="0034376E">
              <w:rPr>
                <w:noProof/>
                <w:webHidden/>
              </w:rPr>
              <w:fldChar w:fldCharType="separate"/>
            </w:r>
            <w:r w:rsidR="0034376E">
              <w:rPr>
                <w:noProof/>
                <w:webHidden/>
              </w:rPr>
              <w:t>16</w:t>
            </w:r>
            <w:r w:rsidR="0034376E">
              <w:rPr>
                <w:noProof/>
                <w:webHidden/>
              </w:rPr>
              <w:fldChar w:fldCharType="end"/>
            </w:r>
          </w:hyperlink>
        </w:p>
        <w:p w:rsidR="0034376E" w:rsidRDefault="00632046">
          <w:pPr>
            <w:pStyle w:val="Sumrio3"/>
            <w:tabs>
              <w:tab w:val="right" w:pos="9061"/>
            </w:tabs>
            <w:rPr>
              <w:noProof/>
            </w:rPr>
          </w:pPr>
          <w:hyperlink w:anchor="_Toc33461692" w:history="1">
            <w:r w:rsidR="0034376E" w:rsidRPr="00A87BCD">
              <w:rPr>
                <w:rStyle w:val="Hyperlink"/>
                <w:noProof/>
              </w:rPr>
              <w:t>2.3.1 Apache Velocity</w:t>
            </w:r>
            <w:r w:rsidR="0034376E">
              <w:rPr>
                <w:noProof/>
                <w:webHidden/>
              </w:rPr>
              <w:tab/>
            </w:r>
            <w:r w:rsidR="0034376E">
              <w:rPr>
                <w:noProof/>
                <w:webHidden/>
              </w:rPr>
              <w:fldChar w:fldCharType="begin"/>
            </w:r>
            <w:r w:rsidR="0034376E">
              <w:rPr>
                <w:noProof/>
                <w:webHidden/>
              </w:rPr>
              <w:instrText xml:space="preserve"> PAGEREF _Toc33461692 \h </w:instrText>
            </w:r>
            <w:r w:rsidR="0034376E">
              <w:rPr>
                <w:noProof/>
                <w:webHidden/>
              </w:rPr>
            </w:r>
            <w:r w:rsidR="0034376E">
              <w:rPr>
                <w:noProof/>
                <w:webHidden/>
              </w:rPr>
              <w:fldChar w:fldCharType="separate"/>
            </w:r>
            <w:r w:rsidR="0034376E">
              <w:rPr>
                <w:noProof/>
                <w:webHidden/>
              </w:rPr>
              <w:t>16</w:t>
            </w:r>
            <w:r w:rsidR="0034376E">
              <w:rPr>
                <w:noProof/>
                <w:webHidden/>
              </w:rPr>
              <w:fldChar w:fldCharType="end"/>
            </w:r>
          </w:hyperlink>
        </w:p>
        <w:p w:rsidR="0034376E" w:rsidRDefault="00632046">
          <w:pPr>
            <w:pStyle w:val="Sumrio3"/>
            <w:tabs>
              <w:tab w:val="right" w:pos="9061"/>
            </w:tabs>
            <w:rPr>
              <w:noProof/>
            </w:rPr>
          </w:pPr>
          <w:hyperlink w:anchor="_Toc33461693" w:history="1">
            <w:r w:rsidR="0034376E" w:rsidRPr="00A87BCD">
              <w:rPr>
                <w:rStyle w:val="Hyperlink"/>
                <w:noProof/>
              </w:rPr>
              <w:t>2.3.2 Apache Freemarker</w:t>
            </w:r>
            <w:r w:rsidR="0034376E">
              <w:rPr>
                <w:noProof/>
                <w:webHidden/>
              </w:rPr>
              <w:tab/>
            </w:r>
            <w:r w:rsidR="0034376E">
              <w:rPr>
                <w:noProof/>
                <w:webHidden/>
              </w:rPr>
              <w:fldChar w:fldCharType="begin"/>
            </w:r>
            <w:r w:rsidR="0034376E">
              <w:rPr>
                <w:noProof/>
                <w:webHidden/>
              </w:rPr>
              <w:instrText xml:space="preserve"> PAGEREF _Toc33461693 \h </w:instrText>
            </w:r>
            <w:r w:rsidR="0034376E">
              <w:rPr>
                <w:noProof/>
                <w:webHidden/>
              </w:rPr>
            </w:r>
            <w:r w:rsidR="0034376E">
              <w:rPr>
                <w:noProof/>
                <w:webHidden/>
              </w:rPr>
              <w:fldChar w:fldCharType="separate"/>
            </w:r>
            <w:r w:rsidR="0034376E">
              <w:rPr>
                <w:noProof/>
                <w:webHidden/>
              </w:rPr>
              <w:t>18</w:t>
            </w:r>
            <w:r w:rsidR="0034376E">
              <w:rPr>
                <w:noProof/>
                <w:webHidden/>
              </w:rPr>
              <w:fldChar w:fldCharType="end"/>
            </w:r>
          </w:hyperlink>
        </w:p>
        <w:p w:rsidR="0034376E" w:rsidRDefault="00632046">
          <w:pPr>
            <w:pStyle w:val="Sumrio3"/>
            <w:tabs>
              <w:tab w:val="right" w:pos="9061"/>
            </w:tabs>
            <w:rPr>
              <w:noProof/>
            </w:rPr>
          </w:pPr>
          <w:hyperlink w:anchor="_Toc33461694" w:history="1">
            <w:r w:rsidR="0034376E" w:rsidRPr="00A87BCD">
              <w:rPr>
                <w:rStyle w:val="Hyperlink"/>
                <w:noProof/>
              </w:rPr>
              <w:t>2.3.3 Critérios usados na avaliação dos motores de gabaritos pesquisados</w:t>
            </w:r>
            <w:r w:rsidR="0034376E">
              <w:rPr>
                <w:noProof/>
                <w:webHidden/>
              </w:rPr>
              <w:tab/>
            </w:r>
            <w:r w:rsidR="0034376E">
              <w:rPr>
                <w:noProof/>
                <w:webHidden/>
              </w:rPr>
              <w:fldChar w:fldCharType="begin"/>
            </w:r>
            <w:r w:rsidR="0034376E">
              <w:rPr>
                <w:noProof/>
                <w:webHidden/>
              </w:rPr>
              <w:instrText xml:space="preserve"> PAGEREF _Toc33461694 \h </w:instrText>
            </w:r>
            <w:r w:rsidR="0034376E">
              <w:rPr>
                <w:noProof/>
                <w:webHidden/>
              </w:rPr>
            </w:r>
            <w:r w:rsidR="0034376E">
              <w:rPr>
                <w:noProof/>
                <w:webHidden/>
              </w:rPr>
              <w:fldChar w:fldCharType="separate"/>
            </w:r>
            <w:r w:rsidR="0034376E">
              <w:rPr>
                <w:noProof/>
                <w:webHidden/>
              </w:rPr>
              <w:t>21</w:t>
            </w:r>
            <w:r w:rsidR="0034376E">
              <w:rPr>
                <w:noProof/>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695" w:history="1">
            <w:r w:rsidR="0034376E" w:rsidRPr="00A87BCD">
              <w:rPr>
                <w:rStyle w:val="Hyperlink"/>
                <w:noProof/>
              </w:rPr>
              <w:t>2.2 Apache Maven</w:t>
            </w:r>
            <w:r w:rsidR="0034376E">
              <w:rPr>
                <w:noProof/>
                <w:webHidden/>
              </w:rPr>
              <w:tab/>
            </w:r>
            <w:r w:rsidR="0034376E">
              <w:rPr>
                <w:noProof/>
                <w:webHidden/>
              </w:rPr>
              <w:fldChar w:fldCharType="begin"/>
            </w:r>
            <w:r w:rsidR="0034376E">
              <w:rPr>
                <w:noProof/>
                <w:webHidden/>
              </w:rPr>
              <w:instrText xml:space="preserve"> PAGEREF _Toc33461695 \h </w:instrText>
            </w:r>
            <w:r w:rsidR="0034376E">
              <w:rPr>
                <w:noProof/>
                <w:webHidden/>
              </w:rPr>
            </w:r>
            <w:r w:rsidR="0034376E">
              <w:rPr>
                <w:noProof/>
                <w:webHidden/>
              </w:rPr>
              <w:fldChar w:fldCharType="separate"/>
            </w:r>
            <w:r w:rsidR="0034376E">
              <w:rPr>
                <w:noProof/>
                <w:webHidden/>
              </w:rPr>
              <w:t>21</w:t>
            </w:r>
            <w:r w:rsidR="0034376E">
              <w:rPr>
                <w:noProof/>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696" w:history="1">
            <w:r w:rsidR="0034376E" w:rsidRPr="00A87BCD">
              <w:rPr>
                <w:rStyle w:val="Hyperlink"/>
                <w:noProof/>
              </w:rPr>
              <w:t>2.4 DC.js</w:t>
            </w:r>
            <w:r w:rsidR="0034376E">
              <w:rPr>
                <w:noProof/>
                <w:webHidden/>
              </w:rPr>
              <w:tab/>
            </w:r>
            <w:r w:rsidR="0034376E">
              <w:rPr>
                <w:noProof/>
                <w:webHidden/>
              </w:rPr>
              <w:fldChar w:fldCharType="begin"/>
            </w:r>
            <w:r w:rsidR="0034376E">
              <w:rPr>
                <w:noProof/>
                <w:webHidden/>
              </w:rPr>
              <w:instrText xml:space="preserve"> PAGEREF _Toc33461696 \h </w:instrText>
            </w:r>
            <w:r w:rsidR="0034376E">
              <w:rPr>
                <w:noProof/>
                <w:webHidden/>
              </w:rPr>
            </w:r>
            <w:r w:rsidR="0034376E">
              <w:rPr>
                <w:noProof/>
                <w:webHidden/>
              </w:rPr>
              <w:fldChar w:fldCharType="separate"/>
            </w:r>
            <w:r w:rsidR="0034376E">
              <w:rPr>
                <w:noProof/>
                <w:webHidden/>
              </w:rPr>
              <w:t>23</w:t>
            </w:r>
            <w:r w:rsidR="0034376E">
              <w:rPr>
                <w:noProof/>
                <w:webHidden/>
              </w:rPr>
              <w:fldChar w:fldCharType="end"/>
            </w:r>
          </w:hyperlink>
        </w:p>
        <w:p w:rsidR="0034376E" w:rsidRDefault="00632046">
          <w:pPr>
            <w:pStyle w:val="Sumrio3"/>
            <w:tabs>
              <w:tab w:val="right" w:pos="9061"/>
            </w:tabs>
            <w:rPr>
              <w:noProof/>
            </w:rPr>
          </w:pPr>
          <w:hyperlink w:anchor="_Toc33461697" w:history="1">
            <w:r w:rsidR="0034376E" w:rsidRPr="00A87BCD">
              <w:rPr>
                <w:rStyle w:val="Hyperlink"/>
                <w:noProof/>
              </w:rPr>
              <w:t>2.4.1 Crossfilter.js</w:t>
            </w:r>
            <w:r w:rsidR="0034376E">
              <w:rPr>
                <w:noProof/>
                <w:webHidden/>
              </w:rPr>
              <w:tab/>
            </w:r>
            <w:r w:rsidR="0034376E">
              <w:rPr>
                <w:noProof/>
                <w:webHidden/>
              </w:rPr>
              <w:fldChar w:fldCharType="begin"/>
            </w:r>
            <w:r w:rsidR="0034376E">
              <w:rPr>
                <w:noProof/>
                <w:webHidden/>
              </w:rPr>
              <w:instrText xml:space="preserve"> PAGEREF _Toc33461697 \h </w:instrText>
            </w:r>
            <w:r w:rsidR="0034376E">
              <w:rPr>
                <w:noProof/>
                <w:webHidden/>
              </w:rPr>
            </w:r>
            <w:r w:rsidR="0034376E">
              <w:rPr>
                <w:noProof/>
                <w:webHidden/>
              </w:rPr>
              <w:fldChar w:fldCharType="separate"/>
            </w:r>
            <w:r w:rsidR="0034376E">
              <w:rPr>
                <w:noProof/>
                <w:webHidden/>
              </w:rPr>
              <w:t>24</w:t>
            </w:r>
            <w:r w:rsidR="0034376E">
              <w:rPr>
                <w:noProof/>
                <w:webHidden/>
              </w:rPr>
              <w:fldChar w:fldCharType="end"/>
            </w:r>
          </w:hyperlink>
        </w:p>
        <w:p w:rsidR="0034376E" w:rsidRDefault="00632046">
          <w:pPr>
            <w:pStyle w:val="Sumrio3"/>
            <w:tabs>
              <w:tab w:val="right" w:pos="9061"/>
            </w:tabs>
            <w:rPr>
              <w:noProof/>
            </w:rPr>
          </w:pPr>
          <w:hyperlink w:anchor="_Toc33461698" w:history="1">
            <w:r w:rsidR="0034376E" w:rsidRPr="00A87BCD">
              <w:rPr>
                <w:rStyle w:val="Hyperlink"/>
                <w:noProof/>
              </w:rPr>
              <w:t>2.4.2 D3.js</w:t>
            </w:r>
            <w:r w:rsidR="0034376E">
              <w:rPr>
                <w:noProof/>
                <w:webHidden/>
              </w:rPr>
              <w:tab/>
            </w:r>
            <w:r w:rsidR="0034376E">
              <w:rPr>
                <w:noProof/>
                <w:webHidden/>
              </w:rPr>
              <w:fldChar w:fldCharType="begin"/>
            </w:r>
            <w:r w:rsidR="0034376E">
              <w:rPr>
                <w:noProof/>
                <w:webHidden/>
              </w:rPr>
              <w:instrText xml:space="preserve"> PAGEREF _Toc33461698 \h </w:instrText>
            </w:r>
            <w:r w:rsidR="0034376E">
              <w:rPr>
                <w:noProof/>
                <w:webHidden/>
              </w:rPr>
            </w:r>
            <w:r w:rsidR="0034376E">
              <w:rPr>
                <w:noProof/>
                <w:webHidden/>
              </w:rPr>
              <w:fldChar w:fldCharType="separate"/>
            </w:r>
            <w:r w:rsidR="0034376E">
              <w:rPr>
                <w:noProof/>
                <w:webHidden/>
              </w:rPr>
              <w:t>24</w:t>
            </w:r>
            <w:r w:rsidR="0034376E">
              <w:rPr>
                <w:noProof/>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699" w:history="1">
            <w:r w:rsidR="0034376E" w:rsidRPr="00A87BCD">
              <w:rPr>
                <w:rStyle w:val="Hyperlink"/>
                <w:noProof/>
              </w:rPr>
              <w:t>2.5 Outras bibliotecas utilizadas neste trabalho</w:t>
            </w:r>
            <w:r w:rsidR="0034376E">
              <w:rPr>
                <w:noProof/>
                <w:webHidden/>
              </w:rPr>
              <w:tab/>
            </w:r>
            <w:r w:rsidR="0034376E">
              <w:rPr>
                <w:noProof/>
                <w:webHidden/>
              </w:rPr>
              <w:fldChar w:fldCharType="begin"/>
            </w:r>
            <w:r w:rsidR="0034376E">
              <w:rPr>
                <w:noProof/>
                <w:webHidden/>
              </w:rPr>
              <w:instrText xml:space="preserve"> PAGEREF _Toc33461699 \h </w:instrText>
            </w:r>
            <w:r w:rsidR="0034376E">
              <w:rPr>
                <w:noProof/>
                <w:webHidden/>
              </w:rPr>
            </w:r>
            <w:r w:rsidR="0034376E">
              <w:rPr>
                <w:noProof/>
                <w:webHidden/>
              </w:rPr>
              <w:fldChar w:fldCharType="separate"/>
            </w:r>
            <w:r w:rsidR="0034376E">
              <w:rPr>
                <w:noProof/>
                <w:webHidden/>
              </w:rPr>
              <w:t>24</w:t>
            </w:r>
            <w:r w:rsidR="0034376E">
              <w:rPr>
                <w:noProof/>
                <w:webHidden/>
              </w:rPr>
              <w:fldChar w:fldCharType="end"/>
            </w:r>
          </w:hyperlink>
        </w:p>
        <w:p w:rsidR="0034376E" w:rsidRDefault="00632046">
          <w:pPr>
            <w:pStyle w:val="Sumrio3"/>
            <w:tabs>
              <w:tab w:val="right" w:pos="9061"/>
            </w:tabs>
            <w:rPr>
              <w:noProof/>
            </w:rPr>
          </w:pPr>
          <w:hyperlink w:anchor="_Toc33461700" w:history="1">
            <w:r w:rsidR="0034376E" w:rsidRPr="00A87BCD">
              <w:rPr>
                <w:rStyle w:val="Hyperlink"/>
                <w:rFonts w:eastAsiaTheme="minorHAnsi"/>
                <w:noProof/>
              </w:rPr>
              <w:t>2.5.1 Apache Commons CSV</w:t>
            </w:r>
            <w:r w:rsidR="0034376E">
              <w:rPr>
                <w:noProof/>
                <w:webHidden/>
              </w:rPr>
              <w:tab/>
            </w:r>
            <w:r w:rsidR="0034376E">
              <w:rPr>
                <w:noProof/>
                <w:webHidden/>
              </w:rPr>
              <w:fldChar w:fldCharType="begin"/>
            </w:r>
            <w:r w:rsidR="0034376E">
              <w:rPr>
                <w:noProof/>
                <w:webHidden/>
              </w:rPr>
              <w:instrText xml:space="preserve"> PAGEREF _Toc33461700 \h </w:instrText>
            </w:r>
            <w:r w:rsidR="0034376E">
              <w:rPr>
                <w:noProof/>
                <w:webHidden/>
              </w:rPr>
            </w:r>
            <w:r w:rsidR="0034376E">
              <w:rPr>
                <w:noProof/>
                <w:webHidden/>
              </w:rPr>
              <w:fldChar w:fldCharType="separate"/>
            </w:r>
            <w:r w:rsidR="0034376E">
              <w:rPr>
                <w:noProof/>
                <w:webHidden/>
              </w:rPr>
              <w:t>25</w:t>
            </w:r>
            <w:r w:rsidR="0034376E">
              <w:rPr>
                <w:noProof/>
                <w:webHidden/>
              </w:rPr>
              <w:fldChar w:fldCharType="end"/>
            </w:r>
          </w:hyperlink>
        </w:p>
        <w:p w:rsidR="0034376E" w:rsidRDefault="00632046">
          <w:pPr>
            <w:pStyle w:val="Sumrio3"/>
            <w:tabs>
              <w:tab w:val="right" w:pos="9061"/>
            </w:tabs>
            <w:rPr>
              <w:noProof/>
            </w:rPr>
          </w:pPr>
          <w:hyperlink w:anchor="_Toc33461701" w:history="1">
            <w:r w:rsidR="0034376E" w:rsidRPr="00A87BCD">
              <w:rPr>
                <w:rStyle w:val="Hyperlink"/>
                <w:noProof/>
              </w:rPr>
              <w:t>2.5.2 Apache Commons IO</w:t>
            </w:r>
            <w:r w:rsidR="0034376E">
              <w:rPr>
                <w:noProof/>
                <w:webHidden/>
              </w:rPr>
              <w:tab/>
            </w:r>
            <w:r w:rsidR="0034376E">
              <w:rPr>
                <w:noProof/>
                <w:webHidden/>
              </w:rPr>
              <w:fldChar w:fldCharType="begin"/>
            </w:r>
            <w:r w:rsidR="0034376E">
              <w:rPr>
                <w:noProof/>
                <w:webHidden/>
              </w:rPr>
              <w:instrText xml:space="preserve"> PAGEREF _Toc33461701 \h </w:instrText>
            </w:r>
            <w:r w:rsidR="0034376E">
              <w:rPr>
                <w:noProof/>
                <w:webHidden/>
              </w:rPr>
            </w:r>
            <w:r w:rsidR="0034376E">
              <w:rPr>
                <w:noProof/>
                <w:webHidden/>
              </w:rPr>
              <w:fldChar w:fldCharType="separate"/>
            </w:r>
            <w:r w:rsidR="0034376E">
              <w:rPr>
                <w:noProof/>
                <w:webHidden/>
              </w:rPr>
              <w:t>25</w:t>
            </w:r>
            <w:r w:rsidR="0034376E">
              <w:rPr>
                <w:noProof/>
                <w:webHidden/>
              </w:rPr>
              <w:fldChar w:fldCharType="end"/>
            </w:r>
          </w:hyperlink>
        </w:p>
        <w:p w:rsidR="0034376E" w:rsidRDefault="00632046">
          <w:pPr>
            <w:pStyle w:val="Sumrio3"/>
            <w:tabs>
              <w:tab w:val="right" w:pos="9061"/>
            </w:tabs>
            <w:rPr>
              <w:noProof/>
            </w:rPr>
          </w:pPr>
          <w:hyperlink w:anchor="_Toc33461702" w:history="1">
            <w:r w:rsidR="0034376E" w:rsidRPr="00A87BCD">
              <w:rPr>
                <w:rStyle w:val="Hyperlink"/>
                <w:noProof/>
              </w:rPr>
              <w:t>2.5.3 Zeroturnaround ZT-ZIP</w:t>
            </w:r>
            <w:r w:rsidR="0034376E">
              <w:rPr>
                <w:noProof/>
                <w:webHidden/>
              </w:rPr>
              <w:tab/>
            </w:r>
            <w:r w:rsidR="0034376E">
              <w:rPr>
                <w:noProof/>
                <w:webHidden/>
              </w:rPr>
              <w:fldChar w:fldCharType="begin"/>
            </w:r>
            <w:r w:rsidR="0034376E">
              <w:rPr>
                <w:noProof/>
                <w:webHidden/>
              </w:rPr>
              <w:instrText xml:space="preserve"> PAGEREF _Toc33461702 \h </w:instrText>
            </w:r>
            <w:r w:rsidR="0034376E">
              <w:rPr>
                <w:noProof/>
                <w:webHidden/>
              </w:rPr>
            </w:r>
            <w:r w:rsidR="0034376E">
              <w:rPr>
                <w:noProof/>
                <w:webHidden/>
              </w:rPr>
              <w:fldChar w:fldCharType="separate"/>
            </w:r>
            <w:r w:rsidR="0034376E">
              <w:rPr>
                <w:noProof/>
                <w:webHidden/>
              </w:rPr>
              <w:t>25</w:t>
            </w:r>
            <w:r w:rsidR="0034376E">
              <w:rPr>
                <w:noProof/>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703" w:history="1">
            <w:r w:rsidR="0034376E" w:rsidRPr="00A87BCD">
              <w:rPr>
                <w:rStyle w:val="Hyperlink"/>
                <w:noProof/>
              </w:rPr>
              <w:t>2.6 JavaFX 8</w:t>
            </w:r>
            <w:r w:rsidR="0034376E">
              <w:rPr>
                <w:noProof/>
                <w:webHidden/>
              </w:rPr>
              <w:tab/>
            </w:r>
            <w:r w:rsidR="0034376E">
              <w:rPr>
                <w:noProof/>
                <w:webHidden/>
              </w:rPr>
              <w:fldChar w:fldCharType="begin"/>
            </w:r>
            <w:r w:rsidR="0034376E">
              <w:rPr>
                <w:noProof/>
                <w:webHidden/>
              </w:rPr>
              <w:instrText xml:space="preserve"> PAGEREF _Toc33461703 \h </w:instrText>
            </w:r>
            <w:r w:rsidR="0034376E">
              <w:rPr>
                <w:noProof/>
                <w:webHidden/>
              </w:rPr>
            </w:r>
            <w:r w:rsidR="0034376E">
              <w:rPr>
                <w:noProof/>
                <w:webHidden/>
              </w:rPr>
              <w:fldChar w:fldCharType="separate"/>
            </w:r>
            <w:r w:rsidR="0034376E">
              <w:rPr>
                <w:noProof/>
                <w:webHidden/>
              </w:rPr>
              <w:t>25</w:t>
            </w:r>
            <w:r w:rsidR="0034376E">
              <w:rPr>
                <w:noProof/>
                <w:webHidden/>
              </w:rPr>
              <w:fldChar w:fldCharType="end"/>
            </w:r>
          </w:hyperlink>
        </w:p>
        <w:p w:rsidR="0034376E" w:rsidRDefault="00632046">
          <w:pPr>
            <w:pStyle w:val="Sumrio1"/>
            <w:rPr>
              <w:rFonts w:asciiTheme="minorHAnsi" w:eastAsiaTheme="minorEastAsia" w:hAnsiTheme="minorHAnsi"/>
              <w:sz w:val="22"/>
              <w:lang w:eastAsia="pt-BR"/>
            </w:rPr>
          </w:pPr>
          <w:hyperlink w:anchor="_Toc33461704" w:history="1">
            <w:r w:rsidR="0034376E" w:rsidRPr="00A87BCD">
              <w:rPr>
                <w:rStyle w:val="Hyperlink"/>
              </w:rPr>
              <w:t>3 SOLUÇÕES CORRELATAS</w:t>
            </w:r>
            <w:r w:rsidR="0034376E">
              <w:rPr>
                <w:webHidden/>
              </w:rPr>
              <w:tab/>
            </w:r>
            <w:r w:rsidR="0034376E">
              <w:rPr>
                <w:webHidden/>
              </w:rPr>
              <w:fldChar w:fldCharType="begin"/>
            </w:r>
            <w:r w:rsidR="0034376E">
              <w:rPr>
                <w:webHidden/>
              </w:rPr>
              <w:instrText xml:space="preserve"> PAGEREF _Toc33461704 \h </w:instrText>
            </w:r>
            <w:r w:rsidR="0034376E">
              <w:rPr>
                <w:webHidden/>
              </w:rPr>
            </w:r>
            <w:r w:rsidR="0034376E">
              <w:rPr>
                <w:webHidden/>
              </w:rPr>
              <w:fldChar w:fldCharType="separate"/>
            </w:r>
            <w:r w:rsidR="0034376E">
              <w:rPr>
                <w:webHidden/>
              </w:rPr>
              <w:t>27</w:t>
            </w:r>
            <w:r w:rsidR="0034376E">
              <w:rPr>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705" w:history="1">
            <w:r w:rsidR="0034376E" w:rsidRPr="00A87BCD">
              <w:rPr>
                <w:rStyle w:val="Hyperlink"/>
                <w:noProof/>
              </w:rPr>
              <w:t>3.1 Qlik Sense</w:t>
            </w:r>
            <w:r w:rsidR="0034376E">
              <w:rPr>
                <w:noProof/>
                <w:webHidden/>
              </w:rPr>
              <w:tab/>
            </w:r>
            <w:r w:rsidR="0034376E">
              <w:rPr>
                <w:noProof/>
                <w:webHidden/>
              </w:rPr>
              <w:fldChar w:fldCharType="begin"/>
            </w:r>
            <w:r w:rsidR="0034376E">
              <w:rPr>
                <w:noProof/>
                <w:webHidden/>
              </w:rPr>
              <w:instrText xml:space="preserve"> PAGEREF _Toc33461705 \h </w:instrText>
            </w:r>
            <w:r w:rsidR="0034376E">
              <w:rPr>
                <w:noProof/>
                <w:webHidden/>
              </w:rPr>
            </w:r>
            <w:r w:rsidR="0034376E">
              <w:rPr>
                <w:noProof/>
                <w:webHidden/>
              </w:rPr>
              <w:fldChar w:fldCharType="separate"/>
            </w:r>
            <w:r w:rsidR="0034376E">
              <w:rPr>
                <w:noProof/>
                <w:webHidden/>
              </w:rPr>
              <w:t>27</w:t>
            </w:r>
            <w:r w:rsidR="0034376E">
              <w:rPr>
                <w:noProof/>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706" w:history="1">
            <w:r w:rsidR="0034376E" w:rsidRPr="00A87BCD">
              <w:rPr>
                <w:rStyle w:val="Hyperlink"/>
                <w:noProof/>
              </w:rPr>
              <w:t>3.2 Tableau Desktop</w:t>
            </w:r>
            <w:r w:rsidR="0034376E">
              <w:rPr>
                <w:noProof/>
                <w:webHidden/>
              </w:rPr>
              <w:tab/>
            </w:r>
            <w:r w:rsidR="0034376E">
              <w:rPr>
                <w:noProof/>
                <w:webHidden/>
              </w:rPr>
              <w:fldChar w:fldCharType="begin"/>
            </w:r>
            <w:r w:rsidR="0034376E">
              <w:rPr>
                <w:noProof/>
                <w:webHidden/>
              </w:rPr>
              <w:instrText xml:space="preserve"> PAGEREF _Toc33461706 \h </w:instrText>
            </w:r>
            <w:r w:rsidR="0034376E">
              <w:rPr>
                <w:noProof/>
                <w:webHidden/>
              </w:rPr>
            </w:r>
            <w:r w:rsidR="0034376E">
              <w:rPr>
                <w:noProof/>
                <w:webHidden/>
              </w:rPr>
              <w:fldChar w:fldCharType="separate"/>
            </w:r>
            <w:r w:rsidR="0034376E">
              <w:rPr>
                <w:noProof/>
                <w:webHidden/>
              </w:rPr>
              <w:t>28</w:t>
            </w:r>
            <w:r w:rsidR="0034376E">
              <w:rPr>
                <w:noProof/>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707" w:history="1">
            <w:r w:rsidR="0034376E" w:rsidRPr="00A87BCD">
              <w:rPr>
                <w:rStyle w:val="Hyperlink"/>
                <w:noProof/>
              </w:rPr>
              <w:t>3.3 Microsoft Power BI</w:t>
            </w:r>
            <w:r w:rsidR="0034376E">
              <w:rPr>
                <w:noProof/>
                <w:webHidden/>
              </w:rPr>
              <w:tab/>
            </w:r>
            <w:r w:rsidR="0034376E">
              <w:rPr>
                <w:noProof/>
                <w:webHidden/>
              </w:rPr>
              <w:fldChar w:fldCharType="begin"/>
            </w:r>
            <w:r w:rsidR="0034376E">
              <w:rPr>
                <w:noProof/>
                <w:webHidden/>
              </w:rPr>
              <w:instrText xml:space="preserve"> PAGEREF _Toc33461707 \h </w:instrText>
            </w:r>
            <w:r w:rsidR="0034376E">
              <w:rPr>
                <w:noProof/>
                <w:webHidden/>
              </w:rPr>
            </w:r>
            <w:r w:rsidR="0034376E">
              <w:rPr>
                <w:noProof/>
                <w:webHidden/>
              </w:rPr>
              <w:fldChar w:fldCharType="separate"/>
            </w:r>
            <w:r w:rsidR="0034376E">
              <w:rPr>
                <w:noProof/>
                <w:webHidden/>
              </w:rPr>
              <w:t>30</w:t>
            </w:r>
            <w:r w:rsidR="0034376E">
              <w:rPr>
                <w:noProof/>
                <w:webHidden/>
              </w:rPr>
              <w:fldChar w:fldCharType="end"/>
            </w:r>
          </w:hyperlink>
        </w:p>
        <w:p w:rsidR="0034376E" w:rsidRDefault="00632046">
          <w:pPr>
            <w:pStyle w:val="Sumrio1"/>
            <w:rPr>
              <w:rFonts w:asciiTheme="minorHAnsi" w:eastAsiaTheme="minorEastAsia" w:hAnsiTheme="minorHAnsi"/>
              <w:sz w:val="22"/>
              <w:lang w:eastAsia="pt-BR"/>
            </w:rPr>
          </w:pPr>
          <w:hyperlink w:anchor="_Toc33461708" w:history="1">
            <w:r w:rsidR="0034376E" w:rsidRPr="00A87BCD">
              <w:rPr>
                <w:rStyle w:val="Hyperlink"/>
              </w:rPr>
              <w:t>4 Desenvolvimento do Protótipo</w:t>
            </w:r>
            <w:r w:rsidR="0034376E">
              <w:rPr>
                <w:webHidden/>
              </w:rPr>
              <w:tab/>
            </w:r>
            <w:r w:rsidR="0034376E">
              <w:rPr>
                <w:webHidden/>
              </w:rPr>
              <w:fldChar w:fldCharType="begin"/>
            </w:r>
            <w:r w:rsidR="0034376E">
              <w:rPr>
                <w:webHidden/>
              </w:rPr>
              <w:instrText xml:space="preserve"> PAGEREF _Toc33461708 \h </w:instrText>
            </w:r>
            <w:r w:rsidR="0034376E">
              <w:rPr>
                <w:webHidden/>
              </w:rPr>
            </w:r>
            <w:r w:rsidR="0034376E">
              <w:rPr>
                <w:webHidden/>
              </w:rPr>
              <w:fldChar w:fldCharType="separate"/>
            </w:r>
            <w:r w:rsidR="0034376E">
              <w:rPr>
                <w:webHidden/>
              </w:rPr>
              <w:t>31</w:t>
            </w:r>
            <w:r w:rsidR="0034376E">
              <w:rPr>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709" w:history="1">
            <w:r w:rsidR="0034376E" w:rsidRPr="00A87BCD">
              <w:rPr>
                <w:rStyle w:val="Hyperlink"/>
                <w:noProof/>
              </w:rPr>
              <w:t>4.1 - Descrição Geral</w:t>
            </w:r>
            <w:r w:rsidR="0034376E">
              <w:rPr>
                <w:noProof/>
                <w:webHidden/>
              </w:rPr>
              <w:tab/>
            </w:r>
            <w:r w:rsidR="0034376E">
              <w:rPr>
                <w:noProof/>
                <w:webHidden/>
              </w:rPr>
              <w:fldChar w:fldCharType="begin"/>
            </w:r>
            <w:r w:rsidR="0034376E">
              <w:rPr>
                <w:noProof/>
                <w:webHidden/>
              </w:rPr>
              <w:instrText xml:space="preserve"> PAGEREF _Toc33461709 \h </w:instrText>
            </w:r>
            <w:r w:rsidR="0034376E">
              <w:rPr>
                <w:noProof/>
                <w:webHidden/>
              </w:rPr>
            </w:r>
            <w:r w:rsidR="0034376E">
              <w:rPr>
                <w:noProof/>
                <w:webHidden/>
              </w:rPr>
              <w:fldChar w:fldCharType="separate"/>
            </w:r>
            <w:r w:rsidR="0034376E">
              <w:rPr>
                <w:noProof/>
                <w:webHidden/>
              </w:rPr>
              <w:t>31</w:t>
            </w:r>
            <w:r w:rsidR="0034376E">
              <w:rPr>
                <w:noProof/>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710" w:history="1">
            <w:r w:rsidR="0034376E" w:rsidRPr="00A87BCD">
              <w:rPr>
                <w:rStyle w:val="Hyperlink"/>
                <w:noProof/>
              </w:rPr>
              <w:t>4.2 Descrição das Etapas de Desenvolvimento</w:t>
            </w:r>
            <w:r w:rsidR="0034376E">
              <w:rPr>
                <w:noProof/>
                <w:webHidden/>
              </w:rPr>
              <w:tab/>
            </w:r>
            <w:r w:rsidR="0034376E">
              <w:rPr>
                <w:noProof/>
                <w:webHidden/>
              </w:rPr>
              <w:fldChar w:fldCharType="begin"/>
            </w:r>
            <w:r w:rsidR="0034376E">
              <w:rPr>
                <w:noProof/>
                <w:webHidden/>
              </w:rPr>
              <w:instrText xml:space="preserve"> PAGEREF _Toc33461710 \h </w:instrText>
            </w:r>
            <w:r w:rsidR="0034376E">
              <w:rPr>
                <w:noProof/>
                <w:webHidden/>
              </w:rPr>
            </w:r>
            <w:r w:rsidR="0034376E">
              <w:rPr>
                <w:noProof/>
                <w:webHidden/>
              </w:rPr>
              <w:fldChar w:fldCharType="separate"/>
            </w:r>
            <w:r w:rsidR="0034376E">
              <w:rPr>
                <w:noProof/>
                <w:webHidden/>
              </w:rPr>
              <w:t>32</w:t>
            </w:r>
            <w:r w:rsidR="0034376E">
              <w:rPr>
                <w:noProof/>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711" w:history="1">
            <w:r w:rsidR="0034376E" w:rsidRPr="00A87BCD">
              <w:rPr>
                <w:rStyle w:val="Hyperlink"/>
                <w:noProof/>
              </w:rPr>
              <w:t>4.3 – Levantamento dos Requisitos</w:t>
            </w:r>
            <w:r w:rsidR="0034376E">
              <w:rPr>
                <w:noProof/>
                <w:webHidden/>
              </w:rPr>
              <w:tab/>
            </w:r>
            <w:r w:rsidR="0034376E">
              <w:rPr>
                <w:noProof/>
                <w:webHidden/>
              </w:rPr>
              <w:fldChar w:fldCharType="begin"/>
            </w:r>
            <w:r w:rsidR="0034376E">
              <w:rPr>
                <w:noProof/>
                <w:webHidden/>
              </w:rPr>
              <w:instrText xml:space="preserve"> PAGEREF _Toc33461711 \h </w:instrText>
            </w:r>
            <w:r w:rsidR="0034376E">
              <w:rPr>
                <w:noProof/>
                <w:webHidden/>
              </w:rPr>
            </w:r>
            <w:r w:rsidR="0034376E">
              <w:rPr>
                <w:noProof/>
                <w:webHidden/>
              </w:rPr>
              <w:fldChar w:fldCharType="separate"/>
            </w:r>
            <w:r w:rsidR="0034376E">
              <w:rPr>
                <w:noProof/>
                <w:webHidden/>
              </w:rPr>
              <w:t>32</w:t>
            </w:r>
            <w:r w:rsidR="0034376E">
              <w:rPr>
                <w:noProof/>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712" w:history="1">
            <w:r w:rsidR="0034376E" w:rsidRPr="00A87BCD">
              <w:rPr>
                <w:rStyle w:val="Hyperlink"/>
                <w:noProof/>
              </w:rPr>
              <w:t>4.4 – Modelo de Casos de Uso</w:t>
            </w:r>
            <w:r w:rsidR="0034376E">
              <w:rPr>
                <w:noProof/>
                <w:webHidden/>
              </w:rPr>
              <w:tab/>
            </w:r>
            <w:r w:rsidR="0034376E">
              <w:rPr>
                <w:noProof/>
                <w:webHidden/>
              </w:rPr>
              <w:fldChar w:fldCharType="begin"/>
            </w:r>
            <w:r w:rsidR="0034376E">
              <w:rPr>
                <w:noProof/>
                <w:webHidden/>
              </w:rPr>
              <w:instrText xml:space="preserve"> PAGEREF _Toc33461712 \h </w:instrText>
            </w:r>
            <w:r w:rsidR="0034376E">
              <w:rPr>
                <w:noProof/>
                <w:webHidden/>
              </w:rPr>
            </w:r>
            <w:r w:rsidR="0034376E">
              <w:rPr>
                <w:noProof/>
                <w:webHidden/>
              </w:rPr>
              <w:fldChar w:fldCharType="separate"/>
            </w:r>
            <w:r w:rsidR="0034376E">
              <w:rPr>
                <w:noProof/>
                <w:webHidden/>
              </w:rPr>
              <w:t>33</w:t>
            </w:r>
            <w:r w:rsidR="0034376E">
              <w:rPr>
                <w:noProof/>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713" w:history="1">
            <w:r w:rsidR="0034376E" w:rsidRPr="00A87BCD">
              <w:rPr>
                <w:rStyle w:val="Hyperlink"/>
                <w:noProof/>
              </w:rPr>
              <w:t>4.5 Modelagem de classes</w:t>
            </w:r>
            <w:r w:rsidR="0034376E">
              <w:rPr>
                <w:noProof/>
                <w:webHidden/>
              </w:rPr>
              <w:tab/>
            </w:r>
            <w:r w:rsidR="0034376E">
              <w:rPr>
                <w:noProof/>
                <w:webHidden/>
              </w:rPr>
              <w:fldChar w:fldCharType="begin"/>
            </w:r>
            <w:r w:rsidR="0034376E">
              <w:rPr>
                <w:noProof/>
                <w:webHidden/>
              </w:rPr>
              <w:instrText xml:space="preserve"> PAGEREF _Toc33461713 \h </w:instrText>
            </w:r>
            <w:r w:rsidR="0034376E">
              <w:rPr>
                <w:noProof/>
                <w:webHidden/>
              </w:rPr>
            </w:r>
            <w:r w:rsidR="0034376E">
              <w:rPr>
                <w:noProof/>
                <w:webHidden/>
              </w:rPr>
              <w:fldChar w:fldCharType="separate"/>
            </w:r>
            <w:r w:rsidR="0034376E">
              <w:rPr>
                <w:noProof/>
                <w:webHidden/>
              </w:rPr>
              <w:t>35</w:t>
            </w:r>
            <w:r w:rsidR="0034376E">
              <w:rPr>
                <w:noProof/>
                <w:webHidden/>
              </w:rPr>
              <w:fldChar w:fldCharType="end"/>
            </w:r>
          </w:hyperlink>
        </w:p>
        <w:p w:rsidR="0034376E" w:rsidRDefault="00632046">
          <w:pPr>
            <w:pStyle w:val="Sumrio2"/>
            <w:rPr>
              <w:rFonts w:asciiTheme="minorHAnsi" w:eastAsiaTheme="minorEastAsia" w:hAnsiTheme="minorHAnsi"/>
              <w:noProof/>
              <w:sz w:val="22"/>
              <w:lang w:eastAsia="pt-BR"/>
            </w:rPr>
          </w:pPr>
          <w:hyperlink w:anchor="_Toc33461714" w:history="1">
            <w:r w:rsidR="0034376E" w:rsidRPr="00A87BCD">
              <w:rPr>
                <w:rStyle w:val="Hyperlink"/>
                <w:noProof/>
              </w:rPr>
              <w:t>4.6 Modelagem dinâmica</w:t>
            </w:r>
            <w:r w:rsidR="0034376E">
              <w:rPr>
                <w:noProof/>
                <w:webHidden/>
              </w:rPr>
              <w:tab/>
            </w:r>
            <w:r w:rsidR="0034376E">
              <w:rPr>
                <w:noProof/>
                <w:webHidden/>
              </w:rPr>
              <w:fldChar w:fldCharType="begin"/>
            </w:r>
            <w:r w:rsidR="0034376E">
              <w:rPr>
                <w:noProof/>
                <w:webHidden/>
              </w:rPr>
              <w:instrText xml:space="preserve"> PAGEREF _Toc33461714 \h </w:instrText>
            </w:r>
            <w:r w:rsidR="0034376E">
              <w:rPr>
                <w:noProof/>
                <w:webHidden/>
              </w:rPr>
            </w:r>
            <w:r w:rsidR="0034376E">
              <w:rPr>
                <w:noProof/>
                <w:webHidden/>
              </w:rPr>
              <w:fldChar w:fldCharType="separate"/>
            </w:r>
            <w:r w:rsidR="0034376E">
              <w:rPr>
                <w:noProof/>
                <w:webHidden/>
              </w:rPr>
              <w:t>37</w:t>
            </w:r>
            <w:r w:rsidR="0034376E">
              <w:rPr>
                <w:noProof/>
                <w:webHidden/>
              </w:rPr>
              <w:fldChar w:fldCharType="end"/>
            </w:r>
          </w:hyperlink>
        </w:p>
        <w:p w:rsidR="0034376E" w:rsidRDefault="00632046">
          <w:pPr>
            <w:pStyle w:val="Sumrio1"/>
            <w:rPr>
              <w:rFonts w:asciiTheme="minorHAnsi" w:eastAsiaTheme="minorEastAsia" w:hAnsiTheme="minorHAnsi"/>
              <w:sz w:val="22"/>
              <w:lang w:eastAsia="pt-BR"/>
            </w:rPr>
          </w:pPr>
          <w:hyperlink w:anchor="_Toc33461715" w:history="1">
            <w:r w:rsidR="0034376E" w:rsidRPr="00A87BCD">
              <w:rPr>
                <w:rStyle w:val="Hyperlink"/>
              </w:rPr>
              <w:t>5 REFERÊNCIAS</w:t>
            </w:r>
            <w:r w:rsidR="0034376E">
              <w:rPr>
                <w:webHidden/>
              </w:rPr>
              <w:tab/>
            </w:r>
            <w:r w:rsidR="0034376E">
              <w:rPr>
                <w:webHidden/>
              </w:rPr>
              <w:fldChar w:fldCharType="begin"/>
            </w:r>
            <w:r w:rsidR="0034376E">
              <w:rPr>
                <w:webHidden/>
              </w:rPr>
              <w:instrText xml:space="preserve"> PAGEREF _Toc33461715 \h </w:instrText>
            </w:r>
            <w:r w:rsidR="0034376E">
              <w:rPr>
                <w:webHidden/>
              </w:rPr>
            </w:r>
            <w:r w:rsidR="0034376E">
              <w:rPr>
                <w:webHidden/>
              </w:rPr>
              <w:fldChar w:fldCharType="separate"/>
            </w:r>
            <w:r w:rsidR="0034376E">
              <w:rPr>
                <w:webHidden/>
              </w:rPr>
              <w:t>40</w:t>
            </w:r>
            <w:r w:rsidR="0034376E">
              <w:rPr>
                <w:webHidden/>
              </w:rPr>
              <w:fldChar w:fldCharType="end"/>
            </w:r>
          </w:hyperlink>
        </w:p>
        <w:p w:rsidR="001A1AE7" w:rsidRDefault="001A1AE7">
          <w:r>
            <w:rPr>
              <w:b/>
              <w:bCs/>
            </w:rPr>
            <w:fldChar w:fldCharType="end"/>
          </w:r>
        </w:p>
      </w:sdtContent>
    </w:sdt>
    <w:p w:rsidR="0005095E" w:rsidRPr="002B2829" w:rsidRDefault="0005095E" w:rsidP="00562A7B">
      <w:pPr>
        <w:jc w:val="left"/>
        <w:rPr>
          <w:rFonts w:cs="Times New Roman"/>
          <w:b/>
          <w:sz w:val="28"/>
          <w:szCs w:val="24"/>
        </w:rPr>
      </w:pPr>
      <w:r w:rsidRPr="002B2829">
        <w:rPr>
          <w:rFonts w:cs="Times New Roman"/>
          <w:b/>
          <w:sz w:val="28"/>
          <w:szCs w:val="24"/>
        </w:rPr>
        <w:br w:type="page"/>
      </w:r>
    </w:p>
    <w:p w:rsidR="0005095E" w:rsidRDefault="003232F1" w:rsidP="00085A27">
      <w:pPr>
        <w:pStyle w:val="Ttulo1"/>
      </w:pPr>
      <w:bookmarkStart w:id="5" w:name="_Toc498681696"/>
      <w:bookmarkStart w:id="6" w:name="_Toc33461681"/>
      <w:proofErr w:type="gramStart"/>
      <w:r>
        <w:lastRenderedPageBreak/>
        <w:t>1</w:t>
      </w:r>
      <w:proofErr w:type="gramEnd"/>
      <w:r>
        <w:t xml:space="preserve"> </w:t>
      </w:r>
      <w:r w:rsidR="00EF0057" w:rsidRPr="002B2829">
        <w:t>INTRODUÇÃO</w:t>
      </w:r>
      <w:bookmarkEnd w:id="5"/>
      <w:bookmarkEnd w:id="6"/>
    </w:p>
    <w:p w:rsidR="00085A27" w:rsidRPr="00085A27" w:rsidRDefault="00085A27" w:rsidP="00085A27"/>
    <w:p w:rsidR="008E5A73" w:rsidRDefault="00D0465E">
      <w:pPr>
        <w:ind w:firstLine="567"/>
        <w:rPr>
          <w:del w:id="7" w:author="Glauber Matteis Gadelha" w:date="2018-10-27T08:08:00Z"/>
        </w:rPr>
        <w:pPrChange w:id="8" w:author="glaubergad" w:date="2019-03-04T20:22:00Z">
          <w:pPr>
            <w:pStyle w:val="Paragrafo-Artigo"/>
            <w:spacing w:line="360" w:lineRule="auto"/>
            <w:ind w:firstLine="1134"/>
          </w:pPr>
        </w:pPrChange>
      </w:pPr>
      <w:r w:rsidRPr="002B2829">
        <w:t>A evolução tecnológica, além de muitas vantagens e confortos, nos trouxe algo que ao mesmo tempo</w:t>
      </w:r>
      <w:r w:rsidR="00085A27">
        <w:t xml:space="preserve"> é</w:t>
      </w:r>
      <w:r w:rsidRPr="002B2829">
        <w:t xml:space="preserve"> valioso</w:t>
      </w:r>
      <w:r w:rsidR="001522DA">
        <w:t xml:space="preserve"> e assustador</w:t>
      </w:r>
      <w:r w:rsidRPr="002B2829">
        <w:t xml:space="preserve">: </w:t>
      </w:r>
      <w:del w:id="9" w:author="Glauber Matteis Gadelha" w:date="2018-10-27T08:02:00Z">
        <w:r w:rsidRPr="002B2829" w:rsidDel="00F6358D">
          <w:delText xml:space="preserve">: O </w:delText>
        </w:r>
      </w:del>
      <w:ins w:id="10" w:author="Aluno" w:date="2018-10-25T20:47:00Z">
        <w:del w:id="11" w:author="Glauber Matteis Gadelha" w:date="2018-10-27T08:02:00Z">
          <w:r w:rsidRPr="002B2829" w:rsidDel="00F6358D">
            <w:delText>o</w:delText>
          </w:r>
        </w:del>
      </w:ins>
      <w:ins w:id="12" w:author="Glauber Matteis Gadelha" w:date="2018-10-27T08:02:00Z">
        <w:r w:rsidRPr="002B2829">
          <w:t xml:space="preserve"> o</w:t>
        </w:r>
      </w:ins>
      <w:ins w:id="13" w:author="Aluno" w:date="2018-10-25T20:47:00Z">
        <w:del w:id="14" w:author="Glauber Matteis Gadelha" w:date="2018-10-27T08:02:00Z">
          <w:r w:rsidRPr="002B2829" w:rsidDel="00F6358D">
            <w:delText xml:space="preserve"> </w:delText>
          </w:r>
        </w:del>
      </w:ins>
      <w:ins w:id="15" w:author="Glauber Matteis Gadelha" w:date="2018-10-27T08:18:00Z">
        <w:r w:rsidRPr="002B2829">
          <w:t xml:space="preserve"> </w:t>
        </w:r>
      </w:ins>
      <w:r w:rsidRPr="002B2829">
        <w:t>acúmulo minuto a minuto de massas de dados cada vez maiores</w:t>
      </w:r>
      <w:ins w:id="16" w:author="Glauber Matteis Gadelha" w:date="2018-10-27T08:08:00Z">
        <w:r w:rsidRPr="002B2829">
          <w:t>.</w:t>
        </w:r>
        <w:r w:rsidRPr="002B2829" w:rsidDel="00F6358D">
          <w:t xml:space="preserve"> </w:t>
        </w:r>
      </w:ins>
      <w:del w:id="17" w:author="Glauber Matteis Gadelha" w:date="2018-10-27T08:08:00Z">
        <w:r w:rsidRPr="002B2829" w:rsidDel="00F6358D">
          <w:delText xml:space="preserve"> que, apesar de serem difíceis de manipular e analisar trazem em suas entrelinhas informações altamente úteis e que podem trazer vantagens competitivas ainda difíceis de mensurar com precisão.</w:delText>
        </w:r>
      </w:del>
    </w:p>
    <w:p w:rsidR="008E5A73" w:rsidRDefault="00D0465E">
      <w:pPr>
        <w:pPrChange w:id="18" w:author="glaubergad" w:date="2019-03-04T20:22:00Z">
          <w:pPr>
            <w:pStyle w:val="Paragrafo-Artigo"/>
            <w:spacing w:line="360" w:lineRule="auto"/>
            <w:ind w:firstLine="1134"/>
          </w:pPr>
        </w:pPrChange>
      </w:pPr>
      <w:del w:id="19" w:author="Glauber Matteis Gadelha" w:date="2018-10-27T08:08:00Z">
        <w:r w:rsidRPr="002B2829" w:rsidDel="00F6358D">
          <w:delText>Há alguns anos, e de forma crescente, c</w:delText>
        </w:r>
      </w:del>
      <w:ins w:id="20" w:author="Glauber Matteis Gadelha" w:date="2018-10-27T08:08:00Z">
        <w:r w:rsidRPr="002B2829">
          <w:t>C</w:t>
        </w:r>
      </w:ins>
      <w:r w:rsidRPr="002B2829">
        <w:t>ientistas da Tecnologia da Informação, Matemáticos e estatísticos vem trabalhando em sofisticadas técnicas voltadas a encontrar padrões nessas massas de dados, transformando caos em informação útil.</w:t>
      </w:r>
      <w:r w:rsidR="00946982">
        <w:t xml:space="preserve"> </w:t>
      </w:r>
      <w:r w:rsidRPr="002B2829">
        <w:t>Ainda assim</w:t>
      </w:r>
      <w:del w:id="21" w:author="Glauber Matteis Gadelha" w:date="2018-10-27T08:03:00Z">
        <w:r w:rsidRPr="002B2829" w:rsidDel="00F6358D">
          <w:delText>, a informação em grandes volumes torna difícil a leitura e análise destes relatórios. Os</w:delText>
        </w:r>
      </w:del>
      <w:ins w:id="22" w:author="Glauber Matteis Gadelha" w:date="2018-10-27T08:03:00Z">
        <w:r w:rsidRPr="002B2829">
          <w:t>, os</w:t>
        </w:r>
      </w:ins>
      <w:r w:rsidRPr="002B2829">
        <w:t xml:space="preserve"> volumes são tamanhos que </w:t>
      </w:r>
      <w:ins w:id="23" w:author="Glauber Matteis Gadelha" w:date="2018-10-27T08:04:00Z">
        <w:r w:rsidRPr="002B2829">
          <w:t>inviabilizam</w:t>
        </w:r>
      </w:ins>
      <w:del w:id="24" w:author="Glauber Matteis Gadelha" w:date="2018-10-27T08:04:00Z">
        <w:r w:rsidRPr="002B2829" w:rsidDel="00F6358D">
          <w:delText>que tornam uma tarefa hercúlea essa análise, inviabilizando</w:delText>
        </w:r>
      </w:del>
      <w:r w:rsidRPr="002B2829">
        <w:t xml:space="preserve"> o entendimento</w:t>
      </w:r>
      <w:ins w:id="25" w:author="Glauber Matteis Gadelha" w:date="2018-10-27T08:04:00Z">
        <w:r w:rsidRPr="002B2829">
          <w:t xml:space="preserve"> de certos relat</w:t>
        </w:r>
      </w:ins>
      <w:ins w:id="26" w:author="Glauber Matteis Gadelha" w:date="2018-10-27T08:05:00Z">
        <w:r w:rsidRPr="002B2829">
          <w:t>órios</w:t>
        </w:r>
      </w:ins>
      <w:r w:rsidRPr="002B2829">
        <w:t xml:space="preserve">. </w:t>
      </w:r>
    </w:p>
    <w:p w:rsidR="008B0A58" w:rsidRDefault="00946982" w:rsidP="00946982">
      <w:pPr>
        <w:ind w:firstLine="567"/>
        <w:rPr>
          <w:del w:id="27" w:author="Glauber Matteis Gadelha" w:date="2018-10-27T08:05:00Z"/>
        </w:rPr>
      </w:pPr>
      <w:r>
        <w:tab/>
      </w:r>
      <w:del w:id="28" w:author="Glauber Matteis Gadelha" w:date="2018-10-27T08:05:00Z">
        <w:r w:rsidR="00D0465E" w:rsidRPr="002B2829" w:rsidDel="00F6358D">
          <w:delText>Mesmo bem organizadas e indexadas, listagens de informação mineirada podem ter constatações importantíssimas que passarão despercebidas a olhos com pouco ou nenhum conhecimento da área de estatística.</w:delText>
        </w:r>
      </w:del>
    </w:p>
    <w:p w:rsidR="008E5A73" w:rsidRDefault="00D0465E">
      <w:pPr>
        <w:pPrChange w:id="29" w:author="glaubergad" w:date="2019-03-04T20:22:00Z">
          <w:pPr>
            <w:pStyle w:val="Paragrafo-Artigo"/>
            <w:spacing w:line="360" w:lineRule="auto"/>
            <w:ind w:firstLine="1134"/>
          </w:pPr>
        </w:pPrChange>
      </w:pPr>
      <w:r w:rsidRPr="002B2829">
        <w:t xml:space="preserve">Para minimizar o problema, </w:t>
      </w:r>
      <w:del w:id="30" w:author="Glauber Matteis Gadelha" w:date="2018-10-27T08:05:00Z">
        <w:r w:rsidRPr="002B2829" w:rsidDel="00F6358D">
          <w:delText>,</w:delText>
        </w:r>
      </w:del>
      <w:del w:id="31" w:author="Glauber Matteis Gadelha" w:date="2018-10-27T08:14:00Z">
        <w:r w:rsidRPr="002B2829" w:rsidDel="00F659A2">
          <w:delText xml:space="preserve"> </w:delText>
        </w:r>
      </w:del>
      <w:r w:rsidRPr="002B2829">
        <w:t xml:space="preserve">tem se empregado </w:t>
      </w:r>
      <w:del w:id="32" w:author="Glauber Matteis Gadelha" w:date="2018-10-27T08:05:00Z">
        <w:r w:rsidRPr="002B2829" w:rsidDel="00F6358D">
          <w:delText xml:space="preserve">cada vez mais, </w:delText>
        </w:r>
      </w:del>
      <w:r w:rsidRPr="002B2829">
        <w:t>formas de apresentação de informações sintetizadas em</w:t>
      </w:r>
      <w:ins w:id="33" w:author="Glauber Matteis Gadelha" w:date="2018-10-27T08:06:00Z">
        <w:r w:rsidRPr="002B2829">
          <w:t xml:space="preserve"> quadros</w:t>
        </w:r>
      </w:ins>
      <w:r w:rsidRPr="002B2829">
        <w:t xml:space="preserve"> gráficos</w:t>
      </w:r>
      <w:r w:rsidR="00085A27">
        <w:t>, chamados Dashboards</w:t>
      </w:r>
      <w:r w:rsidRPr="002B2829">
        <w:t>, que entregam um resumo visual de</w:t>
      </w:r>
      <w:del w:id="34" w:author="Glauber Matteis Gadelha" w:date="2018-10-27T08:06:00Z">
        <w:r w:rsidRPr="002B2829" w:rsidDel="00F6358D">
          <w:delText>, muitas vezes,</w:delText>
        </w:r>
      </w:del>
      <w:r w:rsidRPr="002B2829">
        <w:t xml:space="preserve"> </w:t>
      </w:r>
      <w:r w:rsidR="00067EDF">
        <w:t>centenas, muitas vezes milhares</w:t>
      </w:r>
      <w:r w:rsidR="00946982">
        <w:t xml:space="preserve"> de linhas de um</w:t>
      </w:r>
      <w:r w:rsidRPr="002B2829">
        <w:t xml:space="preserve"> </w:t>
      </w:r>
      <w:r w:rsidR="00946982">
        <w:t>conjunto de dados</w:t>
      </w:r>
      <w:r w:rsidRPr="002B2829">
        <w:t>. Isso</w:t>
      </w:r>
      <w:del w:id="35" w:author="Glauber Matteis Gadelha" w:date="2018-10-27T08:07:00Z">
        <w:r w:rsidRPr="002B2829" w:rsidDel="00F6358D">
          <w:delText xml:space="preserve">, obviamente, </w:delText>
        </w:r>
      </w:del>
      <w:ins w:id="36" w:author="Glauber Matteis Gadelha" w:date="2018-10-27T08:10:00Z">
        <w:r w:rsidRPr="002B2829">
          <w:t xml:space="preserve"> </w:t>
        </w:r>
      </w:ins>
      <w:r w:rsidRPr="002B2829">
        <w:t>facilita o entendimento e suporta de forma mais simples e direta a tomada de decisão.</w:t>
      </w:r>
    </w:p>
    <w:p w:rsidR="008E5A73" w:rsidRDefault="0059335C">
      <w:pPr>
        <w:rPr>
          <w:del w:id="37" w:author="Glauber Matteis Gadelha" w:date="2018-10-27T08:14:00Z"/>
        </w:rPr>
        <w:pPrChange w:id="38" w:author="glaubergad" w:date="2019-03-04T20:22:00Z">
          <w:pPr>
            <w:pStyle w:val="Paragrafo-Artigo"/>
            <w:spacing w:line="360" w:lineRule="auto"/>
            <w:ind w:firstLine="1134"/>
          </w:pPr>
        </w:pPrChange>
      </w:pPr>
      <w:r>
        <w:tab/>
      </w:r>
      <w:del w:id="39" w:author="Glauber Matteis Gadelha" w:date="2018-10-27T08:14:00Z">
        <w:r w:rsidR="00D0465E" w:rsidRPr="002B2829" w:rsidDel="00F659A2">
          <w:delText>No mercado corporativo, esse esforço evoluiu de tabelas e gráficos feitos à mão para as planilhas eletrônicas, como Lotus 123 e mais recentemente e ainda bastante utilizada atualmente a Microsoft Excel. Porém, com os sistemas gerenciadores de bancos de dados tomando o lugar de destaque como principal ferramenta de armazenamento de dados em massa, o desenvolvimento de aplicações para manipulação e apresentação destes dados tem evoluído a cada ano.</w:delText>
        </w:r>
      </w:del>
    </w:p>
    <w:p w:rsidR="008E5A73" w:rsidRDefault="00D0465E">
      <w:pPr>
        <w:pPrChange w:id="40" w:author="glaubergad" w:date="2019-03-04T20:22:00Z">
          <w:pPr>
            <w:pStyle w:val="Paragrafo-Artigo"/>
            <w:spacing w:line="360" w:lineRule="auto"/>
            <w:ind w:firstLine="1134"/>
          </w:pPr>
        </w:pPrChange>
      </w:pPr>
      <w:r w:rsidRPr="002B2829">
        <w:t xml:space="preserve">Mesmo com </w:t>
      </w:r>
      <w:r w:rsidR="007F57D1">
        <w:t>evolução das</w:t>
      </w:r>
      <w:r w:rsidRPr="002B2829">
        <w:t xml:space="preserve"> linguagens de programação </w:t>
      </w:r>
      <w:r w:rsidR="007F57D1">
        <w:t>além da</w:t>
      </w:r>
      <w:r w:rsidRPr="002B2829">
        <w:t xml:space="preserve"> expan</w:t>
      </w:r>
      <w:r w:rsidR="007F57D1">
        <w:t>sã</w:t>
      </w:r>
      <w:r w:rsidRPr="002B2829">
        <w:t xml:space="preserve">o </w:t>
      </w:r>
      <w:r w:rsidR="00A80778">
        <w:t xml:space="preserve">de </w:t>
      </w:r>
      <w:r w:rsidRPr="002B2829">
        <w:t>sua</w:t>
      </w:r>
      <w:r w:rsidR="00A80778">
        <w:t>s</w:t>
      </w:r>
      <w:r w:rsidRPr="002B2829">
        <w:t xml:space="preserve"> biblioteca</w:t>
      </w:r>
      <w:r w:rsidR="00A80778">
        <w:t>s</w:t>
      </w:r>
      <w:r w:rsidRPr="002B2829">
        <w:t xml:space="preserve"> de Interfaces de Aplicações para Programação, comumente chamadas APIs, ainda é trabalhoso desenvolver a camada de apresentação de dados de forma gráfica e dinâmica. Uma página JSP</w:t>
      </w:r>
      <w:r w:rsidR="00085A27">
        <w:t>,</w:t>
      </w:r>
      <w:r w:rsidRPr="002B2829">
        <w:t xml:space="preserve"> ASP </w:t>
      </w:r>
      <w:r w:rsidR="00085A27">
        <w:t xml:space="preserve">ou até mesmo HTML puro, </w:t>
      </w:r>
      <w:r w:rsidRPr="002B2829">
        <w:t>contend</w:t>
      </w:r>
      <w:r w:rsidR="00085A27">
        <w:t>o um dashboard que sintetiza em uma página web</w:t>
      </w:r>
      <w:del w:id="41" w:author="Glauber Matteis Gadelha" w:date="2018-10-27T08:15:00Z">
        <w:r w:rsidRPr="002B2829" w:rsidDel="00F659A2">
          <w:delText>, com diversos tipos de apresentações,</w:delText>
        </w:r>
      </w:del>
      <w:r w:rsidRPr="002B2829">
        <w:t xml:space="preserve"> um conjunto de informações de um relatório de pesquisa em banco de dados requer algumas centenas de linhas de código</w:t>
      </w:r>
      <w:del w:id="42" w:author="Glauber Matteis Gadelha" w:date="2018-10-27T08:15:00Z">
        <w:r w:rsidRPr="002B2829" w:rsidDel="00F659A2">
          <w:delText>, ainda que se utilizem frameworks que facilitam bastante este serviço</w:delText>
        </w:r>
      </w:del>
      <w:r w:rsidRPr="002B2829">
        <w:t xml:space="preserve">. </w:t>
      </w:r>
    </w:p>
    <w:p w:rsidR="008E5A73" w:rsidRDefault="00085A27">
      <w:pPr>
        <w:rPr>
          <w:del w:id="43" w:author="Glauber Matteis Gadelha" w:date="2018-10-27T08:15:00Z"/>
        </w:rPr>
        <w:pPrChange w:id="44" w:author="glaubergad" w:date="2019-03-04T20:22:00Z">
          <w:pPr>
            <w:pStyle w:val="Paragrafo-Artigo"/>
            <w:spacing w:line="360" w:lineRule="auto"/>
            <w:ind w:firstLine="1134"/>
          </w:pPr>
        </w:pPrChange>
      </w:pPr>
      <w:r>
        <w:tab/>
      </w:r>
      <w:del w:id="45" w:author="Glauber Matteis Gadelha" w:date="2018-10-27T08:15:00Z">
        <w:r w:rsidR="00D0465E" w:rsidRPr="002B2829" w:rsidDel="00F659A2">
          <w:delText>São blocos padronizados, misturando tags e conteúdo HTML às marcações típicas das linguagens de apresentação para aplicações web, mas que devem ser inseridos sempre que se faz necessário construir essas saídas para o usuário.</w:delText>
        </w:r>
      </w:del>
    </w:p>
    <w:p w:rsidR="008E5A73" w:rsidRDefault="00D0465E">
      <w:pPr>
        <w:pPrChange w:id="46" w:author="glaubergad" w:date="2019-03-04T20:22:00Z">
          <w:pPr>
            <w:pStyle w:val="Paragrafo-Artigo"/>
            <w:spacing w:line="360" w:lineRule="auto"/>
            <w:ind w:firstLine="1134"/>
          </w:pPr>
        </w:pPrChange>
      </w:pPr>
      <w:bookmarkStart w:id="47" w:name="_Toc498681698"/>
      <w:r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Pr="002B2829">
        <w:t xml:space="preserve"> sustentam a necessidade de pesquisa no campo da geração r</w:t>
      </w:r>
      <w:r w:rsidR="00017328">
        <w:t>ápida e eficiente de relatórios</w:t>
      </w:r>
      <w:r w:rsidR="002C4EB9">
        <w:t xml:space="preserve"> gráficos</w:t>
      </w:r>
      <w:r w:rsidRPr="002B2829">
        <w:t xml:space="preserve">. Isto, se feito apropriadamente, reduz a quantidade de falhas de projeto e deixa a equipe de programadores e analistas </w:t>
      </w:r>
      <w:r w:rsidR="002C4EB9">
        <w:t>mais livres</w:t>
      </w:r>
      <w:r w:rsidRPr="002B2829">
        <w:t xml:space="preserve"> para tratar regras de negócio e complexidades típicas de 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615B2E" w:rsidRPr="00615B2E">
        <w:rPr>
          <w:noProof/>
        </w:rPr>
        <w:t>(LUCRÉDIO, 2009)</w:t>
      </w:r>
      <w:r w:rsidR="003F07EB">
        <w:rPr>
          <w:rStyle w:val="Refdenotaderodap"/>
          <w:rFonts w:ascii="Times New Roman" w:hAnsi="Times New Roman" w:cs="Times New Roman"/>
        </w:rPr>
        <w:fldChar w:fldCharType="end"/>
      </w:r>
      <w:r w:rsidRPr="002B2829">
        <w:t>.</w:t>
      </w:r>
    </w:p>
    <w:p w:rsidR="008E5A73" w:rsidRDefault="00D0465E">
      <w:pPr>
        <w:ind w:firstLine="709"/>
        <w:pPrChange w:id="48" w:author="glaubergad" w:date="2019-03-04T20:22:00Z">
          <w:pPr>
            <w:pStyle w:val="Paragrafo-Artigo"/>
            <w:spacing w:line="360" w:lineRule="auto"/>
            <w:ind w:firstLine="1134"/>
          </w:pPr>
        </w:pPrChange>
      </w:pPr>
      <w:r w:rsidRPr="002B2829">
        <w:t xml:space="preserve">Poder </w:t>
      </w:r>
      <w:del w:id="49" w:author="Glauber Matteis Gadelha" w:date="2018-10-27T08:12:00Z">
        <w:r w:rsidRPr="002B2829" w:rsidDel="00F659A2">
          <w:delText xml:space="preserve">se </w:delText>
        </w:r>
      </w:del>
      <w:r w:rsidRPr="002B2829">
        <w:t>utilizar</w:t>
      </w:r>
      <w:ins w:id="50" w:author="Aluno" w:date="2018-10-25T20:50:00Z">
        <w:del w:id="51" w:author="Glauber Matteis Gadelha" w:date="2018-10-27T08:12:00Z">
          <w:r w:rsidRPr="002B2829" w:rsidDel="00F659A2">
            <w:delText>-se</w:delText>
          </w:r>
        </w:del>
      </w:ins>
      <w:ins w:id="52" w:author="Glauber Matteis Gadelha" w:date="2018-10-27T08:12:00Z">
        <w:r w:rsidRPr="002B2829">
          <w:t>-se</w:t>
        </w:r>
      </w:ins>
      <w:r w:rsidRPr="002B2829">
        <w:t xml:space="preserve"> de bibliotecas ou até mesmo programas standalone que ger</w:t>
      </w:r>
      <w:r w:rsidR="009E32CC">
        <w:t>e</w:t>
      </w:r>
      <w:r w:rsidRPr="002B2829">
        <w:t xml:space="preserve">m código a partir de um conjunto de definições feitas </w:t>
      </w:r>
      <w:r w:rsidR="00067EDF">
        <w:t xml:space="preserve">previamente </w:t>
      </w:r>
      <w:r w:rsidRPr="002B2829">
        <w:t xml:space="preserve">pelo usuário, o que pode ser chamado de um assistente ou </w:t>
      </w:r>
      <w:r w:rsidRPr="000A639D">
        <w:rPr>
          <w:i/>
        </w:rPr>
        <w:t>wizard</w:t>
      </w:r>
      <w:r w:rsidRPr="002B2829">
        <w:t xml:space="preserve">, reduz uma etapa trabalhosa e significante do esforço total de desenvolvimento de um sistema completo ou de módulos de um sistema </w:t>
      </w:r>
      <w:r w:rsidR="009E32CC" w:rsidRPr="002B2829">
        <w:t>maior.</w:t>
      </w:r>
      <w:r w:rsidR="002478DD">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Pr="002B2829">
        <w:t>.</w:t>
      </w:r>
      <w:r w:rsidR="007C38BC">
        <w:t xml:space="preserve"> Com um esforço inicial que pode ser razoavelmente grande, pode-se reduzir ou até mesmo eliminar o </w:t>
      </w:r>
      <w:r w:rsidR="007C38BC">
        <w:lastRenderedPageBreak/>
        <w:t>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 que, recebendo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Dashboard que apresente de forma clara e com filtragem dinâmica o resumo destes. </w:t>
      </w:r>
    </w:p>
    <w:p w:rsidR="008E5A73" w:rsidRDefault="008E5A73">
      <w:pPr>
        <w:rPr>
          <w:rFonts w:eastAsia="Calibri"/>
          <w:szCs w:val="24"/>
        </w:rPr>
        <w:pPrChange w:id="53" w:author="glaubergad" w:date="2019-03-04T20:22:00Z">
          <w:pPr>
            <w:spacing w:after="160" w:line="240" w:lineRule="auto"/>
            <w:jc w:val="left"/>
          </w:pPr>
        </w:pPrChange>
      </w:pPr>
    </w:p>
    <w:p w:rsidR="00D0465E" w:rsidRDefault="00D0465E" w:rsidP="006E3AD4">
      <w:pPr>
        <w:pStyle w:val="Ttulo2"/>
        <w:numPr>
          <w:ilvl w:val="1"/>
          <w:numId w:val="14"/>
        </w:numPr>
      </w:pPr>
      <w:bookmarkStart w:id="54" w:name="_Toc33461682"/>
      <w:bookmarkEnd w:id="47"/>
      <w:r w:rsidRPr="002B2829">
        <w:t>Objetivo</w:t>
      </w:r>
      <w:r w:rsidR="00AC2A32">
        <w:t xml:space="preserve"> e delimitação de escopo</w:t>
      </w:r>
      <w:bookmarkEnd w:id="54"/>
    </w:p>
    <w:p w:rsidR="006E3AD4" w:rsidRPr="006E3AD4" w:rsidRDefault="006E3AD4" w:rsidP="006E3AD4"/>
    <w:p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Pr>
          <w:rFonts w:cs="Times New Roman"/>
        </w:rPr>
        <w:t>desktop</w:t>
      </w:r>
      <w:r w:rsidR="00E0648B">
        <w:rPr>
          <w:rFonts w:cs="Times New Roman"/>
        </w:rPr>
        <w:t>s</w:t>
      </w:r>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qualquer usuário comum com um arquivo </w:t>
      </w:r>
      <w:r w:rsidR="00035B0C">
        <w:rPr>
          <w:rFonts w:cs="Times New Roman"/>
        </w:rPr>
        <w:t xml:space="preserve">CSV </w:t>
      </w:r>
      <w:r w:rsidR="00600FD0">
        <w:rPr>
          <w:rFonts w:cs="Times New Roman"/>
        </w:rPr>
        <w:t xml:space="preserve">(Comma Separated Values, ou Valores separados por vírgula) </w:t>
      </w:r>
      <w:r w:rsidR="00C85C22">
        <w:rPr>
          <w:rFonts w:cs="Times New Roman"/>
        </w:rPr>
        <w:t>contendo um conjunto de dados</w:t>
      </w:r>
      <w:r w:rsidRPr="002B2829">
        <w:rPr>
          <w:rFonts w:cs="Times New Roman"/>
        </w:rPr>
        <w:t xml:space="preserve">, </w:t>
      </w:r>
      <w:r w:rsidR="00C85C22">
        <w:rPr>
          <w:rFonts w:cs="Times New Roman"/>
        </w:rPr>
        <w:t>a geração de</w:t>
      </w:r>
      <w:r w:rsidRPr="002B2829">
        <w:rPr>
          <w:rFonts w:cs="Times New Roman"/>
        </w:rPr>
        <w:t xml:space="preserve"> </w:t>
      </w:r>
      <w:del w:id="55" w:author="Aluno" w:date="2018-10-25T20:51:00Z">
        <w:r w:rsidRPr="002B2829" w:rsidDel="002B180E">
          <w:rPr>
            <w:rFonts w:cs="Times New Roman"/>
          </w:rPr>
          <w:delText xml:space="preserve">um </w:delText>
        </w:r>
      </w:del>
      <w:ins w:id="56" w:author="Aluno" w:date="2018-10-25T20:51:00Z">
        <w:r w:rsidRPr="002B2829">
          <w:rPr>
            <w:rFonts w:cs="Times New Roman"/>
          </w:rPr>
          <w:t xml:space="preserve">painéis de informações gerenciais </w:t>
        </w:r>
        <w:del w:id="57" w:author="Glauber Matteis Gadelha" w:date="2018-10-27T08:19:00Z">
          <w:r w:rsidRPr="002B2829" w:rsidDel="00F659A2">
            <w:rPr>
              <w:rFonts w:cs="Times New Roman"/>
            </w:rPr>
            <w:delText>(</w:delText>
          </w:r>
        </w:del>
      </w:ins>
      <w:ins w:id="58" w:author="Glauber Matteis Gadelha" w:date="2018-10-27T08:19:00Z">
        <w:r w:rsidRPr="002B2829">
          <w:rPr>
            <w:rFonts w:cs="Times New Roman"/>
          </w:rPr>
          <w:t>(</w:t>
        </w:r>
      </w:ins>
      <w:del w:id="59" w:author="glaubergad" w:date="2019-03-04T20:24:00Z">
        <w:r w:rsidRPr="002B2829" w:rsidDel="00482FD5">
          <w:rPr>
            <w:rFonts w:cs="Times New Roman"/>
            <w:i/>
          </w:rPr>
          <w:delText>dashboard</w:delText>
        </w:r>
      </w:del>
      <w:ins w:id="60" w:author="Glauber Matteis Gadelha" w:date="2018-10-27T08:11:00Z">
        <w:del w:id="61" w:author="glaubergad" w:date="2019-03-04T20:24:00Z">
          <w:r w:rsidRPr="002B2829" w:rsidDel="00482FD5">
            <w:rPr>
              <w:rFonts w:cs="Times New Roman"/>
              <w:i/>
            </w:rPr>
            <w:delText>s</w:delText>
          </w:r>
        </w:del>
      </w:ins>
      <w:ins w:id="62" w:author="glaubergad" w:date="2019-03-04T20:24:00Z">
        <w:r w:rsidR="00482FD5" w:rsidRPr="002B2829">
          <w:rPr>
            <w:rFonts w:cs="Times New Roman"/>
            <w:i/>
          </w:rPr>
          <w:t>Dashboards</w:t>
        </w:r>
      </w:ins>
      <w:ins w:id="63" w:author="Aluno" w:date="2018-10-25T20:51:00Z">
        <w:del w:id="64" w:author="Glauber Matteis Gadelha" w:date="2018-10-27T08:19:00Z">
          <w:r w:rsidRPr="002B2829" w:rsidDel="00F659A2">
            <w:rPr>
              <w:rFonts w:cs="Times New Roman"/>
            </w:rPr>
            <w:delText>)</w:delText>
          </w:r>
        </w:del>
      </w:ins>
      <w:ins w:id="65" w:author="Glauber Matteis Gadelha" w:date="2018-10-27T08:19:00Z">
        <w:r w:rsidRPr="002B2829">
          <w:rPr>
            <w:rFonts w:cs="Times New Roman"/>
          </w:rPr>
          <w:t>)</w:t>
        </w:r>
      </w:ins>
      <w:r w:rsidRPr="002B2829">
        <w:rPr>
          <w:rFonts w:cs="Times New Roman"/>
        </w:rPr>
        <w:t xml:space="preserve"> para representação de</w:t>
      </w:r>
      <w:r w:rsidR="00035B0C">
        <w:rPr>
          <w:rFonts w:cs="Times New Roman"/>
        </w:rPr>
        <w:t>stes</w:t>
      </w:r>
      <w:r w:rsidRPr="002B2829">
        <w:rPr>
          <w:rFonts w:cs="Times New Roman"/>
        </w:rPr>
        <w:t xml:space="preserve"> dados</w:t>
      </w:r>
      <w:ins w:id="66" w:author="Aluno" w:date="2018-10-25T20:52:00Z">
        <w:r w:rsidRPr="002B2829">
          <w:rPr>
            <w:rFonts w:cs="Times New Roman"/>
          </w:rPr>
          <w:t>.</w:t>
        </w:r>
      </w:ins>
      <w:r w:rsidR="00017328">
        <w:rPr>
          <w:rFonts w:cs="Times New Roman"/>
        </w:rPr>
        <w:t xml:space="preserve"> </w:t>
      </w:r>
    </w:p>
    <w:p w:rsidR="00AC2A32" w:rsidRDefault="00AC2A32" w:rsidP="00AC2A32">
      <w:pPr>
        <w:ind w:firstLine="567"/>
        <w:rPr>
          <w:rFonts w:cs="Times New Roman"/>
        </w:rPr>
      </w:pPr>
      <w:r>
        <w:rPr>
          <w:rFonts w:cs="Times New Roman"/>
        </w:rPr>
        <w:t>Esta aplicação permitirá ao usuário escolher entre três tipos diferentes de gráficos: gráfico tipo Pizza, gráfico tipo Linha e gráfico tipo Barras Horizontais. Permitirá também dois tipos de reduções: A redução por contagem do total de incidências de um atributo e a redução por somatória, usando um atributo especificado como chave e a somatória de um segundo atributo especificado como valor.</w:t>
      </w:r>
    </w:p>
    <w:p w:rsidR="00B80B81" w:rsidRDefault="00930555" w:rsidP="00AC2A32">
      <w:pPr>
        <w:ind w:firstLine="567"/>
      </w:pPr>
      <w:r>
        <w:rPr>
          <w:rFonts w:cs="Times New Roman"/>
        </w:rPr>
        <w:t>O</w:t>
      </w:r>
      <w:r w:rsidR="00017328">
        <w:rPr>
          <w:rFonts w:cs="Times New Roman"/>
        </w:rPr>
        <w:t xml:space="preserve"> </w:t>
      </w:r>
      <w:r>
        <w:rPr>
          <w:rFonts w:cs="Times New Roman"/>
        </w:rPr>
        <w:t>gabarito</w:t>
      </w:r>
      <w:r w:rsidR="00017328">
        <w:rPr>
          <w:rFonts w:cs="Times New Roman"/>
        </w:rPr>
        <w:t xml:space="preserve"> </w:t>
      </w:r>
      <w:r>
        <w:rPr>
          <w:rFonts w:cs="Times New Roman"/>
        </w:rPr>
        <w:t xml:space="preserve">trata-se de um arquivo contendo </w:t>
      </w:r>
      <w:proofErr w:type="spellStart"/>
      <w:r>
        <w:rPr>
          <w:rFonts w:cs="Times New Roman"/>
        </w:rPr>
        <w:t>tags</w:t>
      </w:r>
      <w:proofErr w:type="spellEnd"/>
      <w:r>
        <w:rPr>
          <w:rFonts w:cs="Times New Roman"/>
        </w:rPr>
        <w:t xml:space="preserve"> HTML e scripts Javascript estáticos, entremeado a marcações</w:t>
      </w:r>
      <w:r w:rsidR="00017328">
        <w:rPr>
          <w:rFonts w:cs="Times New Roman"/>
        </w:rPr>
        <w:t xml:space="preserve"> </w:t>
      </w:r>
      <w:r>
        <w:rPr>
          <w:rFonts w:cs="Times New Roman"/>
        </w:rPr>
        <w:t>da</w:t>
      </w:r>
      <w:r w:rsidR="00017328">
        <w:rPr>
          <w:rFonts w:cs="Times New Roman"/>
        </w:rPr>
        <w:t xml:space="preserve"> linguagem de </w:t>
      </w:r>
      <w:proofErr w:type="spellStart"/>
      <w:r w:rsidR="00017328">
        <w:rPr>
          <w:rFonts w:cs="Times New Roman"/>
        </w:rPr>
        <w:t>template</w:t>
      </w:r>
      <w:proofErr w:type="spellEnd"/>
      <w:r w:rsidR="00017328">
        <w:rPr>
          <w:rFonts w:cs="Times New Roman"/>
        </w:rPr>
        <w:t xml:space="preserve"> Apache </w:t>
      </w:r>
      <w:proofErr w:type="spellStart"/>
      <w:proofErr w:type="gramStart"/>
      <w:r w:rsidR="00017328">
        <w:rPr>
          <w:rFonts w:cs="Times New Roman"/>
        </w:rPr>
        <w:t>FreeMarker</w:t>
      </w:r>
      <w:proofErr w:type="spellEnd"/>
      <w:proofErr w:type="gramEnd"/>
      <w:r>
        <w:rPr>
          <w:rFonts w:cs="Times New Roman"/>
        </w:rPr>
        <w:t xml:space="preserve"> para o conteúdo a ser preenchido em tempo de execução. Os </w:t>
      </w:r>
      <w:ins w:id="67" w:author="Aluno" w:date="2018-10-25T20:52:00Z">
        <w:r w:rsidR="00D0465E" w:rsidRPr="002B2829">
          <w:rPr>
            <w:rFonts w:cs="Times New Roman"/>
          </w:rPr>
          <w:t>painéis</w:t>
        </w:r>
      </w:ins>
      <w:r w:rsidR="00017328">
        <w:rPr>
          <w:rFonts w:cs="Times New Roman"/>
        </w:rPr>
        <w:t xml:space="preserve"> gerados</w:t>
      </w:r>
      <w:r>
        <w:rPr>
          <w:rFonts w:cs="Times New Roman"/>
        </w:rPr>
        <w:t xml:space="preserve"> na saída</w:t>
      </w:r>
      <w:ins w:id="68" w:author="Aluno" w:date="2018-10-25T20:52:00Z">
        <w:r w:rsidR="00D0465E" w:rsidRPr="002B2829">
          <w:rPr>
            <w:rFonts w:cs="Times New Roman"/>
          </w:rPr>
          <w:t xml:space="preserve"> são codificados</w:t>
        </w:r>
      </w:ins>
      <w:r w:rsidR="00D0465E" w:rsidRPr="002B2829">
        <w:rPr>
          <w:rFonts w:cs="Times New Roman"/>
        </w:rPr>
        <w:t xml:space="preserve"> </w:t>
      </w:r>
      <w:r w:rsidR="00017328">
        <w:rPr>
          <w:rFonts w:cs="Times New Roman"/>
        </w:rPr>
        <w:t>em</w:t>
      </w:r>
      <w:r w:rsidR="00D0465E" w:rsidRPr="002B2829">
        <w:rPr>
          <w:rFonts w:cs="Times New Roman"/>
        </w:rPr>
        <w:t xml:space="preserve"> HMTL5</w:t>
      </w:r>
      <w:r w:rsidR="00C85C22">
        <w:rPr>
          <w:rFonts w:cs="Times New Roman"/>
        </w:rPr>
        <w:t xml:space="preserve"> </w:t>
      </w:r>
      <w:r>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w:t>
      </w:r>
      <w:proofErr w:type="gramStart"/>
      <w:r w:rsidR="00017328">
        <w:rPr>
          <w:rFonts w:cs="Times New Roman"/>
        </w:rPr>
        <w:t>DC.</w:t>
      </w:r>
      <w:proofErr w:type="gramEnd"/>
      <w:r w:rsidR="00017328">
        <w:rPr>
          <w:rFonts w:cs="Times New Roman"/>
        </w:rPr>
        <w:t>js, Crossfilter.js e D3.js</w:t>
      </w:r>
      <w:r w:rsidR="00CE2402">
        <w:rPr>
          <w:rFonts w:cs="Times New Roman"/>
        </w:rPr>
        <w:t xml:space="preserve"> se encarregam de aplicar os filtros dinâmicos e gerar os </w:t>
      </w:r>
      <w:proofErr w:type="spellStart"/>
      <w:r w:rsidR="00CE2402">
        <w:rPr>
          <w:rFonts w:cs="Times New Roman"/>
        </w:rPr>
        <w:t>canvas</w:t>
      </w:r>
      <w:proofErr w:type="spellEnd"/>
      <w:r w:rsidR="00CE2402">
        <w:rPr>
          <w:rFonts w:cs="Times New Roman"/>
        </w:rPr>
        <w:t xml:space="preserve"> com gráficos SVG</w:t>
      </w:r>
      <w:r w:rsidR="00D0465E" w:rsidRPr="002B2829">
        <w:rPr>
          <w:rFonts w:cs="Times New Roman"/>
        </w:rPr>
        <w:t>.</w:t>
      </w:r>
    </w:p>
    <w:p w:rsidR="00846DD4" w:rsidRPr="00B80B81" w:rsidRDefault="00846DD4" w:rsidP="00AC2A32">
      <w:pPr>
        <w:ind w:firstLine="567"/>
        <w:rPr>
          <w:rFonts w:cs="Times New Roman"/>
        </w:rPr>
      </w:pPr>
      <w:r>
        <w:t xml:space="preserve">A interface gráfica de interação usuário / aplicação foi desenvolvida usando </w:t>
      </w:r>
      <w:proofErr w:type="spellStart"/>
      <w:proofErr w:type="gramStart"/>
      <w:r>
        <w:t>JavaFX</w:t>
      </w:r>
      <w:proofErr w:type="spellEnd"/>
      <w:proofErr w:type="gramEnd"/>
      <w:r>
        <w:t xml:space="preserve"> 8.</w:t>
      </w:r>
    </w:p>
    <w:p w:rsidR="00930555" w:rsidRDefault="00930555">
      <w:pPr>
        <w:spacing w:after="160" w:line="240" w:lineRule="auto"/>
        <w:jc w:val="left"/>
      </w:pPr>
      <w:r>
        <w:br w:type="page"/>
      </w:r>
    </w:p>
    <w:p w:rsidR="00D0465E" w:rsidRDefault="00017328" w:rsidP="00846DD4">
      <w:pPr>
        <w:pStyle w:val="Ttulo2"/>
        <w:numPr>
          <w:ilvl w:val="1"/>
          <w:numId w:val="14"/>
        </w:numPr>
      </w:pPr>
      <w:bookmarkStart w:id="69" w:name="_Toc33461683"/>
      <w:r w:rsidRPr="001E2AB8">
        <w:lastRenderedPageBreak/>
        <w:t>Procedimentos metodológicos</w:t>
      </w:r>
      <w:bookmarkEnd w:id="69"/>
    </w:p>
    <w:p w:rsidR="00846DD4" w:rsidRPr="00846DD4" w:rsidRDefault="00846DD4" w:rsidP="00846DD4"/>
    <w:p w:rsidR="00D0465E" w:rsidRDefault="009A6CCF" w:rsidP="009A6CCF">
      <w:pPr>
        <w:rPr>
          <w:rFonts w:cs="Times New Roman"/>
          <w:szCs w:val="24"/>
        </w:rPr>
      </w:pPr>
      <w:r>
        <w:rPr>
          <w:rFonts w:cs="Times New Roman"/>
          <w:szCs w:val="24"/>
        </w:rPr>
        <w:tab/>
        <w:t xml:space="preserve">O trabalho foi conduzido em </w:t>
      </w:r>
      <w:del w:id="70" w:author="glaubergad" w:date="2019-02-23T11:00:00Z">
        <w:r w:rsidDel="003620C0">
          <w:rPr>
            <w:rFonts w:cs="Times New Roman"/>
            <w:szCs w:val="24"/>
          </w:rPr>
          <w:delText xml:space="preserve">3 </w:delText>
        </w:r>
      </w:del>
      <w:ins w:id="71" w:author="glaubergad" w:date="2019-02-23T11:00:00Z">
        <w:r w:rsidR="003620C0">
          <w:rPr>
            <w:rFonts w:cs="Times New Roman"/>
            <w:szCs w:val="24"/>
          </w:rPr>
          <w:t xml:space="preserve">três </w:t>
        </w:r>
      </w:ins>
      <w:r>
        <w:rPr>
          <w:rFonts w:cs="Times New Roman"/>
          <w:szCs w:val="24"/>
        </w:rPr>
        <w:t xml:space="preserve">etapas. </w:t>
      </w:r>
      <w:r w:rsidR="00930555">
        <w:rPr>
          <w:rFonts w:cs="Times New Roman"/>
          <w:szCs w:val="24"/>
        </w:rPr>
        <w:t>No primeiro momento</w:t>
      </w:r>
      <w:r>
        <w:rPr>
          <w:rFonts w:cs="Times New Roman"/>
          <w:szCs w:val="24"/>
        </w:rPr>
        <w:t xml:space="preserve"> foi feita investigação de literatura e trabalhos acadêmicos </w:t>
      </w:r>
      <w:r w:rsidR="006D2F59">
        <w:rPr>
          <w:rFonts w:cs="Times New Roman"/>
          <w:szCs w:val="24"/>
        </w:rPr>
        <w:t xml:space="preserve">a fim </w:t>
      </w:r>
      <w:r>
        <w:rPr>
          <w:rFonts w:cs="Times New Roman"/>
          <w:szCs w:val="24"/>
        </w:rPr>
        <w:t xml:space="preserve">fundamentar teoricamente a aplicação, </w:t>
      </w:r>
      <w:r w:rsidR="006D2F59">
        <w:rPr>
          <w:rFonts w:cs="Times New Roman"/>
          <w:szCs w:val="24"/>
        </w:rPr>
        <w:t>abordando</w:t>
      </w:r>
      <w:r w:rsidR="0017439B">
        <w:rPr>
          <w:rFonts w:cs="Times New Roman"/>
          <w:szCs w:val="24"/>
        </w:rPr>
        <w:t xml:space="preserve"> 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técnicas e ferramentas para apresentação de dados em formato dashboard em aplicações web.</w:t>
      </w:r>
    </w:p>
    <w:p w:rsidR="006D2F59" w:rsidRDefault="006D2F59" w:rsidP="009A6CCF">
      <w:pPr>
        <w:rPr>
          <w:rFonts w:cs="Times New Roman"/>
          <w:szCs w:val="24"/>
        </w:rPr>
      </w:pPr>
      <w:r>
        <w:rPr>
          <w:rFonts w:cs="Times New Roman"/>
          <w:szCs w:val="24"/>
        </w:rPr>
        <w:tab/>
        <w:t xml:space="preserve">Na etapa </w:t>
      </w:r>
      <w:del w:id="72" w:author="glaubergad" w:date="2019-02-23T11:01:00Z">
        <w:r w:rsidDel="003620C0">
          <w:rPr>
            <w:rFonts w:cs="Times New Roman"/>
            <w:szCs w:val="24"/>
          </w:rPr>
          <w:delText>posterior</w:delText>
        </w:r>
      </w:del>
      <w:ins w:id="73" w:author="glaubergad" w:date="2019-02-23T11:01:00Z">
        <w:r w:rsidR="003620C0">
          <w:rPr>
            <w:rFonts w:cs="Times New Roman"/>
            <w:szCs w:val="24"/>
          </w:rPr>
          <w:t>seguinte</w:t>
        </w:r>
      </w:ins>
      <w:r>
        <w:rPr>
          <w:rFonts w:cs="Times New Roman"/>
          <w:szCs w:val="24"/>
        </w:rPr>
        <w:t>, foi feita a análise e modelagem da aplicação, utilizando-se de algumas técnicas já consolidadas de engenharia de software.</w:t>
      </w:r>
    </w:p>
    <w:p w:rsidR="006D2F59" w:rsidRPr="009A6CCF" w:rsidRDefault="006D2F59" w:rsidP="009A6CCF">
      <w:pPr>
        <w:rPr>
          <w:rFonts w:cs="Times New Roman"/>
          <w:szCs w:val="24"/>
        </w:rPr>
      </w:pPr>
      <w:r>
        <w:rPr>
          <w:rFonts w:cs="Times New Roman"/>
          <w:szCs w:val="24"/>
        </w:rPr>
        <w:tab/>
        <w:t>Na etapa final, a aplicação foi desenvolvida aplicando as tecnologias e métodos investigados nas etapas anteriores, testada e validada.</w:t>
      </w:r>
    </w:p>
    <w:p w:rsidR="00194846" w:rsidRPr="002B2829" w:rsidRDefault="00194846" w:rsidP="00F319EF">
      <w:pPr>
        <w:rPr>
          <w:rFonts w:cs="Times New Roman"/>
        </w:rPr>
      </w:pPr>
    </w:p>
    <w:p w:rsidR="009C07DD" w:rsidRDefault="006D2F59" w:rsidP="006D2F59">
      <w:pPr>
        <w:pStyle w:val="Ttulo2"/>
      </w:pPr>
      <w:bookmarkStart w:id="74" w:name="_Toc498681701"/>
      <w:bookmarkStart w:id="75" w:name="_Toc33461684"/>
      <w:proofErr w:type="gramStart"/>
      <w:r>
        <w:t>1.</w:t>
      </w:r>
      <w:r w:rsidR="00735E60">
        <w:t>3</w:t>
      </w:r>
      <w:r>
        <w:t xml:space="preserve"> </w:t>
      </w:r>
      <w:bookmarkEnd w:id="74"/>
      <w:r>
        <w:t>Organização</w:t>
      </w:r>
      <w:proofErr w:type="gramEnd"/>
      <w:r>
        <w:t xml:space="preserve"> do trabalho</w:t>
      </w:r>
      <w:bookmarkEnd w:id="75"/>
    </w:p>
    <w:p w:rsidR="006D2F59" w:rsidRDefault="006D2F59" w:rsidP="006D2F59">
      <w:r>
        <w:tab/>
        <w:t>Este trabalho de conclusão de curso foi organizado como segue descrito abaixo:</w:t>
      </w:r>
    </w:p>
    <w:p w:rsidR="00C85C22" w:rsidRDefault="006D2F59" w:rsidP="00C85C22">
      <w:r>
        <w:tab/>
        <w:t xml:space="preserve">No capítulo 2 é descrita toda a </w:t>
      </w:r>
      <w:r w:rsidR="00215658">
        <w:t xml:space="preserve">fundamentação teórica e técnica para o trabalho. Compreende </w:t>
      </w:r>
      <w:r w:rsidR="0009356F">
        <w:t>uma introdução a</w:t>
      </w:r>
      <w:r w:rsidR="00215658">
        <w:t>o reuso de software,</w:t>
      </w:r>
      <w:r w:rsidR="00AF6828">
        <w:t xml:space="preserve"> </w:t>
      </w:r>
      <w:r w:rsidR="0009356F">
        <w:t>programação generati</w:t>
      </w:r>
      <w:r w:rsidR="00E0648B">
        <w:t>va e geração de código a partir</w:t>
      </w:r>
      <w:r w:rsidR="0009356F">
        <w:t xml:space="preserve"> de linguagens de gabarito</w:t>
      </w:r>
      <w:r w:rsidR="00AF6828">
        <w:t>,</w:t>
      </w:r>
      <w:r w:rsidR="00215658">
        <w:t xml:space="preserve"> a</w:t>
      </w:r>
      <w:r w:rsidR="007B5358">
        <w:t xml:space="preserve"> descrição resumida do histórico e vantagens </w:t>
      </w:r>
      <w:r w:rsidR="00BB54E9">
        <w:t>do motor de gabaritos</w:t>
      </w:r>
      <w:r w:rsidR="00215658">
        <w:t xml:space="preserve"> Apache </w:t>
      </w:r>
      <w:proofErr w:type="spellStart"/>
      <w:proofErr w:type="gramStart"/>
      <w:r w:rsidR="00215658">
        <w:t>FreeMarker</w:t>
      </w:r>
      <w:proofErr w:type="spellEnd"/>
      <w:proofErr w:type="gramEnd"/>
      <w:r w:rsidR="0009356F">
        <w:t xml:space="preserve">, </w:t>
      </w:r>
      <w:r w:rsidR="00215658">
        <w:t xml:space="preserve"> e as bibliotecas DC.js, Crossfilter.js e D3.js, responsáveis por apresentar os dados de forma gráfica e dinâmica em páginas HTML</w:t>
      </w:r>
      <w:r w:rsidR="00F96DD7">
        <w:t>5</w:t>
      </w:r>
      <w:r w:rsidR="00215658">
        <w:t>.</w:t>
      </w:r>
    </w:p>
    <w:p w:rsidR="002B7DBB" w:rsidRDefault="002B7DBB" w:rsidP="00C85C22">
      <w:r>
        <w:tab/>
        <w:t>No capítulo 3 descreve-se o projeto da aplicação geradora de dashboards e seu desenvolvimento. Por último, no capítulo 4 são feitas as considerações finais.</w:t>
      </w:r>
    </w:p>
    <w:p w:rsidR="00F3745A" w:rsidRDefault="00F3745A" w:rsidP="00F3745A"/>
    <w:p w:rsidR="00F3745A" w:rsidRDefault="00F3745A" w:rsidP="00F3745A">
      <w:pPr>
        <w:pStyle w:val="Ttulo1"/>
      </w:pPr>
      <w:bookmarkStart w:id="76" w:name="_Toc33461685"/>
      <w:proofErr w:type="gramStart"/>
      <w:r>
        <w:t>2</w:t>
      </w:r>
      <w:proofErr w:type="gramEnd"/>
      <w:r>
        <w:t xml:space="preserve"> FUNDAMENTAÇÃO TEÓRICA</w:t>
      </w:r>
      <w:bookmarkEnd w:id="76"/>
    </w:p>
    <w:p w:rsidR="00683CDD" w:rsidRDefault="00683CDD" w:rsidP="00683CDD">
      <w:pPr>
        <w:ind w:firstLine="709"/>
      </w:pPr>
      <w:r>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t>apresentação de dados em formato gráfico dashboard.</w:t>
      </w:r>
      <w:r w:rsidR="00B36747">
        <w:t xml:space="preserve"> </w:t>
      </w:r>
      <w:r>
        <w:t xml:space="preserve">Além disso, fundamenta tecnicamente as bibliotecas e </w:t>
      </w:r>
      <w:r w:rsidR="00F3745A">
        <w:t xml:space="preserve">tecnologias </w:t>
      </w:r>
      <w:r>
        <w:t>utilizadas no desenvolvimento da aplicação final.</w:t>
      </w:r>
    </w:p>
    <w:p w:rsidR="00683CDD" w:rsidRDefault="00683CDD" w:rsidP="00683CDD"/>
    <w:p w:rsidR="00683CDD" w:rsidRPr="005D0641" w:rsidRDefault="00683CDD" w:rsidP="005D0641">
      <w:pPr>
        <w:pStyle w:val="Ttulo2"/>
      </w:pPr>
      <w:bookmarkStart w:id="77" w:name="_Toc33461686"/>
      <w:r w:rsidRPr="005D0641">
        <w:t xml:space="preserve">2.1 </w:t>
      </w:r>
      <w:proofErr w:type="gramStart"/>
      <w:r w:rsidR="00B36747" w:rsidRPr="005D0641">
        <w:t>Reuso</w:t>
      </w:r>
      <w:proofErr w:type="gramEnd"/>
      <w:r w:rsidRPr="005D0641">
        <w:t xml:space="preserve"> de Software</w:t>
      </w:r>
      <w:bookmarkEnd w:id="77"/>
    </w:p>
    <w:p w:rsidR="00A931EE" w:rsidRPr="00A931EE" w:rsidRDefault="00A931EE" w:rsidP="00A931EE"/>
    <w:p w:rsidR="00033C28" w:rsidRDefault="00940821" w:rsidP="00683CDD">
      <w:r>
        <w:tab/>
      </w:r>
      <w:r w:rsidR="00DE7325">
        <w:t xml:space="preserve">Uma das definições encontradas na literatura pesquisada </w:t>
      </w:r>
      <w:r w:rsidR="000A639D">
        <w:t xml:space="preserve">com a finalidade de </w:t>
      </w:r>
      <w:r w:rsidR="00DE7325">
        <w:t>desenvolv</w:t>
      </w:r>
      <w:r w:rsidR="000A639D">
        <w:t>er o presente</w:t>
      </w:r>
      <w:r w:rsidR="00DE7325">
        <w:t xml:space="preserve"> trabalho para o reuso de software é o processo de se criar </w:t>
      </w:r>
      <w:r w:rsidR="00DE7325">
        <w:lastRenderedPageBreak/>
        <w:t>software a partir de software existente, ao invés</w:t>
      </w:r>
      <w:r w:rsidR="00F305B6">
        <w:t xml:space="preserve"> de simplesmente construí-lo do </w:t>
      </w:r>
      <w:proofErr w:type="gramStart"/>
      <w:r w:rsidR="00F305B6">
        <w:t>início</w:t>
      </w:r>
      <w:proofErr w:type="gramEnd"/>
      <w:r w:rsidR="000E034B">
        <w:t xml:space="preserve"> </w:t>
      </w:r>
      <w:r w:rsidR="003F07EB">
        <w:fldChar w:fldCharType="begin" w:fldLock="1"/>
      </w:r>
      <w:r w:rsidR="00D94A1A">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0E034B" w:rsidRPr="000E034B">
        <w:rPr>
          <w:noProof/>
        </w:rPr>
        <w:t>(KRUEGER, 1992)</w:t>
      </w:r>
      <w:r w:rsidR="003F07EB">
        <w:fldChar w:fldCharType="end"/>
      </w:r>
      <w:r w:rsidR="00DE7325">
        <w:t xml:space="preserve">. 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00422806">
        <w:t>.</w:t>
      </w:r>
      <w:ins w:id="78" w:author="glaubergad" w:date="2019-02-23T11:06:00Z">
        <w:r w:rsidR="00033C28">
          <w:t xml:space="preserve"> </w:t>
        </w:r>
      </w:ins>
    </w:p>
    <w:p w:rsidR="001E2AB8" w:rsidRDefault="001E2AB8" w:rsidP="00683CDD">
      <w:r>
        <w:tab/>
      </w:r>
      <w:proofErr w:type="spellStart"/>
      <w:r>
        <w:t>Lucrédio</w:t>
      </w:r>
      <w:proofErr w:type="spellEnd"/>
      <w:r>
        <w:t xml:space="preserve"> </w:t>
      </w:r>
      <w:r w:rsidR="003F07EB">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de 1947, no início da programação armazenada, quando Wheeler e Wilkes desenvolveram o conceito de </w:t>
      </w:r>
      <w:r w:rsidR="003B65F4" w:rsidRPr="003B65F4">
        <w:rPr>
          <w:i/>
        </w:rPr>
        <w:t>jump</w:t>
      </w:r>
      <w:r w:rsidR="003B65F4">
        <w:t xml:space="preserve">, um precursor do comando </w:t>
      </w:r>
      <w:r w:rsidR="003B65F4">
        <w:rPr>
          <w:i/>
        </w:rPr>
        <w:t>goto</w:t>
      </w:r>
      <w:r w:rsidR="003B65F4">
        <w:t>, que possibilitava reaproveitar blocos de código dentro do mesmo programa. Desta data adiante, programadores reaproveitam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as quais podemos parametrizar e adaptar aos mais diversos domínios de aplicação a custos acessíveis. Há sistemas completos prontos para serem ajustados às necessidades das mais diversas empresas e a conectividade da rede mundial e serviços web garantem ainda mais opções de reuso </w:t>
      </w:r>
      <w:r w:rsidR="003F07EB">
        <w:fldChar w:fldCharType="begin" w:fldLock="1"/>
      </w:r>
      <w:r w:rsidR="00266BE8">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615B2E">
        <w:rPr>
          <w:noProof/>
        </w:rPr>
        <w:t>(SOMMERVILLE, 2013)</w:t>
      </w:r>
      <w:r w:rsidR="003F07EB">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4742D1">
        <w:t xml:space="preserve"> Reaproveitar artefatos devidamente testados e validados certamente pode trazer benefícios na redução do custo total do desenvo</w:t>
      </w:r>
      <w:r w:rsidR="00266BE8">
        <w:t>lvimento de um sistema, entre outras vantagens, porem</w:t>
      </w:r>
      <w:r w:rsidR="004742D1">
        <w:t xml:space="preserve"> algumas dificuldades inerentes também a este reaproveitamento </w:t>
      </w:r>
      <w:proofErr w:type="gramStart"/>
      <w:r w:rsidR="004742D1">
        <w:t>podem mostrar</w:t>
      </w:r>
      <w:proofErr w:type="gramEnd"/>
      <w:r w:rsidR="004742D1">
        <w:t xml:space="preserve">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854DE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9698E" w:rsidRPr="0069698E">
        <w:rPr>
          <w:noProof/>
        </w:rPr>
        <w:t>(SOMMERVILLE, 2013)</w:t>
      </w:r>
      <w:r w:rsidR="003F07EB">
        <w:fldChar w:fldCharType="end"/>
      </w:r>
      <w:r w:rsidR="00266BE8">
        <w:t xml:space="preserve">. </w:t>
      </w:r>
    </w:p>
    <w:p w:rsidR="00266BE8" w:rsidRDefault="00266BE8" w:rsidP="00683CDD"/>
    <w:p w:rsidR="000A639D" w:rsidRDefault="00266BE8" w:rsidP="00683CDD">
      <w:r>
        <w:t xml:space="preserve">Dentre </w:t>
      </w:r>
      <w:r w:rsidR="008944A5">
        <w:t>alguns d</w:t>
      </w:r>
      <w:r>
        <w:t xml:space="preserve">os benefícios do reuso de software podemos </w:t>
      </w:r>
      <w:r w:rsidR="004A4E33">
        <w:t>destacar</w:t>
      </w:r>
      <w:r>
        <w:t xml:space="preserve"> </w:t>
      </w:r>
      <w:r w:rsidR="004A4E33">
        <w:t>os</w:t>
      </w:r>
      <w:r>
        <w:t xml:space="preserve"> seguintes </w:t>
      </w:r>
      <w:r w:rsidR="003F07EB">
        <w:fldChar w:fldCharType="begin" w:fldLock="1"/>
      </w:r>
      <w:r w:rsidR="004A4E3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266BE8">
        <w:rPr>
          <w:noProof/>
        </w:rPr>
        <w:t>(SOMMERVILLE, 2013)</w:t>
      </w:r>
      <w:r w:rsidR="003F07EB">
        <w:fldChar w:fldCharType="end"/>
      </w:r>
      <w:r>
        <w:t xml:space="preserve">: </w:t>
      </w:r>
    </w:p>
    <w:p w:rsidR="00266BE8" w:rsidRDefault="008944A5" w:rsidP="00266BE8">
      <w:pPr>
        <w:pStyle w:val="PargrafodaLista"/>
        <w:numPr>
          <w:ilvl w:val="0"/>
          <w:numId w:val="15"/>
        </w:numPr>
      </w:pPr>
      <w:r>
        <w:lastRenderedPageBreak/>
        <w:t>Redução do tempo de desenvolvimento: Em muitos projetos, o prazo de entrega da solução acaba por ser mais importante que os custos do desenvolvimento. Neste caso, o reuso se torna praticamente uma necessidade;</w:t>
      </w:r>
    </w:p>
    <w:p w:rsidR="008944A5" w:rsidRDefault="008944A5" w:rsidP="00266BE8">
      <w:pPr>
        <w:pStyle w:val="PargrafodaLista"/>
        <w:numPr>
          <w:ilvl w:val="0"/>
          <w:numId w:val="15"/>
        </w:numPr>
      </w:pPr>
      <w:r>
        <w:t>Aumento da confiança: Reusar soluções previamente desenvolvidas, testadas e validadas geralmente reflete uma confiabilidade maior do que uma nova solução desenvolvida;</w:t>
      </w:r>
    </w:p>
    <w:p w:rsidR="008944A5" w:rsidRDefault="008944A5" w:rsidP="00266BE8">
      <w:pPr>
        <w:pStyle w:val="PargrafodaLista"/>
        <w:numPr>
          <w:ilvl w:val="0"/>
          <w:numId w:val="15"/>
        </w:numPr>
      </w:pPr>
      <w:r>
        <w:t>Melhor uso da mão-de-obra: Reutilizando software, a equipe de análise e desenvolvimento ganha tempo para dar atenção para novas funcionalidades e regras de negócio.</w:t>
      </w:r>
    </w:p>
    <w:p w:rsidR="008944A5" w:rsidRDefault="008944A5" w:rsidP="008944A5"/>
    <w:p w:rsidR="008944A5" w:rsidRDefault="004A4E33" w:rsidP="004A4E33">
      <w:pPr>
        <w:ind w:left="360"/>
      </w:pPr>
      <w:r>
        <w:t xml:space="preserve">Quanto aos problemas e dificuldades relacionadas ao reuso, podemos levar em consideração </w:t>
      </w:r>
      <w:r w:rsidR="003F07EB">
        <w:fldChar w:fldCharType="begin" w:fldLock="1"/>
      </w:r>
      <w:r w:rsidR="006E614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4A4E33">
        <w:rPr>
          <w:noProof/>
        </w:rPr>
        <w:t>(SOMMERVILLE, 2013)</w:t>
      </w:r>
      <w:r w:rsidR="003F07EB">
        <w:fldChar w:fldCharType="end"/>
      </w:r>
      <w:r>
        <w:t>:</w:t>
      </w:r>
    </w:p>
    <w:p w:rsidR="004A4E33" w:rsidRDefault="004A4E33" w:rsidP="004A4E33">
      <w:pPr>
        <w:pStyle w:val="PargrafodaLista"/>
        <w:numPr>
          <w:ilvl w:val="0"/>
          <w:numId w:val="16"/>
        </w:numPr>
        <w:ind w:left="709"/>
      </w:pPr>
      <w:r>
        <w:t xml:space="preserve">Ausência de ferramentas de suporte: Certas ferramentas não dão suporte adequado ao reuso. Isso pode dificultar ou </w:t>
      </w:r>
      <w:r w:rsidR="000C1CE4">
        <w:t>até mesmo</w:t>
      </w:r>
      <w:r>
        <w:t xml:space="preserve"> impedir o emprego destas ferramentas em um novo sistema;</w:t>
      </w:r>
    </w:p>
    <w:p w:rsidR="00BB1FBB" w:rsidRDefault="004A4E33" w:rsidP="004A4E33">
      <w:pPr>
        <w:pStyle w:val="PargrafodaLista"/>
        <w:numPr>
          <w:ilvl w:val="0"/>
          <w:numId w:val="16"/>
        </w:numPr>
        <w:ind w:left="709"/>
      </w:pPr>
      <w:r>
        <w:t xml:space="preserve">Síndrome do “não inventado aqui”: O 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p>
    <w:p w:rsidR="00A931EE" w:rsidRDefault="00BB1FBB" w:rsidP="0055626F">
      <w:pPr>
        <w:pStyle w:val="PargrafodaLista"/>
        <w:numPr>
          <w:ilvl w:val="0"/>
          <w:numId w:val="16"/>
        </w:numPr>
        <w:ind w:left="709"/>
      </w:pPr>
      <w:r>
        <w:t>Aumento do custo de manutenção: Sem 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A21D88" w:rsidRDefault="00A21D88" w:rsidP="005D0641">
      <w:pPr>
        <w:pStyle w:val="Ttulo3"/>
      </w:pPr>
      <w:bookmarkStart w:id="79" w:name="_Toc33461687"/>
      <w:r>
        <w:t>2.1.</w:t>
      </w:r>
      <w:r w:rsidR="005D0641">
        <w:t>1</w:t>
      </w:r>
      <w:r>
        <w:t xml:space="preserve"> Técnicas de aplicação de reuso de software</w:t>
      </w:r>
      <w:bookmarkEnd w:id="79"/>
    </w:p>
    <w:p w:rsidR="00A21D88" w:rsidRDefault="00A21D88" w:rsidP="00A21D88"/>
    <w:p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3F07EB">
        <w:fldChar w:fldCharType="begin" w:fldLock="1"/>
      </w:r>
      <w:r w:rsidR="000E034B">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E6142" w:rsidRPr="006E6142">
        <w:rPr>
          <w:noProof/>
        </w:rPr>
        <w:t>(SOMMERVILLE, 2013)</w:t>
      </w:r>
      <w:r w:rsidR="003F07EB">
        <w:fldChar w:fldCharType="end"/>
      </w:r>
      <w:r w:rsidR="006E6142">
        <w:t>.</w:t>
      </w:r>
    </w:p>
    <w:p w:rsidR="00C4192F" w:rsidRDefault="00C4192F" w:rsidP="0069698E">
      <w:r>
        <w:tab/>
        <w:t xml:space="preserve">A </w:t>
      </w:r>
      <w:r w:rsidR="00C17F34">
        <w:t>F</w:t>
      </w:r>
      <w:r>
        <w:t xml:space="preserve">igura 1 exibe algumas das possibilidades de implementação de reuso de software. Cada uma dessas possibilidades tem descrição resumida na </w:t>
      </w:r>
      <w:r w:rsidR="00C17F34">
        <w:t>T</w:t>
      </w:r>
      <w:r>
        <w:t xml:space="preserve">abela 1. </w:t>
      </w:r>
      <w:r>
        <w:br w:type="page"/>
      </w:r>
    </w:p>
    <w:p w:rsidR="00C4192F" w:rsidRPr="00CC76A5" w:rsidRDefault="00CC76A5" w:rsidP="00CC76A5">
      <w:pPr>
        <w:jc w:val="left"/>
        <w:rPr>
          <w:sz w:val="20"/>
          <w:szCs w:val="20"/>
        </w:rPr>
      </w:pPr>
      <w:r w:rsidRPr="00CC76A5">
        <w:rPr>
          <w:sz w:val="20"/>
          <w:szCs w:val="20"/>
        </w:rPr>
        <w:lastRenderedPageBreak/>
        <w:t xml:space="preserve">Figura 1 </w:t>
      </w:r>
      <w:r>
        <w:rPr>
          <w:sz w:val="20"/>
          <w:szCs w:val="20"/>
        </w:rPr>
        <w:t>–</w:t>
      </w:r>
      <w:r w:rsidRPr="00CC76A5">
        <w:rPr>
          <w:sz w:val="20"/>
          <w:szCs w:val="20"/>
        </w:rPr>
        <w:t xml:space="preserve"> </w:t>
      </w:r>
      <w:r>
        <w:rPr>
          <w:sz w:val="20"/>
          <w:szCs w:val="20"/>
        </w:rPr>
        <w:t xml:space="preserve">Técnicas para </w:t>
      </w:r>
      <w:proofErr w:type="gramStart"/>
      <w:r>
        <w:rPr>
          <w:sz w:val="20"/>
          <w:szCs w:val="20"/>
        </w:rPr>
        <w:t>implementação</w:t>
      </w:r>
      <w:proofErr w:type="gramEnd"/>
      <w:r>
        <w:rPr>
          <w:sz w:val="20"/>
          <w:szCs w:val="20"/>
        </w:rPr>
        <w:t xml:space="preserve"> de Reuso de Software</w:t>
      </w:r>
    </w:p>
    <w:p w:rsidR="0055626F" w:rsidRDefault="00C4192F" w:rsidP="00C4192F">
      <w:pPr>
        <w:jc w:val="center"/>
      </w:pPr>
      <w:r>
        <w:rPr>
          <w:noProof/>
          <w:lang w:eastAsia="pt-BR"/>
        </w:rPr>
        <w:drawing>
          <wp:inline distT="0" distB="0" distL="0" distR="0" wp14:anchorId="075A9E28" wp14:editId="3A72239F">
            <wp:extent cx="3797925" cy="20682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4350" cy="2082677"/>
                    </a:xfrm>
                    <a:prstGeom prst="rect">
                      <a:avLst/>
                    </a:prstGeom>
                    <a:noFill/>
                    <a:ln>
                      <a:noFill/>
                    </a:ln>
                  </pic:spPr>
                </pic:pic>
              </a:graphicData>
            </a:graphic>
          </wp:inline>
        </w:drawing>
      </w:r>
    </w:p>
    <w:p w:rsidR="00CC76A5" w:rsidRDefault="00CC76A5" w:rsidP="00CC76A5">
      <w:pPr>
        <w:jc w:val="left"/>
        <w:rPr>
          <w:sz w:val="20"/>
          <w:szCs w:val="20"/>
        </w:rPr>
      </w:pPr>
      <w:r>
        <w:rPr>
          <w:sz w:val="20"/>
          <w:szCs w:val="20"/>
        </w:rPr>
        <w:t xml:space="preserve">Fonte: </w:t>
      </w:r>
      <w:proofErr w:type="spellStart"/>
      <w:proofErr w:type="gramStart"/>
      <w:r>
        <w:rPr>
          <w:sz w:val="20"/>
          <w:szCs w:val="20"/>
        </w:rPr>
        <w:t>Sommerville</w:t>
      </w:r>
      <w:proofErr w:type="spellEnd"/>
      <w:r>
        <w:rPr>
          <w:sz w:val="20"/>
          <w:szCs w:val="20"/>
        </w:rPr>
        <w:t>(</w:t>
      </w:r>
      <w:proofErr w:type="gramEnd"/>
      <w:r>
        <w:rPr>
          <w:sz w:val="20"/>
          <w:szCs w:val="20"/>
        </w:rPr>
        <w:t>2013)</w:t>
      </w:r>
    </w:p>
    <w:p w:rsidR="00CC76A5" w:rsidRDefault="00CC76A5" w:rsidP="00CC76A5">
      <w:pPr>
        <w:jc w:val="left"/>
        <w:rPr>
          <w:sz w:val="20"/>
          <w:szCs w:val="20"/>
        </w:rPr>
      </w:pPr>
    </w:p>
    <w:p w:rsidR="00CC76A5" w:rsidRDefault="00C17F34" w:rsidP="00CC76A5">
      <w:pPr>
        <w:rPr>
          <w:sz w:val="20"/>
          <w:szCs w:val="20"/>
        </w:rPr>
      </w:pPr>
      <w:r>
        <w:rPr>
          <w:sz w:val="20"/>
          <w:szCs w:val="20"/>
        </w:rPr>
        <w:t>Tabela 1 – Descrição de Abordagens de Reúso de Software</w:t>
      </w:r>
      <w:r w:rsidR="00025096">
        <w:rPr>
          <w:sz w:val="20"/>
          <w:szCs w:val="20"/>
        </w:rPr>
        <w:t>.</w:t>
      </w:r>
    </w:p>
    <w:tbl>
      <w:tblPr>
        <w:tblStyle w:val="Tabelacomgrade"/>
        <w:tblW w:w="0" w:type="auto"/>
        <w:tblLook w:val="04A0" w:firstRow="1" w:lastRow="0" w:firstColumn="1" w:lastColumn="0" w:noHBand="0" w:noVBand="1"/>
      </w:tblPr>
      <w:tblGrid>
        <w:gridCol w:w="2943"/>
        <w:gridCol w:w="6268"/>
      </w:tblGrid>
      <w:tr w:rsidR="00025096" w:rsidTr="00957D16">
        <w:tc>
          <w:tcPr>
            <w:tcW w:w="2943" w:type="dxa"/>
            <w:shd w:val="clear" w:color="auto" w:fill="D0CECE" w:themeFill="background2" w:themeFillShade="E6"/>
          </w:tcPr>
          <w:p w:rsidR="00025096" w:rsidRDefault="00025096" w:rsidP="00025096">
            <w:pPr>
              <w:jc w:val="center"/>
              <w:rPr>
                <w:sz w:val="20"/>
                <w:szCs w:val="20"/>
              </w:rPr>
            </w:pPr>
            <w:r>
              <w:rPr>
                <w:sz w:val="20"/>
                <w:szCs w:val="20"/>
              </w:rPr>
              <w:t>ABORDAGEM</w:t>
            </w:r>
          </w:p>
        </w:tc>
        <w:tc>
          <w:tcPr>
            <w:tcW w:w="6268" w:type="dxa"/>
            <w:shd w:val="clear" w:color="auto" w:fill="D0CECE" w:themeFill="background2" w:themeFillShade="E6"/>
          </w:tcPr>
          <w:p w:rsidR="00025096" w:rsidRDefault="00025096" w:rsidP="00025096">
            <w:pPr>
              <w:jc w:val="center"/>
              <w:rPr>
                <w:sz w:val="20"/>
                <w:szCs w:val="20"/>
              </w:rPr>
            </w:pPr>
            <w:r>
              <w:rPr>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r>
              <w:rPr>
                <w:sz w:val="20"/>
                <w:szCs w:val="20"/>
              </w:rPr>
              <w:t>Reúso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C17F34" w:rsidRDefault="00025096" w:rsidP="00CC76A5">
      <w:pPr>
        <w:rPr>
          <w:sz w:val="20"/>
          <w:szCs w:val="20"/>
        </w:rPr>
      </w:pPr>
      <w:r>
        <w:rPr>
          <w:sz w:val="20"/>
          <w:szCs w:val="20"/>
        </w:rPr>
        <w:t xml:space="preserve">Fonte: </w:t>
      </w:r>
      <w:proofErr w:type="spellStart"/>
      <w:r>
        <w:rPr>
          <w:sz w:val="20"/>
          <w:szCs w:val="20"/>
        </w:rPr>
        <w:t>Sommerville</w:t>
      </w:r>
      <w:proofErr w:type="spellEnd"/>
      <w:r>
        <w:rPr>
          <w:sz w:val="20"/>
          <w:szCs w:val="20"/>
        </w:rPr>
        <w:t xml:space="preserve"> (2013).</w:t>
      </w:r>
    </w:p>
    <w:p w:rsidR="00D2752F" w:rsidRDefault="00D2752F">
      <w:pPr>
        <w:spacing w:after="160" w:line="240" w:lineRule="auto"/>
        <w:jc w:val="left"/>
      </w:pPr>
      <w:r>
        <w:br w:type="page"/>
      </w:r>
    </w:p>
    <w:p w:rsidR="00025096" w:rsidRDefault="00D2752F" w:rsidP="00025096">
      <w:r>
        <w:lastRenderedPageBreak/>
        <w:tab/>
        <w:t>Não faz parte do escopo deste trabalho esgotar o assunto de engenhar</w:t>
      </w:r>
      <w:r w:rsidR="00841888">
        <w:t>ia de software ba</w:t>
      </w:r>
      <w:r w:rsidR="002678B9">
        <w:t xml:space="preserve">seada em reuso, mas será enfatizada a abordagem de </w:t>
      </w:r>
      <w:r>
        <w:t>gera</w:t>
      </w:r>
      <w:r w:rsidR="00D94A1A">
        <w:t>dores</w:t>
      </w:r>
      <w:r>
        <w:t xml:space="preserve"> de programas, </w:t>
      </w:r>
      <w:r w:rsidR="002678B9">
        <w:t>aplicada</w:t>
      </w:r>
      <w:r>
        <w:t xml:space="preserve"> no desenvolvimento do gerador de dashboards.</w:t>
      </w:r>
    </w:p>
    <w:p w:rsidR="00D2752F" w:rsidRDefault="00D2752F" w:rsidP="00025096"/>
    <w:p w:rsidR="00D2752F" w:rsidRDefault="00D2752F" w:rsidP="005D0641">
      <w:pPr>
        <w:pStyle w:val="Ttulo3"/>
      </w:pPr>
      <w:bookmarkStart w:id="80" w:name="_Toc33461688"/>
      <w:r>
        <w:t>2.1.</w:t>
      </w:r>
      <w:r w:rsidR="005D0641">
        <w:t>2</w:t>
      </w:r>
      <w:r>
        <w:t xml:space="preserve"> </w:t>
      </w:r>
      <w:r w:rsidR="00AB7A2D">
        <w:t>Gera</w:t>
      </w:r>
      <w:r w:rsidR="00D94A1A">
        <w:t>dores</w:t>
      </w:r>
      <w:r w:rsidR="005C5511">
        <w:t xml:space="preserve"> de </w:t>
      </w:r>
      <w:r w:rsidR="00AB7A2D">
        <w:t>programas</w:t>
      </w:r>
      <w:bookmarkEnd w:id="80"/>
    </w:p>
    <w:p w:rsidR="00490E71" w:rsidRDefault="00AB7A2D" w:rsidP="00AB7A2D">
      <w:r>
        <w:tab/>
      </w:r>
      <w:r w:rsidR="00D94A1A">
        <w:t xml:space="preserve">Uma definição consoante na literatura pesquisada é que geradores de programas são softwares que geram outros softwares a partir de especificações de alto nível </w:t>
      </w:r>
      <w:r w:rsidR="003F07EB">
        <w:fldChar w:fldCharType="begin" w:fldLock="1"/>
      </w:r>
      <w:r w:rsidR="00490E71">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D94A1A" w:rsidRPr="00D94A1A">
        <w:rPr>
          <w:noProof/>
        </w:rPr>
        <w:t>(SOMMERVILLE, 2013)</w:t>
      </w:r>
      <w:r w:rsidR="003F07EB">
        <w:fldChar w:fldCharType="end"/>
      </w:r>
      <w:r w:rsidR="00D94A1A">
        <w:t xml:space="preserve">. A programação </w:t>
      </w:r>
      <w:r w:rsidR="005F3566">
        <w:t xml:space="preserve">automática ou generativa </w:t>
      </w:r>
      <w:r w:rsidR="00490E71">
        <w:t>automatiza a produção 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3F07EB">
        <w:fldChar w:fldCharType="begin" w:fldLock="1"/>
      </w:r>
      <w:r w:rsidR="00490E7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490E71" w:rsidRPr="00490E71">
        <w:rPr>
          <w:noProof/>
        </w:rPr>
        <w:t>(LUCRÉDIO, 2009)</w:t>
      </w:r>
      <w:r w:rsidR="003F07EB">
        <w:fldChar w:fldCharType="end"/>
      </w:r>
      <w:r w:rsidR="00490E71">
        <w:t xml:space="preserve">. Compiladores e geradores de interfaces gráficas embarcados em </w:t>
      </w:r>
      <w:proofErr w:type="spellStart"/>
      <w:r w:rsidR="00490E71">
        <w:t>IDEs</w:t>
      </w:r>
      <w:proofErr w:type="spellEnd"/>
      <w:r w:rsidR="00490E71">
        <w:t xml:space="preserve"> de mercado são exemplos de geradores de programas, que recebem especificações em um nível mais alto de abstração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que um software gere automaticamente o programa sem nenhuma assistência do </w:t>
      </w:r>
      <w:proofErr w:type="gramStart"/>
      <w:r>
        <w:t>usuário</w:t>
      </w:r>
      <w:proofErr w:type="gramEnd"/>
      <w:r>
        <w:t xml:space="preserve"> </w:t>
      </w:r>
      <w:r w:rsidR="003F07EB">
        <w:fldChar w:fldCharType="begin" w:fldLock="1"/>
      </w:r>
      <w:r w:rsidR="0037182B">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Pr="00854DE2">
        <w:rPr>
          <w:noProof/>
        </w:rPr>
        <w:t>(SYRIANI; LUHUNU; SAHRAOUI, 2018)</w:t>
      </w:r>
      <w:r w:rsidR="003F07EB">
        <w:fldChar w:fldCharType="end"/>
      </w:r>
      <w:r>
        <w:t xml:space="preserve">. </w:t>
      </w:r>
    </w:p>
    <w:p w:rsidR="00E54112" w:rsidRDefault="00490E71" w:rsidP="00490E71">
      <w:r>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3F07EB">
        <w:fldChar w:fldCharType="begin" w:fldLock="1"/>
      </w:r>
      <w:r w:rsidR="005A2118">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Pr="00490E71">
        <w:rPr>
          <w:noProof/>
        </w:rPr>
        <w:t>(LUCRÉDIO, 2009)</w:t>
      </w:r>
      <w:r w:rsidR="003F07EB">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t xml:space="preserve"> recebem especificações ou diagramas como entrada</w:t>
      </w:r>
      <w:r w:rsidR="00BA0AD1">
        <w:t xml:space="preserve"> </w:t>
      </w:r>
      <w:r w:rsidR="003F07EB">
        <w:fldChar w:fldCharType="begin" w:fldLock="1"/>
      </w:r>
      <w:r w:rsidR="00616E7B">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BA0AD1" w:rsidRPr="00BA0AD1">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3F07EB">
        <w:fldChar w:fldCharType="begin" w:fldLock="1"/>
      </w:r>
      <w:r w:rsidR="00BA0AD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BA0AD1" w:rsidRPr="00BA0AD1">
        <w:rPr>
          <w:noProof/>
        </w:rPr>
        <w:t>(LUCRÉDIO, 2009)</w:t>
      </w:r>
      <w:r w:rsidR="003F07EB">
        <w:fldChar w:fldCharType="end"/>
      </w:r>
      <w:r>
        <w:t>.</w:t>
      </w:r>
    </w:p>
    <w:p w:rsidR="00BA0AD1" w:rsidRDefault="00BA0AD1" w:rsidP="00490E71">
      <w:r>
        <w:tab/>
      </w:r>
      <w:r w:rsidR="008E5F31">
        <w:t xml:space="preserve">Um problema a ser considerado na geração de programas é quando se faz necessário alterar o produto gerado. Por mais direcionado ao domínio de aplicação e </w:t>
      </w:r>
      <w:r w:rsidR="008E5F31">
        <w:lastRenderedPageBreak/>
        <w:t>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3F07EB">
        <w:fldChar w:fldCharType="begin" w:fldLock="1"/>
      </w:r>
      <w:r w:rsidR="00616E7B">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616E7B" w:rsidRPr="00616E7B">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3F07EB">
        <w:fldChar w:fldCharType="begin" w:fldLock="1"/>
      </w:r>
      <w:r w:rsidR="004112AD">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6E7B" w:rsidRPr="00616E7B">
        <w:rPr>
          <w:noProof/>
        </w:rPr>
        <w:t>(SHIMABUKURO JUNIOR, 2006)</w:t>
      </w:r>
      <w:r w:rsidR="003F07EB">
        <w:fldChar w:fldCharType="end"/>
      </w:r>
      <w:r w:rsidR="00616E7B">
        <w:t>.</w:t>
      </w:r>
    </w:p>
    <w:p w:rsidR="002678B9" w:rsidRDefault="002678B9">
      <w:r>
        <w:tab/>
      </w:r>
    </w:p>
    <w:p w:rsidR="00E54112" w:rsidRPr="005D0641" w:rsidRDefault="00E54112" w:rsidP="005D0641">
      <w:pPr>
        <w:pStyle w:val="Ttulo2"/>
      </w:pPr>
      <w:bookmarkStart w:id="81" w:name="_Toc33461689"/>
      <w:r w:rsidRPr="005D0641">
        <w:t>2.</w:t>
      </w:r>
      <w:r w:rsidR="000B2D2E" w:rsidRPr="005D0641">
        <w:t>2</w:t>
      </w:r>
      <w:r w:rsidRPr="005D0641">
        <w:t xml:space="preserve"> Motores de </w:t>
      </w:r>
      <w:r w:rsidR="000C1CE4" w:rsidRPr="005D0641">
        <w:t xml:space="preserve">gabarito </w:t>
      </w:r>
      <w:r w:rsidR="00F400CB" w:rsidRPr="005D0641">
        <w:t>(Template Engines)</w:t>
      </w:r>
      <w:bookmarkEnd w:id="81"/>
    </w:p>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3F07EB">
        <w:fldChar w:fldCharType="begin" w:fldLock="1"/>
      </w:r>
      <w:r w:rsidR="004112AD">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3F07EB">
        <w:fldChar w:fldCharType="begin" w:fldLock="1"/>
      </w:r>
      <w:r w:rsidR="00A57B86">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37182B" w:rsidRPr="0037182B">
        <w:rPr>
          <w:noProof/>
        </w:rPr>
        <w:t>(SYRIANI; LUHUNU; SAHRAOUI, 2018)</w:t>
      </w:r>
      <w:r w:rsidR="003F07EB">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Estruturas de decisão e laços fazem parte das ferramentas </w:t>
      </w:r>
      <w:r w:rsidR="00EA78D8">
        <w:t xml:space="preserve">disponíveis </w:t>
      </w:r>
      <w:r w:rsidR="003F07EB">
        <w:fldChar w:fldCharType="begin" w:fldLock="1"/>
      </w:r>
      <w:r w:rsidR="00F760A8">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B20D9D">
        <w:t>.</w:t>
      </w:r>
    </w:p>
    <w:p w:rsidR="00EA78D8" w:rsidRDefault="00EA78D8" w:rsidP="005D0641">
      <w:pPr>
        <w:pStyle w:val="Ttulo3"/>
      </w:pPr>
      <w:bookmarkStart w:id="82" w:name="_Toc33461690"/>
      <w:r w:rsidRPr="00EA78D8">
        <w:t>2.2.1 Elementos básicos de motores de gabarito</w:t>
      </w:r>
      <w:bookmarkEnd w:id="82"/>
    </w:p>
    <w:p w:rsidR="00EA78D8" w:rsidRDefault="00EA78D8" w:rsidP="00EA78D8"/>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69698E">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F760A8" w:rsidRPr="00F760A8">
        <w:rPr>
          <w:noProof/>
        </w:rPr>
        <w:t>(WIKIPEDIA.ORG, 2020)</w:t>
      </w:r>
      <w:r w:rsidR="003F07EB">
        <w:fldChar w:fldCharType="end"/>
      </w:r>
      <w:r w:rsidR="00FF48A6">
        <w:t>.</w:t>
      </w:r>
    </w:p>
    <w:p w:rsidR="00FF48A6" w:rsidRDefault="00FF48A6" w:rsidP="00EA78D8">
      <w:r>
        <w:lastRenderedPageBreak/>
        <w:tab/>
        <w:t xml:space="preserve">O modelo de dados pode ser </w:t>
      </w:r>
      <w:r w:rsidR="00F760A8">
        <w:t>um banco de dados relacional, um arquivo XML, uma planilha ou qualquer fonte de dados pré-formatados. Alguns processadores têm restrições quanto aos tipos de dados que podem ser utilizados, apesar de os mais utilizados serem desenvolvidos 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r w:rsidR="00EC1BEF">
        <w:t>Runtime</w:t>
      </w:r>
      <w:proofErr w:type="spellEnd"/>
      <w:r w:rsidR="00EC1BEF">
        <w:t xml:space="preserve"> inputs) </w:t>
      </w:r>
      <w:r w:rsidR="003F07EB">
        <w:fldChar w:fldCharType="begin" w:fldLock="1"/>
      </w:r>
      <w:r w:rsidR="00076BEE">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EC1BEF" w:rsidRPr="00EC1BEF">
        <w:rPr>
          <w:noProof/>
        </w:rPr>
        <w:t>(SYRIANI; LUHUNU; SAHRAOUI, 2018)</w:t>
      </w:r>
      <w:r w:rsidR="003F07EB">
        <w:fldChar w:fldCharType="end"/>
      </w:r>
      <w:r w:rsidR="00EC1BEF">
        <w:t>.</w:t>
      </w:r>
    </w:p>
    <w:p w:rsidR="00A57B86" w:rsidRDefault="00A57B86" w:rsidP="00EA78D8">
      <w:r>
        <w:tab/>
        <w:t>Gabaritos fonte ou de origem consistem normalmente em texto com marcações em uma linguagem de gabaritos especialmente definida</w:t>
      </w:r>
      <w:r w:rsidR="00EC1BEF">
        <w:t>, também chamadas de entradas em tempo-de-desenvolvimento (Design-time inputs)</w:t>
      </w:r>
      <w:r>
        <w:t xml:space="preserve">, que podem assemelhar-se a funções ou métodos de linguagens de programação </w:t>
      </w:r>
      <w:r w:rsidR="003F07EB">
        <w:fldChar w:fldCharType="begin" w:fldLock="1"/>
      </w:r>
      <w:r w:rsidR="00197B80">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Pr="00A57B86">
        <w:rPr>
          <w:noProof/>
        </w:rPr>
        <w:t>(WIKIPEDIA.ORG, 2020)</w:t>
      </w:r>
      <w:r w:rsidR="003F07EB">
        <w:fldChar w:fldCharType="end"/>
      </w:r>
      <w:r>
        <w:t>.</w:t>
      </w:r>
    </w:p>
    <w:p w:rsidR="00A57B86" w:rsidRDefault="00A57B86" w:rsidP="00EA78D8">
      <w:r>
        <w:tab/>
        <w:t>O motor de composição é responsável por conectar o modelo de dados, receber especificações que podem ser passadas pelo usuário em tempo de execução, processar o gabarito, substituindo as marcações pelos dados ou especificações alimentadas</w:t>
      </w:r>
      <w:r w:rsidR="00197B80">
        <w:t xml:space="preserve"> e direcionar a saída para um </w:t>
      </w:r>
      <w:r w:rsidR="001C2268">
        <w:t>documento de saída em</w:t>
      </w:r>
      <w:r w:rsidR="00197B80">
        <w:t xml:space="preserve"> disco, um vetor ou coleção na memória ou um fluxo de dados que gere a exibição instantânea numa tela, impressão ou, por exemplo, um navegador web </w:t>
      </w:r>
      <w:r w:rsidR="003F07EB">
        <w:fldChar w:fldCharType="begin" w:fldLock="1"/>
      </w:r>
      <w:r w:rsidR="00EC1BEF">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197B80" w:rsidRPr="00197B80">
        <w:rPr>
          <w:noProof/>
        </w:rPr>
        <w:t>(WIKIPEDIA.ORG, 2020)</w:t>
      </w:r>
      <w:r w:rsidR="003F07EB">
        <w:fldChar w:fldCharType="end"/>
      </w:r>
      <w:r w:rsidR="00197B80">
        <w:t xml:space="preserve">. </w:t>
      </w:r>
      <w:r w:rsidR="00B30AB7">
        <w:t>A figura 2 mostra uma representação pictórica de um processador de gabaritos.</w:t>
      </w:r>
    </w:p>
    <w:p w:rsidR="005D0641" w:rsidRPr="00EA78D8" w:rsidRDefault="005D0641" w:rsidP="00EA78D8"/>
    <w:p w:rsidR="00FD16A7" w:rsidRPr="005A0E94" w:rsidRDefault="00B20D9D" w:rsidP="00FD12AD">
      <w:pPr>
        <w:rPr>
          <w:b/>
          <w:sz w:val="20"/>
          <w:szCs w:val="20"/>
        </w:rPr>
      </w:pPr>
      <w:r>
        <w:tab/>
      </w:r>
      <w:r w:rsidR="00D70236" w:rsidRPr="005A0E94">
        <w:rPr>
          <w:b/>
          <w:sz w:val="20"/>
          <w:szCs w:val="20"/>
        </w:rPr>
        <w:t>Figura 2 – Representação de um motor ou processador de gabaritos</w:t>
      </w:r>
    </w:p>
    <w:p w:rsidR="00D70236" w:rsidRDefault="00D70236" w:rsidP="005A0E94">
      <w:pPr>
        <w:jc w:val="center"/>
      </w:pPr>
      <w:r>
        <w:rPr>
          <w:noProof/>
          <w:lang w:eastAsia="pt-BR"/>
        </w:rPr>
        <w:drawing>
          <wp:inline distT="0" distB="0" distL="0" distR="0" wp14:anchorId="47CD625A" wp14:editId="2D42FD80">
            <wp:extent cx="2055906" cy="2456844"/>
            <wp:effectExtent l="0" t="0" r="1905"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2603" cy="2464847"/>
                    </a:xfrm>
                    <a:prstGeom prst="rect">
                      <a:avLst/>
                    </a:prstGeom>
                  </pic:spPr>
                </pic:pic>
              </a:graphicData>
            </a:graphic>
          </wp:inline>
        </w:drawing>
      </w:r>
    </w:p>
    <w:p w:rsidR="00255BEF" w:rsidRPr="005A0E94" w:rsidRDefault="005A0E94" w:rsidP="005A0E94">
      <w:pPr>
        <w:jc w:val="left"/>
        <w:rPr>
          <w:b/>
          <w:sz w:val="20"/>
          <w:szCs w:val="20"/>
        </w:rPr>
      </w:pPr>
      <w:r w:rsidRPr="005A0E94">
        <w:rPr>
          <w:b/>
          <w:sz w:val="20"/>
          <w:szCs w:val="20"/>
        </w:rPr>
        <w:t xml:space="preserve">Fonte: </w:t>
      </w:r>
      <w:r w:rsidR="000F38DB">
        <w:rPr>
          <w:b/>
          <w:sz w:val="20"/>
          <w:szCs w:val="20"/>
        </w:rPr>
        <w:t>Elaborada pelo autor.</w:t>
      </w:r>
    </w:p>
    <w:p w:rsidR="00AD5F93" w:rsidRDefault="00076846" w:rsidP="00B30AB7">
      <w:r>
        <w:lastRenderedPageBreak/>
        <w:tab/>
        <w:t xml:space="preserve">Dada </w:t>
      </w:r>
      <w:proofErr w:type="gramStart"/>
      <w:r>
        <w:t>a</w:t>
      </w:r>
      <w:proofErr w:type="gramEnd"/>
      <w:r>
        <w:t xml:space="preserve"> flexibilidade dos processadores de gabaritos, há o emprego deste tipo de ferramenta de software em diferentes aplicações. A revisão da literatura indica um uso maior no campo de desenvolvimento web, facilitando o emprego do padrão arquitetural Modelo-Visão-Controle, separando o código fonte em camadas bem distintas. Frameworks de desenvolvimento web disponíveis no mercado atual usam sua própria abordagem para processar as saídas para o usuário. Desenvolvedores em linguagem PHP têm disponível, entre outras ferramentas o </w:t>
      </w:r>
      <w:proofErr w:type="spellStart"/>
      <w:proofErr w:type="gramStart"/>
      <w:r>
        <w:t>Twig</w:t>
      </w:r>
      <w:proofErr w:type="spellEnd"/>
      <w:r w:rsidR="00F3745A">
        <w:t xml:space="preserve"> </w:t>
      </w:r>
      <w:r>
        <w:t>.</w:t>
      </w:r>
      <w:proofErr w:type="gramEnd"/>
      <w:r>
        <w:t xml:space="preserve"> </w:t>
      </w:r>
      <w:proofErr w:type="gramStart"/>
      <w:r>
        <w:t>Desenvolvedores Java</w:t>
      </w:r>
      <w:proofErr w:type="gramEnd"/>
      <w:r>
        <w:t xml:space="preserve"> têm a possibilidade de </w:t>
      </w:r>
      <w:r w:rsidR="00DD5E14">
        <w:t xml:space="preserve">optar pelo uso de </w:t>
      </w:r>
      <w:r>
        <w:t>ferramentas, como o Apache Velocity</w:t>
      </w:r>
      <w:r w:rsidR="00615BF6">
        <w:t xml:space="preserve"> </w:t>
      </w:r>
      <w:r w:rsidR="00615BF6">
        <w:fldChar w:fldCharType="begin" w:fldLock="1"/>
      </w:r>
      <w:r w:rsidR="00615BF6">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615BF6" w:rsidRPr="00615BF6">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7149CE">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615BF6" w:rsidRPr="00615BF6">
        <w:rPr>
          <w:noProof/>
        </w:rPr>
        <w:t>(APACHE.ORG, 2020)</w:t>
      </w:r>
      <w:r w:rsidR="00615BF6">
        <w:fldChar w:fldCharType="end"/>
      </w:r>
      <w:r>
        <w:t>. No presente trabalho vamos nos ater a uma descrição breve dos três motores de gabaritos</w:t>
      </w:r>
      <w:r w:rsidR="00DD5E14">
        <w:t xml:space="preserve"> aqui descritos, tendo sido definido para uso no protótipo o motor Apache Freemarker, merecendo este, portanto, uma descrição mais ampla.</w:t>
      </w:r>
      <w:r>
        <w:t xml:space="preserve"> </w:t>
      </w:r>
    </w:p>
    <w:p w:rsidR="00334B5B" w:rsidRDefault="00334B5B" w:rsidP="00B30AB7"/>
    <w:p w:rsidR="00334B5B" w:rsidRDefault="00334B5B" w:rsidP="00334B5B">
      <w:pPr>
        <w:pStyle w:val="Ttulo2"/>
      </w:pPr>
      <w:bookmarkStart w:id="83" w:name="_Toc33461691"/>
      <w:r>
        <w:t>2.3 Motores de gabaritos disponíveis para utilização no mercado atual</w:t>
      </w:r>
      <w:bookmarkEnd w:id="83"/>
    </w:p>
    <w:p w:rsidR="00334B5B" w:rsidRDefault="00334B5B" w:rsidP="00334B5B"/>
    <w:p w:rsidR="0029243E" w:rsidRDefault="00334B5B" w:rsidP="00574EDC">
      <w:r>
        <w:tab/>
        <w:t xml:space="preserve">Para melhor fundamentar o desenvolvimento do protótipo e a decisão de qual a melhor abordagem para o projeto do gerador de Dashboards, foi necessária uma 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29243E">
        <w:t xml:space="preserve"> e se o projeto fornecia licenciamento gratuito e código-fonte aberto</w:t>
      </w:r>
      <w:r>
        <w:t>.</w:t>
      </w:r>
      <w:r w:rsidR="0029243E">
        <w:t xml:space="preserve"> Nas subseções seguintes descrevo os componentes estudados.</w:t>
      </w:r>
    </w:p>
    <w:p w:rsidR="00E54112" w:rsidRPr="003173F5" w:rsidRDefault="00334B5B" w:rsidP="003173F5">
      <w:pPr>
        <w:pStyle w:val="Ttulo3"/>
      </w:pPr>
      <w:r w:rsidRPr="003173F5">
        <w:t xml:space="preserve"> </w:t>
      </w:r>
      <w:bookmarkStart w:id="84" w:name="_Toc33461692"/>
      <w:r w:rsidR="00E54112" w:rsidRPr="003173F5">
        <w:t xml:space="preserve">2.3.1 </w:t>
      </w:r>
      <w:del w:id="85" w:author="glaubergad" w:date="2019-03-04T20:25:00Z">
        <w:r w:rsidR="00E54112" w:rsidRPr="003173F5" w:rsidDel="00482FD5">
          <w:delText>3</w:delText>
        </w:r>
      </w:del>
      <w:r w:rsidR="00E54112" w:rsidRPr="003173F5">
        <w:t>Apache Velocity</w:t>
      </w:r>
      <w:bookmarkEnd w:id="84"/>
    </w:p>
    <w:p w:rsidR="001F3560" w:rsidRDefault="0029243E" w:rsidP="0029243E">
      <w:r>
        <w:tab/>
      </w:r>
      <w:r w:rsidR="00076BEE">
        <w:t xml:space="preserve">Velocity é um motor de gabaritos baseado em Java. Permite a qualquer um usar uma linguagem de gabaritos simples, porém poderosa, para referenciar objetos definidos em código Java </w:t>
      </w:r>
      <w:r w:rsidR="00076BEE">
        <w:fldChar w:fldCharType="begin" w:fldLock="1"/>
      </w:r>
      <w:r w:rsidR="00A570F9">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A570F9" w:rsidRPr="00A570F9">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É um projeto de código fonte aberto </w:t>
      </w:r>
      <w:r w:rsidR="00103B4F">
        <w:t xml:space="preserve">iniciado em 2000 como parte do projeto Apache Jakarta e é </w:t>
      </w:r>
      <w:r w:rsidR="005D1A5C">
        <w:t xml:space="preserve">hospedado pela Apache Software Foundation e liberada sob a Licença Apache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w:t>
      </w:r>
    </w:p>
    <w:p w:rsidR="005D1A5C" w:rsidRDefault="005D1A5C" w:rsidP="0029243E">
      <w:r>
        <w:tab/>
        <w:t xml:space="preserve">Usando Velocity, é possível renderizar dados de </w:t>
      </w:r>
      <w:r w:rsidR="00B87C3B">
        <w:t xml:space="preserve">Objetos concretos Java </w:t>
      </w:r>
      <w:r>
        <w:t>para texto, XML, HTML ou qualquer tipo de saída pré-formatada.</w:t>
      </w:r>
      <w:r w:rsidR="00DB5A62">
        <w:t xml:space="preserve"> O motor Velocity recebe como entrada o gabarito com as marcações e um objeto Java</w:t>
      </w:r>
      <w:r w:rsidR="001F3560">
        <w:t xml:space="preserve"> com dados brutos </w:t>
      </w:r>
      <w:r w:rsidR="001F3560">
        <w:lastRenderedPageBreak/>
        <w:t>acessíveis por meio de uma interface pública,</w:t>
      </w:r>
      <w:r w:rsidR="00832DB4">
        <w:t xml:space="preserve"> que define o contexto de utilização dos dados</w:t>
      </w:r>
      <w:r w:rsidR="00CE2402">
        <w:fldChar w:fldCharType="begin" w:fldLock="1"/>
      </w:r>
      <w:r w:rsidR="00CE2402">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Fernanda","non-dropping-particle":"","parse-names":false,"suffix":""}],"id":"ITEM-1","issued":{"date-parts":[["2002"]]},"number-of-pages":"10","title":"Formatação de Dados Usando a Ferramenta Velocity","type":"thesis","volume":"1"},"uris":["http://www.mendeley.com/documents/?uuid=792d91cf-dece-3794-a6cb-afe1a17c4f7b"]}],"mendeley":{"formattedCitation":"(CRUZ;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CE2402" w:rsidRPr="001F3560">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1F3560">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&lt;i&gt;et al.&lt;/i&gt;, 2004)","plainTextFormattedCitation":"(MOURA et al., 2004)","previouslyFormattedCitation":"(MOURA &lt;i&gt;et al.&lt;/i&gt;, 2004)"},"properties":{"noteIndex":0},"schema":"https://github.com/citation-style-language/schema/raw/master/csl-citation.json"}</w:instrText>
      </w:r>
      <w:r w:rsidR="00832DB4">
        <w:fldChar w:fldCharType="separate"/>
      </w:r>
      <w:r w:rsidR="00832DB4" w:rsidRPr="00832DB4">
        <w:rPr>
          <w:noProof/>
        </w:rPr>
        <w:t xml:space="preserve">(MOURA </w:t>
      </w:r>
      <w:r w:rsidR="00832DB4" w:rsidRPr="00832DB4">
        <w:rPr>
          <w:i/>
          <w:noProof/>
        </w:rPr>
        <w:t>et al.</w:t>
      </w:r>
      <w:r w:rsidR="00832DB4" w:rsidRPr="00832DB4">
        <w:rPr>
          <w:noProof/>
        </w:rPr>
        <w:t>, 2004)</w:t>
      </w:r>
      <w:r w:rsidR="00832DB4">
        <w:fldChar w:fldCharType="end"/>
      </w:r>
      <w:r w:rsidR="00832DB4">
        <w:t>.</w:t>
      </w:r>
      <w:r w:rsidR="001F3560">
        <w:t xml:space="preserve"> </w:t>
      </w:r>
    </w:p>
    <w:p w:rsidR="00317D97" w:rsidRDefault="00D87B15" w:rsidP="0029243E">
      <w:r>
        <w:tab/>
        <w:t>A linguagem específica do Velocity é a VTL (Velocity Template Language).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33305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Pr="004A39B3">
        <w:rPr>
          <w:noProof/>
        </w:rPr>
        <w:t>(BAELDUNG.COM, 2017)</w:t>
      </w:r>
      <w:r>
        <w:fldChar w:fldCharType="end"/>
      </w:r>
      <w:r>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1C22C0">
      <w:pPr>
        <w:pStyle w:val="PargrafodaLista"/>
        <w:numPr>
          <w:ilvl w:val="0"/>
          <w:numId w:val="18"/>
        </w:numPr>
      </w:pPr>
      <w:r>
        <w:t>Variáveis: Podem ser definidas diretamente no gabarito utilizando a diretiva #set (</w:t>
      </w:r>
      <w:r w:rsidR="00881DD3">
        <w:t>$</w:t>
      </w:r>
      <w:r w:rsidR="007112BA">
        <w:t>variável</w:t>
      </w:r>
      <w:r w:rsidR="00881DD3">
        <w:t>=valor</w:t>
      </w:r>
      <w:r>
        <w:t>). Podem receber valores diretamente do objeto Java;</w:t>
      </w:r>
    </w:p>
    <w:p w:rsidR="001C22C0" w:rsidRDefault="001C22C0" w:rsidP="001C22C0">
      <w:pPr>
        <w:pStyle w:val="PargrafodaLista"/>
        <w:numPr>
          <w:ilvl w:val="0"/>
          <w:numId w:val="18"/>
        </w:numPr>
      </w:pPr>
      <w:r>
        <w:t xml:space="preserve">Propriedades: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p>
    <w:p w:rsidR="003E1734" w:rsidRDefault="003E1734" w:rsidP="001C22C0">
      <w:pPr>
        <w:pStyle w:val="PargrafodaLista"/>
        <w:numPr>
          <w:ilvl w:val="0"/>
          <w:numId w:val="18"/>
        </w:numPr>
      </w:pPr>
      <w:r>
        <w:t>Métodos: Devem ser definidos de forma semelhante às propriedades, trazendo o valor retornado pelo método acessado, na forma $</w:t>
      </w:r>
      <w:proofErr w:type="gramStart"/>
      <w:r>
        <w:t>objeto.</w:t>
      </w:r>
      <w:proofErr w:type="gramEnd"/>
      <w:r>
        <w:t>metodo();</w:t>
      </w: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F867C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333052" w:rsidRPr="00333052">
        <w:rPr>
          <w:noProof/>
        </w:rPr>
        <w:t>(BAELDUNG.COM, 2017)</w:t>
      </w:r>
      <w:r w:rsidR="00333052" w:rsidRPr="005B5AD8">
        <w:fldChar w:fldCharType="end"/>
      </w:r>
      <w:r w:rsidR="00881DD3">
        <w:t>.</w:t>
      </w:r>
    </w:p>
    <w:p w:rsidR="00353F95"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6D7112">
        <w:t>Tabela</w:t>
      </w:r>
      <w:r w:rsidR="00353F95">
        <w:t xml:space="preserve"> </w:t>
      </w:r>
      <w:r w:rsidR="006D7112">
        <w:t>2</w:t>
      </w:r>
      <w:r w:rsidR="00353F95">
        <w:t xml:space="preserve"> traz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pPr>
        <w:spacing w:after="160" w:line="240" w:lineRule="auto"/>
        <w:jc w:val="left"/>
      </w:pPr>
      <w:r>
        <w:br w:type="page"/>
      </w:r>
    </w:p>
    <w:p w:rsidR="00605BB9" w:rsidRDefault="006D7112" w:rsidP="005B5AD8">
      <w:pPr>
        <w:rPr>
          <w:b/>
          <w:sz w:val="20"/>
          <w:szCs w:val="20"/>
        </w:rPr>
      </w:pPr>
      <w:r w:rsidRPr="006D7112">
        <w:rPr>
          <w:b/>
          <w:sz w:val="20"/>
          <w:szCs w:val="20"/>
        </w:rPr>
        <w:lastRenderedPageBreak/>
        <w:t>Tabela 2</w:t>
      </w:r>
      <w:proofErr w:type="gramStart"/>
      <w:r w:rsidRPr="006D7112">
        <w:rPr>
          <w:b/>
          <w:sz w:val="20"/>
          <w:szCs w:val="20"/>
        </w:rPr>
        <w:t xml:space="preserve">  </w:t>
      </w:r>
      <w:proofErr w:type="gramEnd"/>
      <w:r w:rsidRPr="006D7112">
        <w:rPr>
          <w:b/>
          <w:sz w:val="20"/>
          <w:szCs w:val="20"/>
        </w:rPr>
        <w:t>- Resumo de diretivas Apache Velocity VTL</w:t>
      </w:r>
    </w:p>
    <w:p w:rsidR="006D7112" w:rsidRDefault="004E58EF" w:rsidP="00E952DE">
      <w:pPr>
        <w:jc w:val="center"/>
        <w:rPr>
          <w:b/>
          <w:sz w:val="20"/>
          <w:szCs w:val="20"/>
        </w:rPr>
      </w:pPr>
      <w:r>
        <w:rPr>
          <w:b/>
          <w:noProof/>
          <w:sz w:val="20"/>
          <w:szCs w:val="20"/>
          <w:lang w:eastAsia="pt-BR"/>
        </w:rPr>
        <w:drawing>
          <wp:inline distT="0" distB="0" distL="0" distR="0" wp14:anchorId="7E03D311" wp14:editId="73C51C86">
            <wp:extent cx="4362824" cy="4362824"/>
            <wp:effectExtent l="0" t="0" r="0" b="0"/>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3299" cy="4363299"/>
                    </a:xfrm>
                    <a:prstGeom prst="rect">
                      <a:avLst/>
                    </a:prstGeom>
                    <a:noFill/>
                    <a:ln>
                      <a:noFill/>
                    </a:ln>
                  </pic:spPr>
                </pic:pic>
              </a:graphicData>
            </a:graphic>
          </wp:inline>
        </w:drawing>
      </w:r>
    </w:p>
    <w:p w:rsidR="00F867C2" w:rsidRDefault="00F867C2" w:rsidP="005B5AD8">
      <w:pPr>
        <w:rPr>
          <w:sz w:val="20"/>
          <w:szCs w:val="20"/>
        </w:rPr>
      </w:pPr>
      <w:r w:rsidRPr="00F867C2">
        <w:rPr>
          <w:b/>
          <w:sz w:val="20"/>
          <w:szCs w:val="20"/>
        </w:rPr>
        <w:t xml:space="preserve">Fonte: </w:t>
      </w:r>
      <w:r w:rsidRPr="00F867C2">
        <w:rPr>
          <w:b/>
          <w:sz w:val="20"/>
          <w:szCs w:val="20"/>
        </w:rPr>
        <w:fldChar w:fldCharType="begin" w:fldLock="1"/>
      </w:r>
      <w:r w:rsidR="00840138">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F867C2">
        <w:rPr>
          <w:b/>
          <w:sz w:val="20"/>
          <w:szCs w:val="20"/>
        </w:rPr>
        <w:fldChar w:fldCharType="separate"/>
      </w:r>
      <w:r w:rsidRPr="00F867C2">
        <w:rPr>
          <w:b/>
          <w:noProof/>
          <w:sz w:val="20"/>
          <w:szCs w:val="20"/>
        </w:rPr>
        <w:t>(XNAT.ORG, 2019)</w:t>
      </w:r>
      <w:r w:rsidRPr="00F867C2">
        <w:rPr>
          <w:b/>
          <w:sz w:val="20"/>
          <w:szCs w:val="20"/>
        </w:rPr>
        <w:fldChar w:fldCharType="end"/>
      </w:r>
    </w:p>
    <w:p w:rsidR="005B5AD8" w:rsidRDefault="008949C9" w:rsidP="00893BF7">
      <w:r>
        <w:tab/>
      </w:r>
      <w:r w:rsidR="00315C8F">
        <w:t xml:space="preserve">O Apache Velocity é licenciado sob a Apache </w:t>
      </w:r>
      <w:proofErr w:type="spellStart"/>
      <w:r w:rsidR="00315C8F">
        <w:t>License</w:t>
      </w:r>
      <w:proofErr w:type="spellEnd"/>
      <w:r w:rsidR="00315C8F">
        <w:t xml:space="preserve"> 2.0, que é totalmente compatível com a </w:t>
      </w:r>
      <w:proofErr w:type="spellStart"/>
      <w:r w:rsidR="00315C8F">
        <w:t>Gnu</w:t>
      </w:r>
      <w:proofErr w:type="spellEnd"/>
      <w:r w:rsidR="00315C8F">
        <w:t xml:space="preserve">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p>
    <w:p w:rsidR="00E54112" w:rsidRPr="003173F5" w:rsidRDefault="00E54112" w:rsidP="003173F5">
      <w:pPr>
        <w:pStyle w:val="Ttulo3"/>
      </w:pPr>
      <w:del w:id="86" w:author="glaubergad" w:date="2019-03-04T20:25:00Z">
        <w:r w:rsidRPr="003173F5" w:rsidDel="00482FD5">
          <w:delText>3</w:delText>
        </w:r>
      </w:del>
      <w:bookmarkStart w:id="87" w:name="_Toc33461693"/>
      <w:ins w:id="88" w:author="glaubergad" w:date="2019-03-04T20:25:00Z">
        <w:r w:rsidR="00482FD5" w:rsidRPr="003173F5">
          <w:t>2</w:t>
        </w:r>
      </w:ins>
      <w:r w:rsidRPr="003173F5">
        <w:t>.3.</w:t>
      </w:r>
      <w:r w:rsidR="00E5548F" w:rsidRPr="003173F5">
        <w:t>2</w:t>
      </w:r>
      <w:r w:rsidRPr="003173F5">
        <w:t xml:space="preserve"> Apache Freemarker</w:t>
      </w:r>
      <w:bookmarkEnd w:id="87"/>
    </w:p>
    <w:p w:rsidR="00B7095A" w:rsidRDefault="008963B5" w:rsidP="003173F5">
      <w:r>
        <w:tab/>
      </w:r>
      <w:r w:rsidR="00840138">
        <w:t>Apache Freemarker é um motor de gabaritos para Java, tendo sua versão inicial disponibilizada em 2000, desenvolvida por Benjamin Geer e Mike Bayer</w:t>
      </w:r>
      <w:r w:rsidR="00965D4B">
        <w:t xml:space="preserve"> </w:t>
      </w:r>
      <w:r w:rsidR="00965D4B">
        <w:fldChar w:fldCharType="begin" w:fldLock="1"/>
      </w:r>
      <w:r w:rsidR="00F57288">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fldChar w:fldCharType="separate"/>
      </w:r>
      <w:r w:rsidR="00965D4B" w:rsidRPr="00965D4B">
        <w:rPr>
          <w:noProof/>
        </w:rPr>
        <w:t>(WIKIPEDIA.ORG, 2018)</w:t>
      </w:r>
      <w:r w:rsidR="00965D4B">
        <w:fldChar w:fldCharType="end"/>
      </w:r>
      <w:r w:rsidR="00840138">
        <w:t>.</w:t>
      </w:r>
      <w:r w:rsidR="00965D4B">
        <w:t xml:space="preserve"> </w:t>
      </w:r>
      <w:r w:rsidR="00CE2402">
        <w:t xml:space="preserve">Por ser </w:t>
      </w:r>
      <w:r w:rsidR="008F7A6C">
        <w:t xml:space="preserve">Consiste em uma biblioteca Java capaz de gerar saídas de texto baseadas em um ou mais gabaritos e um conjunto de dados variáveis em tempo de execução. Esta saída pode ser página HTML, texto formatado, código fonte, arquivos de configuração ou scripts em geral </w:t>
      </w:r>
      <w:r w:rsidR="009462E6">
        <w:fldChar w:fldCharType="begin" w:fldLock="1"/>
      </w:r>
      <w:r w:rsidR="00DE6660">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DE6660" w:rsidRPr="00DE6660">
        <w:rPr>
          <w:noProof/>
        </w:rPr>
        <w:t>(APACHE.ORG, 2020)</w:t>
      </w:r>
      <w:r w:rsidR="009462E6">
        <w:fldChar w:fldCharType="end"/>
      </w:r>
      <w:r w:rsidR="009462E6">
        <w:t>.</w:t>
      </w:r>
      <w:r w:rsidR="00013D36">
        <w:t xml:space="preserve"> Os gabaritos para uso no motor de composição do Freemarker são escritos usando uma linguagem especializada chamada FTL (Freemarker Template Language), que possui um dicionário de marcações a serem entremeadas ao conteúdo estático.</w:t>
      </w:r>
    </w:p>
    <w:p w:rsidR="00315C8F" w:rsidRDefault="00B7095A" w:rsidP="003173F5">
      <w:r>
        <w:lastRenderedPageBreak/>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EE276B">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67671F" w:rsidRPr="0067671F">
        <w:rPr>
          <w:noProof/>
        </w:rPr>
        <w:t>(APACHE.ORG, 2020)</w:t>
      </w:r>
      <w:r w:rsidR="0067671F">
        <w:fldChar w:fldCharType="end"/>
      </w:r>
      <w:r>
        <w:t>.</w:t>
      </w:r>
    </w:p>
    <w:p w:rsidR="0067671F" w:rsidRDefault="00B54485" w:rsidP="003173F5">
      <w:r>
        <w:tab/>
        <w:t xml:space="preserve">A </w:t>
      </w:r>
      <w:r w:rsidR="00313CFD">
        <w:t>FTL,</w:t>
      </w:r>
      <w:r>
        <w:t xml:space="preserve"> bem como a VTL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831C89">
      <w:pPr>
        <w:pStyle w:val="PargrafodaLista"/>
        <w:numPr>
          <w:ilvl w:val="0"/>
          <w:numId w:val="20"/>
        </w:numPr>
      </w:pPr>
      <w:r>
        <w:t>Texto estático;</w:t>
      </w:r>
    </w:p>
    <w:p w:rsidR="00700E68" w:rsidRPr="00F82485" w:rsidRDefault="00700E68" w:rsidP="00831C89">
      <w:pPr>
        <w:pStyle w:val="PargrafodaLista"/>
        <w:numPr>
          <w:ilvl w:val="0"/>
          <w:numId w:val="20"/>
        </w:numPr>
      </w:pPr>
      <w:r>
        <w:t xml:space="preserve">Interpolações: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9954FB" w:rsidRPr="00831C89">
        <w:rPr>
          <w:rFonts w:ascii="Source Code Pro" w:hAnsi="Source Code Pro"/>
        </w:rPr>
        <w:t>}</w:t>
      </w:r>
      <w:r w:rsidR="00F82485" w:rsidRPr="00831C89">
        <w:rPr>
          <w:rFonts w:ascii="Source Code Pro" w:hAnsi="Source Code Pro"/>
        </w:rPr>
        <w:t>;</w:t>
      </w:r>
    </w:p>
    <w:p w:rsidR="00F82485" w:rsidRDefault="00F82485" w:rsidP="00831C89">
      <w:pPr>
        <w:pStyle w:val="PargrafodaLista"/>
        <w:numPr>
          <w:ilvl w:val="0"/>
          <w:numId w:val="20"/>
        </w:numPr>
      </w:pPr>
      <w:r>
        <w:t xml:space="preserve">Tags FTL: Descritas no gabarito como </w:t>
      </w:r>
      <w:proofErr w:type="spellStart"/>
      <w:r>
        <w:t>tags</w:t>
      </w:r>
      <w:proofErr w:type="spellEnd"/>
      <w:r>
        <w:t xml:space="preserve"> HTML, delimitadas por &lt;</w:t>
      </w:r>
      <w:r w:rsidR="00EE276B">
        <w:t>#</w:t>
      </w:r>
      <w:r>
        <w:t xml:space="preserve"> e &gt;, porém são instruções ao motor Freemarker, não sendo exibidas no documento de saída;</w:t>
      </w:r>
    </w:p>
    <w:p w:rsidR="00F82485" w:rsidRDefault="00F82485" w:rsidP="00831C89">
      <w:pPr>
        <w:pStyle w:val="PargrafodaLista"/>
        <w:numPr>
          <w:ilvl w:val="0"/>
          <w:numId w:val="20"/>
        </w:numPr>
      </w:pPr>
      <w:r>
        <w:t>Comentários: Descrições com finalidade de documentação, delimitadas por &lt;#-- e --&gt;. Assim como as Tags FTL, serão ignorados pelo Motor Freemarker e não serão exibidos na composição do documento de saída.</w:t>
      </w:r>
    </w:p>
    <w:p w:rsidR="00AE44ED" w:rsidRDefault="00EE276B" w:rsidP="00AE44ED">
      <w:r>
        <w:tab/>
      </w:r>
      <w:r w:rsidR="00A96D87">
        <w:t xml:space="preserve">De forma resumida, seguem abaixo descritas as regras básicas </w:t>
      </w:r>
      <w:r w:rsidR="00AE44ED">
        <w:t xml:space="preserve">de expressões em gabaritos Freemarker </w:t>
      </w:r>
      <w:r w:rsidR="00AE44ED">
        <w:fldChar w:fldCharType="begin" w:fldLock="1"/>
      </w:r>
      <w:r w:rsidR="00C5372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AE44ED" w:rsidRPr="00AE44ED">
        <w:rPr>
          <w:noProof/>
        </w:rPr>
        <w:t>(APACHE.ORG, 2020)</w:t>
      </w:r>
      <w:r w:rsidR="00AE44ED">
        <w:fldChar w:fldCharType="end"/>
      </w:r>
      <w:r w:rsidR="00AE44ED">
        <w:t>.</w:t>
      </w:r>
    </w:p>
    <w:p w:rsidR="00AE44ED" w:rsidRDefault="00AE44ED" w:rsidP="00AE44ED"/>
    <w:p w:rsidR="00AE44ED" w:rsidRDefault="00AE44ED" w:rsidP="00AE44ED">
      <w:r>
        <w:tab/>
        <w:t>Valores especificados diretamente</w:t>
      </w:r>
    </w:p>
    <w:p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rsidR="00AE44ED" w:rsidRDefault="00AE44ED" w:rsidP="00145F3B">
      <w:pPr>
        <w:pStyle w:val="PargrafodaLista"/>
        <w:numPr>
          <w:ilvl w:val="0"/>
          <w:numId w:val="22"/>
        </w:numPr>
        <w:ind w:left="1134"/>
      </w:pPr>
      <w:r>
        <w:t>Números: 123.45</w:t>
      </w:r>
    </w:p>
    <w:p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gramStart"/>
      <w:r>
        <w:t>false</w:t>
      </w:r>
      <w:proofErr w:type="gramEnd"/>
    </w:p>
    <w:p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AE44ED" w:rsidRDefault="00AE44ED" w:rsidP="00145F3B">
      <w:pPr>
        <w:pStyle w:val="PargrafodaLista"/>
        <w:numPr>
          <w:ilvl w:val="0"/>
          <w:numId w:val="22"/>
        </w:numPr>
        <w:ind w:left="1134"/>
        <w:rPr>
          <w:i/>
        </w:rPr>
      </w:pPr>
      <w:proofErr w:type="spellStart"/>
      <w:r>
        <w:t>Hashes</w:t>
      </w:r>
      <w:proofErr w:type="spellEnd"/>
      <w:r>
        <w:t xml:space="preserve">: </w:t>
      </w:r>
      <w:r w:rsidRPr="00AE44ED">
        <w:rPr>
          <w:i/>
        </w:rPr>
        <w:t>{"</w:t>
      </w:r>
      <w:proofErr w:type="spellStart"/>
      <w:r w:rsidRPr="00AE44ED">
        <w:rPr>
          <w:i/>
        </w:rPr>
        <w:t>name</w:t>
      </w:r>
      <w:proofErr w:type="spellEnd"/>
      <w:proofErr w:type="gramStart"/>
      <w:r w:rsidRPr="00AE44ED">
        <w:rPr>
          <w:i/>
        </w:rPr>
        <w:t>":</w:t>
      </w:r>
      <w:proofErr w:type="gramEnd"/>
      <w:r w:rsidRPr="00AE44ED">
        <w:rPr>
          <w:i/>
        </w:rPr>
        <w:t>"</w:t>
      </w:r>
      <w:proofErr w:type="spellStart"/>
      <w:r w:rsidRPr="00AE44ED">
        <w:rPr>
          <w:i/>
        </w:rPr>
        <w:t>green</w:t>
      </w:r>
      <w:proofErr w:type="spellEnd"/>
      <w:r w:rsidRPr="00AE44ED">
        <w:rPr>
          <w:i/>
        </w:rPr>
        <w:t xml:space="preserve"> mouse", "price":150}</w:t>
      </w:r>
    </w:p>
    <w:p w:rsidR="00AE44ED" w:rsidRDefault="00AE44ED" w:rsidP="00AE44ED">
      <w:r>
        <w:tab/>
        <w:t>Acessando Variáveis</w:t>
      </w:r>
    </w:p>
    <w:p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rsidR="00AE44ED" w:rsidRDefault="00C53725" w:rsidP="00C53725">
      <w:pPr>
        <w:tabs>
          <w:tab w:val="left" w:pos="0"/>
        </w:tabs>
      </w:pPr>
      <w:r>
        <w:tab/>
      </w:r>
      <w:r w:rsidR="00AE44ED">
        <w:t>Operações com Strings</w:t>
      </w:r>
    </w:p>
    <w:p w:rsidR="00AE44ED" w:rsidRDefault="00AE44ED" w:rsidP="00C53725">
      <w:pPr>
        <w:pStyle w:val="PargrafodaLista"/>
        <w:numPr>
          <w:ilvl w:val="0"/>
          <w:numId w:val="22"/>
        </w:numPr>
        <w:tabs>
          <w:tab w:val="left" w:pos="2552"/>
        </w:tabs>
        <w:ind w:left="1134"/>
      </w:pPr>
      <w:r>
        <w:lastRenderedPageBreak/>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rsidR="00AE44ED" w:rsidRDefault="00145F3B" w:rsidP="00431C36">
      <w:r>
        <w:tab/>
      </w:r>
      <w:r w:rsidR="00431C36">
        <w:t>Operações com sequências</w:t>
      </w:r>
    </w:p>
    <w:p w:rsidR="00AE44ED" w:rsidRPr="00431C36" w:rsidRDefault="00431C36" w:rsidP="00145F3B">
      <w:pPr>
        <w:pStyle w:val="PargrafodaLista"/>
        <w:numPr>
          <w:ilvl w:val="0"/>
          <w:numId w:val="22"/>
        </w:numPr>
        <w:ind w:left="1134"/>
        <w:rPr>
          <w:i/>
        </w:rPr>
      </w:pPr>
      <w:r>
        <w:t>Concatenação</w:t>
      </w:r>
      <w:r w:rsidR="00AE44ED">
        <w:t xml:space="preserve">: </w:t>
      </w:r>
      <w:proofErr w:type="spellStart"/>
      <w:r w:rsidR="00AE44ED" w:rsidRPr="00431C36">
        <w:rPr>
          <w:i/>
        </w:rPr>
        <w:t>users</w:t>
      </w:r>
      <w:proofErr w:type="spellEnd"/>
      <w:r w:rsidR="00AE44ED" w:rsidRPr="00431C36">
        <w:rPr>
          <w:i/>
        </w:rPr>
        <w:t xml:space="preserve"> + ["</w:t>
      </w:r>
      <w:proofErr w:type="spellStart"/>
      <w:r w:rsidR="00AE44ED" w:rsidRPr="00431C36">
        <w:rPr>
          <w:i/>
        </w:rPr>
        <w:t>guest</w:t>
      </w:r>
      <w:proofErr w:type="spellEnd"/>
      <w:r w:rsidR="00AE44ED" w:rsidRPr="00431C36">
        <w:rPr>
          <w:i/>
        </w:rPr>
        <w:t>"]</w:t>
      </w:r>
    </w:p>
    <w:p w:rsidR="00AE44ED" w:rsidRPr="00431C36" w:rsidRDefault="00431C36" w:rsidP="00145F3B">
      <w:pPr>
        <w:pStyle w:val="PargrafodaLista"/>
        <w:numPr>
          <w:ilvl w:val="0"/>
          <w:numId w:val="22"/>
        </w:numPr>
        <w:ind w:left="1134"/>
        <w:rPr>
          <w:i/>
        </w:rPr>
      </w:pPr>
      <w:r>
        <w:t>Parte de uma sequencia</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AE44ED" w:rsidRDefault="00145F3B" w:rsidP="00431C36">
      <w:r>
        <w:tab/>
      </w:r>
      <w:r w:rsidR="00431C36">
        <w:t xml:space="preserve">Operações com </w:t>
      </w:r>
      <w:proofErr w:type="spellStart"/>
      <w:r w:rsidR="00431C36">
        <w:t>hashes</w:t>
      </w:r>
      <w:proofErr w:type="spellEnd"/>
    </w:p>
    <w:p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AE44ED" w:rsidRDefault="00145F3B" w:rsidP="0043562B">
      <w:r>
        <w:tab/>
      </w:r>
      <w:r w:rsidR="0043562B">
        <w:t>Calculo Aritmético</w:t>
      </w:r>
      <w:r w:rsidR="00AE44ED">
        <w:t>: (x * 1.5 + 10) / 2 - y % 100</w:t>
      </w:r>
    </w:p>
    <w:p w:rsidR="00AE44ED" w:rsidRPr="0043562B" w:rsidRDefault="00145F3B" w:rsidP="0043562B">
      <w:pPr>
        <w:rPr>
          <w:i/>
        </w:rPr>
      </w:pPr>
      <w:r>
        <w:tab/>
      </w:r>
      <w:r w:rsidR="0043562B">
        <w:t>Comparações</w:t>
      </w:r>
      <w:r w:rsidR="00AE44ED">
        <w:t xml:space="preserve">: </w:t>
      </w:r>
      <w:r w:rsidR="00AE44ED" w:rsidRPr="0043562B">
        <w:rPr>
          <w:i/>
        </w:rPr>
        <w:t xml:space="preserve">x == y, </w:t>
      </w:r>
      <w:proofErr w:type="gramStart"/>
      <w:r w:rsidR="00AE44ED" w:rsidRPr="0043562B">
        <w:rPr>
          <w:i/>
        </w:rPr>
        <w:t>x !</w:t>
      </w:r>
      <w:proofErr w:type="gramEnd"/>
      <w:r w:rsidR="00AE44ED" w:rsidRPr="0043562B">
        <w:rPr>
          <w:i/>
        </w:rPr>
        <w:t xml:space="preserve">= y, x &lt; y, x &gt; y, x &gt;= y, x &lt;= y, x </w:t>
      </w:r>
      <w:proofErr w:type="spellStart"/>
      <w:r w:rsidR="00AE44ED" w:rsidRPr="0043562B">
        <w:rPr>
          <w:i/>
        </w:rPr>
        <w:t>lt</w:t>
      </w:r>
      <w:proofErr w:type="spellEnd"/>
      <w:r w:rsidR="00AE44ED" w:rsidRPr="0043562B">
        <w:rPr>
          <w:i/>
        </w:rPr>
        <w:t xml:space="preserve"> y, x </w:t>
      </w:r>
      <w:proofErr w:type="spellStart"/>
      <w:r w:rsidR="00AE44ED" w:rsidRPr="0043562B">
        <w:rPr>
          <w:i/>
        </w:rPr>
        <w:t>lte</w:t>
      </w:r>
      <w:proofErr w:type="spellEnd"/>
      <w:r w:rsidR="00AE44ED" w:rsidRPr="0043562B">
        <w:rPr>
          <w:i/>
        </w:rPr>
        <w:t xml:space="preserve"> y, x </w:t>
      </w:r>
      <w:proofErr w:type="spellStart"/>
      <w:r w:rsidR="00AE44ED" w:rsidRPr="0043562B">
        <w:rPr>
          <w:i/>
        </w:rPr>
        <w:t>gt</w:t>
      </w:r>
      <w:proofErr w:type="spellEnd"/>
      <w:r w:rsidR="00AE44ED" w:rsidRPr="0043562B">
        <w:rPr>
          <w:i/>
        </w:rPr>
        <w:t xml:space="preserve"> y, x </w:t>
      </w:r>
      <w:proofErr w:type="spellStart"/>
      <w:r w:rsidR="00AE44ED" w:rsidRPr="0043562B">
        <w:rPr>
          <w:i/>
        </w:rPr>
        <w:t>gte</w:t>
      </w:r>
      <w:proofErr w:type="spellEnd"/>
      <w:r w:rsidR="00AE44ED" w:rsidRPr="0043562B">
        <w:rPr>
          <w:i/>
        </w:rPr>
        <w:t xml:space="preserve"> y</w:t>
      </w:r>
      <w:proofErr w:type="gramStart"/>
      <w:r w:rsidR="00AE44ED" w:rsidRPr="0043562B">
        <w:rPr>
          <w:i/>
        </w:rPr>
        <w:t>, ...</w:t>
      </w:r>
      <w:proofErr w:type="gramEnd"/>
      <w:r w:rsidR="00AE44ED" w:rsidRPr="0043562B">
        <w:rPr>
          <w:i/>
        </w:rPr>
        <w:t>etc.</w:t>
      </w:r>
    </w:p>
    <w:p w:rsidR="00AE44ED" w:rsidRPr="0043562B" w:rsidRDefault="00145F3B" w:rsidP="0043562B">
      <w:pPr>
        <w:rPr>
          <w:i/>
        </w:rPr>
      </w:pPr>
      <w:r>
        <w:tab/>
      </w:r>
      <w:r w:rsidR="0043562B">
        <w:t xml:space="preserve">Operações </w:t>
      </w:r>
      <w:proofErr w:type="gramStart"/>
      <w:r w:rsidR="0043562B">
        <w:t xml:space="preserve">Lógicas </w:t>
      </w:r>
      <w:r w:rsidR="00AE44ED">
        <w:t>:</w:t>
      </w:r>
      <w:proofErr w:type="gramEnd"/>
      <w:r w:rsidR="00AE44ED">
        <w:t xml:space="preserve"> </w:t>
      </w:r>
      <w:r w:rsidR="00AE44ED" w:rsidRPr="0043562B">
        <w:rPr>
          <w:i/>
        </w:rPr>
        <w:t>!</w:t>
      </w:r>
      <w:proofErr w:type="spellStart"/>
      <w:proofErr w:type="gramStart"/>
      <w:r w:rsidR="00AE44ED" w:rsidRPr="0043562B">
        <w:rPr>
          <w:i/>
        </w:rPr>
        <w:t>registered</w:t>
      </w:r>
      <w:proofErr w:type="spellEnd"/>
      <w:proofErr w:type="gramEnd"/>
      <w:r w:rsidR="00AE44ED" w:rsidRPr="0043562B">
        <w:rPr>
          <w:i/>
        </w:rPr>
        <w:t xml:space="preserve"> &amp;&amp; (</w:t>
      </w:r>
      <w:proofErr w:type="spellStart"/>
      <w:r w:rsidR="00AE44ED" w:rsidRPr="0043562B">
        <w:rPr>
          <w:i/>
        </w:rPr>
        <w:t>firstVisit</w:t>
      </w:r>
      <w:proofErr w:type="spellEnd"/>
      <w:r w:rsidR="00AE44ED" w:rsidRPr="0043562B">
        <w:rPr>
          <w:i/>
        </w:rPr>
        <w:t xml:space="preserve"> || </w:t>
      </w:r>
      <w:proofErr w:type="spellStart"/>
      <w:r w:rsidR="00AE44ED" w:rsidRPr="0043562B">
        <w:rPr>
          <w:i/>
        </w:rPr>
        <w:t>fromEurope</w:t>
      </w:r>
      <w:proofErr w:type="spellEnd"/>
      <w:r w:rsidR="00AE44ED" w:rsidRPr="0043562B">
        <w:rPr>
          <w:i/>
        </w:rPr>
        <w:t>)</w:t>
      </w:r>
    </w:p>
    <w:p w:rsidR="00AE44ED" w:rsidRDefault="00145F3B" w:rsidP="0043562B">
      <w:r>
        <w:tab/>
      </w:r>
      <w:r w:rsidR="0043562B">
        <w:t>Funções Embutidas</w:t>
      </w:r>
      <w:r w:rsidR="00AE44ED">
        <w:t xml:space="preserve">: </w:t>
      </w:r>
      <w:proofErr w:type="spellStart"/>
      <w:r w:rsidR="00AE44ED" w:rsidRPr="0043562B">
        <w:rPr>
          <w:i/>
        </w:rPr>
        <w:t>name?</w:t>
      </w:r>
      <w:proofErr w:type="gramStart"/>
      <w:r w:rsidR="00AE44ED" w:rsidRPr="0043562B">
        <w:rPr>
          <w:i/>
        </w:rPr>
        <w:t>upper_case</w:t>
      </w:r>
      <w:proofErr w:type="spellEnd"/>
      <w:proofErr w:type="gramEnd"/>
      <w:r w:rsidR="00AE44ED" w:rsidRPr="0043562B">
        <w:rPr>
          <w:i/>
        </w:rPr>
        <w:t xml:space="preserve">, </w:t>
      </w:r>
      <w:proofErr w:type="spellStart"/>
      <w:r w:rsidR="00AE44ED" w:rsidRPr="0043562B">
        <w:rPr>
          <w:i/>
        </w:rPr>
        <w:t>path?</w:t>
      </w:r>
      <w:proofErr w:type="gramStart"/>
      <w:r w:rsidR="00AE44ED" w:rsidRPr="0043562B">
        <w:rPr>
          <w:i/>
        </w:rPr>
        <w:t>ensure_starts_with</w:t>
      </w:r>
      <w:proofErr w:type="spellEnd"/>
      <w:proofErr w:type="gramEnd"/>
      <w:r w:rsidR="00AE44ED" w:rsidRPr="0043562B">
        <w:rPr>
          <w:i/>
        </w:rPr>
        <w:t>(</w:t>
      </w:r>
      <w:r w:rsidR="0043562B">
        <w:rPr>
          <w:i/>
        </w:rPr>
        <w:t>‘</w:t>
      </w:r>
      <w:r w:rsidR="00AE44ED" w:rsidRPr="0043562B">
        <w:rPr>
          <w:i/>
        </w:rPr>
        <w:t>/</w:t>
      </w:r>
      <w:r w:rsidR="0043562B">
        <w:rPr>
          <w:i/>
        </w:rPr>
        <w:t>’</w:t>
      </w:r>
      <w:r w:rsidR="00AE44ED" w:rsidRPr="0043562B">
        <w:rPr>
          <w:i/>
        </w:rPr>
        <w:t>)</w:t>
      </w:r>
    </w:p>
    <w:p w:rsidR="00AE44ED" w:rsidRPr="0043562B" w:rsidRDefault="00145F3B" w:rsidP="0043562B">
      <w:pPr>
        <w:rPr>
          <w:i/>
        </w:rPr>
      </w:pPr>
      <w:r>
        <w:tab/>
      </w:r>
      <w:r w:rsidR="0043562B">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Default="00145F3B" w:rsidP="0043562B">
      <w:r>
        <w:tab/>
      </w:r>
      <w:r w:rsidR="0043562B">
        <w:t>Operador de valores perdidos (</w:t>
      </w:r>
      <w:proofErr w:type="spellStart"/>
      <w:r w:rsidR="0043562B" w:rsidRPr="0043562B">
        <w:rPr>
          <w:i/>
        </w:rPr>
        <w:t>null</w:t>
      </w:r>
      <w:proofErr w:type="spellEnd"/>
      <w:r w:rsidR="0043562B">
        <w:t xml:space="preserve"> ou </w:t>
      </w:r>
      <w:proofErr w:type="spellStart"/>
      <w:r w:rsidR="0043562B" w:rsidRPr="0043562B">
        <w:rPr>
          <w:i/>
        </w:rPr>
        <w:t>void</w:t>
      </w:r>
      <w:proofErr w:type="spellEnd"/>
      <w:r w:rsidR="0043562B">
        <w:t>)</w:t>
      </w:r>
      <w:r w:rsidR="00AE44ED">
        <w:t>:</w:t>
      </w:r>
    </w:p>
    <w:p w:rsidR="00AE44ED" w:rsidRPr="0043562B" w:rsidRDefault="0043562B" w:rsidP="00145F3B">
      <w:pPr>
        <w:pStyle w:val="PargrafodaLista"/>
        <w:numPr>
          <w:ilvl w:val="0"/>
          <w:numId w:val="22"/>
        </w:numPr>
        <w:ind w:left="1134"/>
        <w:rPr>
          <w:i/>
        </w:rPr>
      </w:pPr>
      <w:r>
        <w:t>Valor Padrão</w:t>
      </w:r>
      <w:r w:rsidR="00AE44ED">
        <w:t xml:space="preserve">: </w:t>
      </w:r>
      <w:proofErr w:type="spellStart"/>
      <w:r w:rsidR="00AE44ED" w:rsidRPr="0043562B">
        <w:rPr>
          <w:i/>
        </w:rPr>
        <w:t>name</w:t>
      </w:r>
      <w:proofErr w:type="spellEnd"/>
      <w:r w:rsidR="00AE44ED" w:rsidRPr="0043562B">
        <w:rPr>
          <w:i/>
        </w:rPr>
        <w:t>!"</w:t>
      </w:r>
      <w:proofErr w:type="spellStart"/>
      <w:r w:rsidR="00AE44ED" w:rsidRPr="0043562B">
        <w:rPr>
          <w:i/>
        </w:rPr>
        <w:t>unknown</w:t>
      </w:r>
      <w:proofErr w:type="spellEnd"/>
      <w:r w:rsidR="00AE44ED" w:rsidRPr="0043562B">
        <w:rPr>
          <w:i/>
        </w:rPr>
        <w:t>"</w:t>
      </w:r>
      <w:r w:rsidR="00AE44ED">
        <w:t xml:space="preserve"> </w:t>
      </w:r>
      <w:proofErr w:type="spellStart"/>
      <w:r w:rsidR="00AE44ED">
        <w:t>or</w:t>
      </w:r>
      <w:proofErr w:type="spellEnd"/>
      <w:r w:rsidR="00AE44ED">
        <w:t xml:space="preserve"> </w:t>
      </w:r>
      <w:r w:rsidR="00AE44ED" w:rsidRPr="0043562B">
        <w:rPr>
          <w:i/>
        </w:rPr>
        <w:t>(</w:t>
      </w:r>
      <w:proofErr w:type="gramStart"/>
      <w:r w:rsidR="00AE44ED" w:rsidRPr="0043562B">
        <w:rPr>
          <w:i/>
        </w:rPr>
        <w:t>user.</w:t>
      </w:r>
      <w:proofErr w:type="gramEnd"/>
      <w:r w:rsidR="00AE44ED" w:rsidRPr="0043562B">
        <w:rPr>
          <w:i/>
        </w:rPr>
        <w:t>name)!"</w:t>
      </w:r>
      <w:proofErr w:type="spellStart"/>
      <w:r w:rsidR="00AE44ED" w:rsidRPr="0043562B">
        <w:rPr>
          <w:i/>
        </w:rPr>
        <w:t>unknown</w:t>
      </w:r>
      <w:proofErr w:type="spellEnd"/>
      <w:r w:rsidR="00AE44ED" w:rsidRPr="0043562B">
        <w:rPr>
          <w:i/>
        </w:rPr>
        <w:t>"</w:t>
      </w:r>
      <w:r w:rsidR="00AE44ED">
        <w:t xml:space="preserve"> </w:t>
      </w:r>
      <w:proofErr w:type="spellStart"/>
      <w:r w:rsidR="00AE44ED">
        <w:t>or</w:t>
      </w:r>
      <w:proofErr w:type="spellEnd"/>
      <w:r w:rsidR="00AE44ED">
        <w:t xml:space="preserve"> </w:t>
      </w:r>
      <w:proofErr w:type="spellStart"/>
      <w:r w:rsidR="00AE44ED" w:rsidRPr="0043562B">
        <w:rPr>
          <w:i/>
        </w:rPr>
        <w:t>name</w:t>
      </w:r>
      <w:proofErr w:type="spellEnd"/>
      <w:r w:rsidR="00AE44ED" w:rsidRPr="0043562B">
        <w:rPr>
          <w:i/>
        </w:rPr>
        <w:t>!</w:t>
      </w:r>
      <w:r w:rsidR="00AE44ED">
        <w:t xml:space="preserve"> </w:t>
      </w:r>
      <w:proofErr w:type="spellStart"/>
      <w:proofErr w:type="gramStart"/>
      <w:r w:rsidR="00AE44ED">
        <w:t>or</w:t>
      </w:r>
      <w:proofErr w:type="spellEnd"/>
      <w:proofErr w:type="gramEnd"/>
      <w:r w:rsidR="00AE44ED">
        <w:t xml:space="preserve"> </w:t>
      </w:r>
      <w:r w:rsidR="00AE44ED" w:rsidRPr="0043562B">
        <w:rPr>
          <w:i/>
        </w:rPr>
        <w:t>(user.name)!</w:t>
      </w:r>
    </w:p>
    <w:p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rsidR="00AE44ED" w:rsidRDefault="00145F3B" w:rsidP="0043562B">
      <w:r>
        <w:tab/>
      </w:r>
      <w:r w:rsidR="0043562B">
        <w:t>Operadores de atribuição</w:t>
      </w:r>
      <w:r w:rsidR="00AE44ED">
        <w:t xml:space="preserve">: </w:t>
      </w:r>
      <w:r w:rsidR="00AE44ED" w:rsidRPr="00627C9F">
        <w:rPr>
          <w:i/>
        </w:rPr>
        <w:t>=, +=, -=, *=, /=, %=, ++, -</w:t>
      </w:r>
      <w:proofErr w:type="gramStart"/>
      <w:r w:rsidR="00AE44ED" w:rsidRPr="00627C9F">
        <w:rPr>
          <w:i/>
        </w:rPr>
        <w:t>-</w:t>
      </w:r>
      <w:proofErr w:type="gramEnd"/>
    </w:p>
    <w:p w:rsidR="00AE44ED" w:rsidRDefault="00145F3B" w:rsidP="0043562B">
      <w:r>
        <w:tab/>
      </w:r>
      <w:r w:rsidR="0043562B">
        <w:t>Lambdas locais</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Quanto às características técnicas, o Apache Freemarker é mais rígido que o Apache Velocity e outros motores de gabaritos. Retorna exceções de ponteiro nulo (</w:t>
      </w:r>
      <w:proofErr w:type="spellStart"/>
      <w:r w:rsidR="00131502">
        <w:t>null</w:t>
      </w:r>
      <w:proofErr w:type="spellEnd"/>
      <w:r w:rsidR="00131502">
        <w:t xml:space="preserve"> pointer </w:t>
      </w:r>
      <w:proofErr w:type="spellStart"/>
      <w:r w:rsidR="00131502">
        <w:t>exceptions</w:t>
      </w:r>
      <w:proofErr w:type="spellEnd"/>
      <w:r w:rsidR="00131502">
        <w:t>) se encontra uma propriedade inexistente ao processar o gabarito, é bastante robusto nas funcionalidades de macro e fornece mais recurso aos desenvolvedores da camada de apresentação do que o Apache Velocity, como operações avançadas com datas e horas. O custo destas vantagens é que a curva de aprendizado do Apache Freemarker é maior, se comparada ao Velocity e outros motores de gabaritos</w:t>
      </w:r>
      <w:r w:rsidR="00C53725">
        <w:t xml:space="preserve"> </w:t>
      </w:r>
      <w:r w:rsidR="00C53725">
        <w:fldChar w:fldCharType="begin" w:fldLock="1"/>
      </w:r>
      <w:r w:rsidR="002E16A8">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fldChar w:fldCharType="separate"/>
      </w:r>
      <w:r w:rsidR="00C53725" w:rsidRPr="00C53725">
        <w:rPr>
          <w:noProof/>
        </w:rPr>
        <w:t>(BERGEN, 2007)</w:t>
      </w:r>
      <w:r w:rsidR="00C53725">
        <w:fldChar w:fldCharType="end"/>
      </w:r>
      <w:r w:rsidR="00131502">
        <w:t>.</w:t>
      </w:r>
    </w:p>
    <w:p w:rsidR="0000086B" w:rsidRDefault="0000086B" w:rsidP="0000086B">
      <w:pPr>
        <w:pStyle w:val="Ttulo3"/>
      </w:pPr>
      <w:bookmarkStart w:id="89" w:name="_Toc33461694"/>
      <w:r>
        <w:lastRenderedPageBreak/>
        <w:t>2.3.3 Critérios usados na avaliação dos motores de gabaritos pesquisados</w:t>
      </w:r>
      <w:bookmarkEnd w:id="89"/>
    </w:p>
    <w:p w:rsidR="0000086B" w:rsidRDefault="0000086B" w:rsidP="0000086B">
      <w:r>
        <w:tab/>
        <w:t>Para que fosse possível decidir tecnicamente qual o motor de gabaritos seria utilizado no projeto objeto deste trabalho de conclusão de curso, foram avaliadas as características descritas na tabela 3. Os dados foram obtidos em uma pesquisa na ferramenta de busca google.com, e em alguns artigos encontrados ao longo do período de levantamento bibliográfico.</w:t>
      </w:r>
    </w:p>
    <w:p w:rsidR="0000086B" w:rsidRDefault="0000086B" w:rsidP="0000086B"/>
    <w:p w:rsidR="0000086B" w:rsidRDefault="0000086B" w:rsidP="0000086B">
      <w:pPr>
        <w:rPr>
          <w:b/>
          <w:sz w:val="20"/>
          <w:szCs w:val="20"/>
        </w:rPr>
      </w:pPr>
      <w:r w:rsidRPr="0000086B">
        <w:rPr>
          <w:b/>
          <w:sz w:val="20"/>
          <w:szCs w:val="20"/>
        </w:rPr>
        <w:t>Tabela 3</w:t>
      </w:r>
      <w:proofErr w:type="gramStart"/>
      <w:r w:rsidRPr="0000086B">
        <w:rPr>
          <w:b/>
          <w:sz w:val="20"/>
          <w:szCs w:val="20"/>
        </w:rPr>
        <w:t xml:space="preserve">  </w:t>
      </w:r>
      <w:proofErr w:type="gramEnd"/>
      <w:r w:rsidRPr="0000086B">
        <w:rPr>
          <w:b/>
          <w:sz w:val="20"/>
          <w:szCs w:val="20"/>
        </w:rPr>
        <w:t>- Comparativo Apache Velocity X Apache Freemarker</w:t>
      </w:r>
    </w:p>
    <w:tbl>
      <w:tblPr>
        <w:tblStyle w:val="Tabelacomgrade"/>
        <w:tblW w:w="0" w:type="auto"/>
        <w:tblLook w:val="04A0" w:firstRow="1" w:lastRow="0" w:firstColumn="1" w:lastColumn="0" w:noHBand="0" w:noVBand="1"/>
      </w:tblPr>
      <w:tblGrid>
        <w:gridCol w:w="5495"/>
        <w:gridCol w:w="1701"/>
        <w:gridCol w:w="2015"/>
      </w:tblGrid>
      <w:tr w:rsidR="00A3712E" w:rsidTr="002E16A8">
        <w:tc>
          <w:tcPr>
            <w:tcW w:w="5495" w:type="dxa"/>
          </w:tcPr>
          <w:p w:rsidR="00A3712E" w:rsidRPr="00A3712E" w:rsidRDefault="00A3712E" w:rsidP="00A3712E">
            <w:pPr>
              <w:jc w:val="center"/>
              <w:rPr>
                <w:b/>
                <w:sz w:val="20"/>
                <w:szCs w:val="20"/>
              </w:rPr>
            </w:pPr>
            <w:r w:rsidRPr="00A3712E">
              <w:rPr>
                <w:b/>
                <w:sz w:val="20"/>
                <w:szCs w:val="20"/>
              </w:rPr>
              <w:t>ITEM</w:t>
            </w:r>
          </w:p>
        </w:tc>
        <w:tc>
          <w:tcPr>
            <w:tcW w:w="1701" w:type="dxa"/>
          </w:tcPr>
          <w:p w:rsidR="00A3712E" w:rsidRPr="00A3712E" w:rsidRDefault="00A3712E" w:rsidP="00A3712E">
            <w:pPr>
              <w:jc w:val="center"/>
              <w:rPr>
                <w:b/>
                <w:sz w:val="20"/>
                <w:szCs w:val="20"/>
              </w:rPr>
            </w:pPr>
            <w:r w:rsidRPr="00A3712E">
              <w:rPr>
                <w:b/>
                <w:sz w:val="20"/>
                <w:szCs w:val="20"/>
              </w:rPr>
              <w:t>Velocity</w:t>
            </w:r>
          </w:p>
        </w:tc>
        <w:tc>
          <w:tcPr>
            <w:tcW w:w="2015" w:type="dxa"/>
          </w:tcPr>
          <w:p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Default="00CD7BF6" w:rsidP="00CD7BF6">
      <w:pPr>
        <w:jc w:val="left"/>
        <w:rPr>
          <w:sz w:val="20"/>
          <w:szCs w:val="20"/>
        </w:rPr>
      </w:pPr>
      <w:r w:rsidRPr="002E16A8">
        <w:rPr>
          <w:b/>
          <w:sz w:val="20"/>
          <w:szCs w:val="20"/>
        </w:rPr>
        <w:t>Fonte: Elaborada pelo autor</w:t>
      </w:r>
      <w:r w:rsidR="00042B73">
        <w:rPr>
          <w:b/>
          <w:sz w:val="20"/>
          <w:szCs w:val="20"/>
        </w:rPr>
        <w:t>.</w:t>
      </w:r>
    </w:p>
    <w:p w:rsidR="0000086B" w:rsidRDefault="0000086B" w:rsidP="0000086B"/>
    <w:p w:rsidR="002417AC" w:rsidRDefault="002417AC" w:rsidP="0000086B">
      <w:r>
        <w:tab/>
        <w:t xml:space="preserve">A seleção se deu </w:t>
      </w:r>
      <w:r w:rsidR="00DA6F8E">
        <w:t xml:space="preserve">pela identificação de que o projeto Apache Freemarker se encontrava mais ativo nos últimos dois anos à data da pesquisa. As comparações de desempenho e a popularidade maior num repositório do gerenciador de dependências Apache Maven foram também cruciais para a decisão de empregar o Apache Freemarker no projeto objeto do presente trabalho. </w:t>
      </w:r>
    </w:p>
    <w:p w:rsidR="00DA6F8E" w:rsidRDefault="00DA6F8E" w:rsidP="0000086B"/>
    <w:p w:rsidR="00DA6F8E" w:rsidRDefault="0060434F" w:rsidP="00DA6F8E">
      <w:pPr>
        <w:pStyle w:val="Ttulo2"/>
        <w:rPr>
          <w:b w:val="0"/>
        </w:rPr>
      </w:pPr>
      <w:bookmarkStart w:id="90" w:name="_Toc33461695"/>
      <w:proofErr w:type="gramStart"/>
      <w:r>
        <w:t>2.2 Apache</w:t>
      </w:r>
      <w:proofErr w:type="gramEnd"/>
      <w:r w:rsidR="00DA6F8E">
        <w:t xml:space="preserve"> Maven</w:t>
      </w:r>
      <w:bookmarkEnd w:id="90"/>
    </w:p>
    <w:p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AD5973">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AD5973" w:rsidRPr="00AD5973">
        <w:rPr>
          <w:noProof/>
        </w:rPr>
        <w:t>(WIKIPEDIA.ORG, 2019b)</w:t>
      </w:r>
      <w:r w:rsidR="00AD5973">
        <w:fldChar w:fldCharType="end"/>
      </w:r>
      <w:r w:rsidR="00AD5973">
        <w:t xml:space="preserve">. É uma ferramenta de gerenciamento e </w:t>
      </w:r>
      <w:r w:rsidR="00AD5973">
        <w:lastRenderedPageBreak/>
        <w:t xml:space="preserve">compreensão de projeto. Baseado em um Modelo de Projeto de Objeto (Project </w:t>
      </w:r>
      <w:proofErr w:type="spellStart"/>
      <w:r w:rsidR="00AD5973">
        <w:t>Object</w:t>
      </w:r>
      <w:proofErr w:type="spellEnd"/>
      <w:r w:rsidR="00AD5973">
        <w:t xml:space="preserve"> </w:t>
      </w:r>
      <w:proofErr w:type="spellStart"/>
      <w:r w:rsidR="00AD5973">
        <w:t>Model</w:t>
      </w:r>
      <w:proofErr w:type="spellEnd"/>
      <w:r w:rsidR="00AD5973">
        <w:t xml:space="preserve"> – POM), o Maven pode gerenciar a documentação, relatórios e compilação a partir de uma peça central de </w:t>
      </w:r>
      <w:r w:rsidR="000C5D1C">
        <w:t xml:space="preserve">informação </w:t>
      </w:r>
      <w:r w:rsidR="000C5D1C">
        <w:fldChar w:fldCharType="begin" w:fldLock="1"/>
      </w:r>
      <w:r w:rsidR="000C5D1C">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0C5D1C" w:rsidRPr="000C5D1C">
        <w:rPr>
          <w:noProof/>
        </w:rPr>
        <w:t>(APACHE.ORG, 2019d)</w:t>
      </w:r>
      <w:r w:rsidR="000C5D1C">
        <w:fldChar w:fldCharType="end"/>
      </w:r>
      <w:r w:rsidR="000C5D1C">
        <w:t>.</w:t>
      </w:r>
    </w:p>
    <w:p w:rsidR="000C5D1C" w:rsidRDefault="000C5D1C" w:rsidP="00DA6F8E">
      <w:r>
        <w:tab/>
        <w:t xml:space="preserve">O Maven tem como objetivos principais </w:t>
      </w:r>
      <w:r>
        <w:fldChar w:fldCharType="begin" w:fldLock="1"/>
      </w:r>
      <w:r w:rsidR="002763A7">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Pr="000C5D1C">
        <w:rPr>
          <w:noProof/>
        </w:rPr>
        <w:t>(APACHE.ORG, 2019d)</w:t>
      </w:r>
      <w:r>
        <w:fldChar w:fldCharType="end"/>
      </w:r>
      <w:r>
        <w:t>:</w:t>
      </w:r>
    </w:p>
    <w:p w:rsidR="000C5D1C" w:rsidRDefault="000C5D1C" w:rsidP="000C5D1C">
      <w:pPr>
        <w:pStyle w:val="PargrafodaLista"/>
        <w:numPr>
          <w:ilvl w:val="0"/>
          <w:numId w:val="23"/>
        </w:numPr>
        <w:ind w:left="1134"/>
      </w:pPr>
      <w:r>
        <w:t>Facilitar o processo de con</w:t>
      </w:r>
      <w:r w:rsidR="005B702A">
        <w:t>s</w:t>
      </w:r>
      <w:r>
        <w:t>trução e compilação;</w:t>
      </w:r>
    </w:p>
    <w:p w:rsidR="000C5D1C" w:rsidRDefault="000C5D1C" w:rsidP="000C5D1C">
      <w:pPr>
        <w:pStyle w:val="PargrafodaLista"/>
        <w:numPr>
          <w:ilvl w:val="0"/>
          <w:numId w:val="23"/>
        </w:numPr>
        <w:ind w:left="1134"/>
      </w:pPr>
      <w:r>
        <w:t>Prover um sistema uniforme de construção;</w:t>
      </w:r>
    </w:p>
    <w:p w:rsidR="000C5D1C" w:rsidRDefault="000C5D1C" w:rsidP="000C5D1C">
      <w:pPr>
        <w:pStyle w:val="PargrafodaLista"/>
        <w:numPr>
          <w:ilvl w:val="0"/>
          <w:numId w:val="23"/>
        </w:numPr>
        <w:ind w:left="1134"/>
      </w:pPr>
      <w:r>
        <w:t>Prover informação do projeto com qualidade;</w:t>
      </w:r>
    </w:p>
    <w:p w:rsidR="000C5D1C" w:rsidRDefault="000C5D1C" w:rsidP="000C5D1C">
      <w:pPr>
        <w:pStyle w:val="PargrafodaLista"/>
        <w:numPr>
          <w:ilvl w:val="0"/>
          <w:numId w:val="23"/>
        </w:numPr>
        <w:ind w:left="1134"/>
      </w:pPr>
      <w:r>
        <w:t>Prover diretivas para melhores práticas de desenvolvimento;</w:t>
      </w:r>
    </w:p>
    <w:p w:rsidR="000C5D1C" w:rsidRDefault="000C5D1C" w:rsidP="000C5D1C">
      <w:pPr>
        <w:pStyle w:val="PargrafodaLista"/>
        <w:numPr>
          <w:ilvl w:val="0"/>
          <w:numId w:val="23"/>
        </w:numPr>
        <w:ind w:left="1134"/>
      </w:pPr>
      <w:r>
        <w:t>Garantir a migração transparente de novas funcionalidades.</w:t>
      </w:r>
    </w:p>
    <w:p w:rsidR="00DA6F8E" w:rsidRDefault="00DA6F8E" w:rsidP="00DA6F8E"/>
    <w:p w:rsidR="000C5D1C" w:rsidRDefault="000C5D1C" w:rsidP="00DA6F8E">
      <w:r>
        <w:t xml:space="preserve">O Modelo de Projeto de Objeto é armazenado em um arquivo XML denominado </w:t>
      </w:r>
      <w:proofErr w:type="gramStart"/>
      <w:r>
        <w:t>pom.</w:t>
      </w:r>
      <w:proofErr w:type="gramEnd"/>
      <w:r>
        <w:t>xml</w:t>
      </w:r>
      <w:r w:rsidR="002763A7">
        <w:t>. A Figura 3 mostra um exemplo da estrutura mínima do POM.</w:t>
      </w:r>
    </w:p>
    <w:p w:rsidR="002763A7" w:rsidRDefault="002763A7" w:rsidP="00DA6F8E"/>
    <w:p w:rsidR="002763A7" w:rsidRDefault="002763A7" w:rsidP="00DA6F8E">
      <w:pPr>
        <w:rPr>
          <w:b/>
          <w:sz w:val="20"/>
          <w:szCs w:val="20"/>
        </w:rPr>
      </w:pPr>
      <w:r>
        <w:rPr>
          <w:b/>
          <w:sz w:val="20"/>
          <w:szCs w:val="20"/>
        </w:rPr>
        <w:t xml:space="preserve">Figura 3 – Exemplo de configuração do arquivo </w:t>
      </w:r>
      <w:proofErr w:type="gramStart"/>
      <w:r>
        <w:rPr>
          <w:b/>
          <w:sz w:val="20"/>
          <w:szCs w:val="20"/>
        </w:rPr>
        <w:t>pom.</w:t>
      </w:r>
      <w:proofErr w:type="gramEnd"/>
      <w:r>
        <w:rPr>
          <w:b/>
          <w:sz w:val="20"/>
          <w:szCs w:val="20"/>
        </w:rPr>
        <w:t>xml</w:t>
      </w:r>
    </w:p>
    <w:p w:rsidR="002763A7" w:rsidRDefault="005B702A" w:rsidP="002763A7">
      <w:pPr>
        <w:jc w:val="center"/>
        <w:rPr>
          <w:b/>
          <w:sz w:val="20"/>
          <w:szCs w:val="20"/>
        </w:rPr>
      </w:pPr>
      <w:r>
        <w:rPr>
          <w:b/>
          <w:noProof/>
          <w:sz w:val="20"/>
          <w:szCs w:val="20"/>
          <w:lang w:eastAsia="pt-BR"/>
        </w:rPr>
        <w:drawing>
          <wp:inline distT="0" distB="0" distL="0" distR="0" wp14:anchorId="6BE42981" wp14:editId="2B191833">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rsidR="002763A7" w:rsidRPr="002763A7" w:rsidRDefault="002763A7" w:rsidP="00DA6F8E">
      <w:pPr>
        <w:rPr>
          <w:b/>
          <w:sz w:val="20"/>
          <w:szCs w:val="20"/>
        </w:rPr>
      </w:pPr>
      <w:r>
        <w:rPr>
          <w:b/>
          <w:sz w:val="20"/>
          <w:szCs w:val="20"/>
        </w:rPr>
        <w:t xml:space="preserve">Fonte: </w:t>
      </w:r>
      <w:r>
        <w:rPr>
          <w:b/>
          <w:sz w:val="20"/>
          <w:szCs w:val="20"/>
        </w:rPr>
        <w:fldChar w:fldCharType="begin" w:fldLock="1"/>
      </w:r>
      <w:r w:rsidR="002F6905">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763A7">
        <w:rPr>
          <w:b/>
          <w:noProof/>
          <w:sz w:val="20"/>
          <w:szCs w:val="20"/>
        </w:rPr>
        <w:t>(WIKIPEDIA.ORG, 2019b)</w:t>
      </w:r>
      <w:r>
        <w:rPr>
          <w:b/>
          <w:sz w:val="20"/>
          <w:szCs w:val="20"/>
        </w:rPr>
        <w:fldChar w:fldCharType="end"/>
      </w:r>
    </w:p>
    <w:p w:rsidR="002876B1" w:rsidRDefault="002F6905" w:rsidP="00DA6F8E">
      <w:r>
        <w:tab/>
      </w:r>
    </w:p>
    <w:p w:rsidR="002763A7" w:rsidRDefault="002876B1" w:rsidP="00DA6F8E">
      <w:r>
        <w:tab/>
      </w:r>
      <w:r w:rsidR="002F6905">
        <w:t>Um projeto Maven tem uma estrutura padronizada de diretórios com as entradas como seguem demonstradas na Tabela 4.</w:t>
      </w:r>
    </w:p>
    <w:p w:rsidR="002F6905" w:rsidRDefault="002F6905" w:rsidP="00DA6F8E"/>
    <w:p w:rsidR="002F6905" w:rsidRDefault="002F6905">
      <w:pPr>
        <w:spacing w:after="160" w:line="240" w:lineRule="auto"/>
        <w:jc w:val="left"/>
        <w:rPr>
          <w:b/>
          <w:sz w:val="20"/>
          <w:szCs w:val="20"/>
        </w:rPr>
      </w:pPr>
      <w:r>
        <w:rPr>
          <w:b/>
          <w:sz w:val="20"/>
          <w:szCs w:val="20"/>
        </w:rPr>
        <w:br w:type="page"/>
      </w:r>
    </w:p>
    <w:p w:rsidR="005B702A" w:rsidRDefault="002F6905" w:rsidP="00DA6F8E">
      <w:pPr>
        <w:rPr>
          <w:b/>
          <w:sz w:val="20"/>
          <w:szCs w:val="20"/>
        </w:rPr>
      </w:pPr>
      <w:r>
        <w:rPr>
          <w:b/>
          <w:sz w:val="20"/>
          <w:szCs w:val="20"/>
        </w:rPr>
        <w:lastRenderedPageBreak/>
        <w:t>Tabela 4</w:t>
      </w:r>
      <w:proofErr w:type="gramStart"/>
      <w:r>
        <w:rPr>
          <w:b/>
          <w:sz w:val="20"/>
          <w:szCs w:val="20"/>
        </w:rPr>
        <w:t xml:space="preserve">  </w:t>
      </w:r>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Default="002F6905" w:rsidP="00DA6F8E">
      <w:pPr>
        <w:rPr>
          <w:b/>
          <w:sz w:val="20"/>
          <w:szCs w:val="20"/>
        </w:rPr>
      </w:pPr>
      <w:r>
        <w:rPr>
          <w:b/>
          <w:sz w:val="20"/>
          <w:szCs w:val="20"/>
        </w:rPr>
        <w:t xml:space="preserve">Fonte: </w:t>
      </w:r>
      <w:r>
        <w:rPr>
          <w:b/>
          <w:sz w:val="20"/>
          <w:szCs w:val="20"/>
        </w:rPr>
        <w:fldChar w:fldCharType="begin" w:fldLock="1"/>
      </w:r>
      <w:r w:rsidR="00424A87">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F6905">
        <w:rPr>
          <w:b/>
          <w:noProof/>
          <w:sz w:val="20"/>
          <w:szCs w:val="20"/>
        </w:rPr>
        <w:t>(WIKIPEDIA.ORG, 2019b)</w:t>
      </w:r>
      <w:r>
        <w:rPr>
          <w:b/>
          <w:sz w:val="20"/>
          <w:szCs w:val="20"/>
        </w:rPr>
        <w:fldChar w:fldCharType="end"/>
      </w:r>
    </w:p>
    <w:p w:rsidR="00A11350" w:rsidRDefault="00A11350" w:rsidP="00A11350"/>
    <w:p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&gt;. A Figura 5 demonstra uma declaração de dependência do Apache Freemarker.</w:t>
      </w:r>
    </w:p>
    <w:p w:rsidR="00A11350" w:rsidRDefault="00A11350" w:rsidP="00A11350"/>
    <w:p w:rsidR="00A11350" w:rsidRDefault="00A11350" w:rsidP="00A11350">
      <w:pP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rsidR="00CF2581" w:rsidRDefault="00CF2581" w:rsidP="00CF2581">
      <w:pPr>
        <w:jc w:val="center"/>
        <w:rPr>
          <w:b/>
          <w:sz w:val="20"/>
          <w:szCs w:val="20"/>
        </w:rPr>
      </w:pPr>
      <w:r>
        <w:rPr>
          <w:b/>
          <w:noProof/>
          <w:sz w:val="20"/>
          <w:szCs w:val="20"/>
          <w:lang w:eastAsia="pt-BR"/>
        </w:rPr>
        <w:drawing>
          <wp:inline distT="0" distB="0" distL="0" distR="0" wp14:anchorId="7CC22A60" wp14:editId="3FE09A83">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A11350" w:rsidRDefault="00CF2581" w:rsidP="00A11350">
      <w:pPr>
        <w:rPr>
          <w:b/>
          <w:sz w:val="20"/>
          <w:szCs w:val="20"/>
        </w:rPr>
      </w:pPr>
      <w:r>
        <w:rPr>
          <w:b/>
          <w:sz w:val="20"/>
          <w:szCs w:val="20"/>
        </w:rPr>
        <w:t>Fonte: Elaborada pelo autor</w:t>
      </w:r>
    </w:p>
    <w:p w:rsidR="002F6905" w:rsidRDefault="002F6905" w:rsidP="00DA6F8E"/>
    <w:p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91" w:name="_Toc33461696"/>
      <w:r>
        <w:t xml:space="preserve">2.4 </w:t>
      </w:r>
      <w:proofErr w:type="gramStart"/>
      <w:r>
        <w:t>DC.</w:t>
      </w:r>
      <w:proofErr w:type="gramEnd"/>
      <w:r>
        <w:t>js</w:t>
      </w:r>
      <w:bookmarkEnd w:id="91"/>
    </w:p>
    <w:p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901045">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327101" w:rsidRPr="00327101">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rsidR="002876B1" w:rsidRDefault="002876B1" w:rsidP="002876B1">
      <w:pPr>
        <w:pStyle w:val="Ttulo3"/>
      </w:pPr>
      <w:bookmarkStart w:id="92" w:name="_Toc33461697"/>
      <w:r>
        <w:t xml:space="preserve">2.4.1 </w:t>
      </w:r>
      <w:proofErr w:type="gramStart"/>
      <w:r>
        <w:t>Crossfilter.</w:t>
      </w:r>
      <w:proofErr w:type="gramEnd"/>
      <w:r>
        <w:t>js</w:t>
      </w:r>
      <w:bookmarkEnd w:id="92"/>
    </w:p>
    <w:p w:rsidR="002876B1" w:rsidRDefault="00827038" w:rsidP="002876B1">
      <w:r>
        <w:tab/>
      </w:r>
      <w:proofErr w:type="gramStart"/>
      <w:r w:rsidR="00901045">
        <w:t>Crossfilter.</w:t>
      </w:r>
      <w:proofErr w:type="gramEnd"/>
      <w:r w:rsidR="00901045">
        <w:t xml:space="preserve">js é uma biblioteca Javascript para exploração de grandes  conjuntos de dados multivariados em um navegador web. Mesmo em conjuntos de dados com milhares de registros, suporta uma interação abaixo de 30 milissegundos com visualizações coordenadas </w:t>
      </w:r>
      <w:r w:rsidR="00901045">
        <w:fldChar w:fldCharType="begin" w:fldLock="1"/>
      </w:r>
      <w:r w:rsidR="00901045">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r w:rsidR="00901045">
        <w:fldChar w:fldCharType="begin" w:fldLock="1"/>
      </w:r>
      <w:r w:rsidR="007468AB">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w:t>
      </w:r>
      <w:r w:rsidR="007468AB">
        <w:t xml:space="preserve"> A </w:t>
      </w:r>
      <w:r w:rsidR="00901045">
        <w:t>biblioteca inicial, mantida pela SQUARE possui uma bifurcação mantida pela comunidade, a qual será utilizada na aplicação objeto do presente trabalho.</w:t>
      </w:r>
    </w:p>
    <w:p w:rsidR="002876B1" w:rsidRDefault="002876B1" w:rsidP="002876B1">
      <w:pPr>
        <w:pStyle w:val="Ttulo3"/>
      </w:pPr>
      <w:bookmarkStart w:id="93" w:name="_Toc33461698"/>
      <w:r>
        <w:t xml:space="preserve">2.4.2 </w:t>
      </w:r>
      <w:proofErr w:type="gramStart"/>
      <w:r>
        <w:t>D3.</w:t>
      </w:r>
      <w:proofErr w:type="gramEnd"/>
      <w:r>
        <w:t>js</w:t>
      </w:r>
      <w:bookmarkEnd w:id="93"/>
    </w:p>
    <w:p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r w:rsidR="007468AB">
        <w:fldChar w:fldCharType="begin" w:fldLock="1"/>
      </w:r>
      <w:r w:rsidR="00795D60">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instrText>
      </w:r>
      <w:r w:rsidR="007468AB">
        <w:fldChar w:fldCharType="separate"/>
      </w:r>
      <w:r w:rsidR="007468AB" w:rsidRPr="007468AB">
        <w:rPr>
          <w:noProof/>
        </w:rPr>
        <w:t xml:space="preserve">(BOSTOCK </w:t>
      </w:r>
      <w:r w:rsidR="007468AB" w:rsidRPr="007468AB">
        <w:rPr>
          <w:i/>
          <w:noProof/>
        </w:rPr>
        <w:t>et al.</w:t>
      </w:r>
      <w:r w:rsidR="007468AB" w:rsidRPr="007468AB">
        <w:rPr>
          <w:noProof/>
        </w:rPr>
        <w:t>, 2018)</w:t>
      </w:r>
      <w:r w:rsidR="007468AB">
        <w:fldChar w:fldCharType="end"/>
      </w:r>
      <w:r w:rsidR="007468AB">
        <w:t xml:space="preserve">. </w:t>
      </w:r>
      <w:proofErr w:type="gramStart"/>
      <w:r w:rsidR="007468AB">
        <w:t>D3.</w:t>
      </w:r>
      <w:proofErr w:type="gramEnd"/>
      <w:r w:rsidR="007468AB">
        <w:t>js é extremamente rápida e suporta grandes quantidades de dados e comportamentos dinâmicos que permitem interação e animação.</w:t>
      </w:r>
    </w:p>
    <w:p w:rsidR="002876B1" w:rsidRDefault="002876B1" w:rsidP="002876B1"/>
    <w:p w:rsidR="002876B1" w:rsidRDefault="002876B1" w:rsidP="002876B1">
      <w:pPr>
        <w:pStyle w:val="Ttulo2"/>
      </w:pPr>
      <w:bookmarkStart w:id="94" w:name="_Toc33461699"/>
      <w:r>
        <w:t>2.5 Outras bibliotecas utilizadas neste trabalho</w:t>
      </w:r>
      <w:bookmarkEnd w:id="94"/>
    </w:p>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2876B1">
      <w:pPr>
        <w:pStyle w:val="Ttulo3"/>
        <w:rPr>
          <w:rFonts w:eastAsiaTheme="minorHAnsi"/>
        </w:rPr>
      </w:pPr>
      <w:bookmarkStart w:id="95" w:name="_Toc33461700"/>
      <w:r>
        <w:rPr>
          <w:rFonts w:eastAsiaTheme="minorHAnsi"/>
        </w:rPr>
        <w:lastRenderedPageBreak/>
        <w:t>2.5.1 Apache Commons CSV</w:t>
      </w:r>
      <w:bookmarkEnd w:id="95"/>
    </w:p>
    <w:p w:rsidR="007468AB" w:rsidRPr="007468AB"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D20F53">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143CBD" w:rsidRPr="00143CBD">
        <w:rPr>
          <w:noProof/>
        </w:rPr>
        <w:t>(APACHE.ORG, 2019e)</w:t>
      </w:r>
      <w:r w:rsidR="00143CBD">
        <w:fldChar w:fldCharType="end"/>
      </w:r>
      <w:r w:rsidR="00143CBD">
        <w:t xml:space="preserve">. </w:t>
      </w:r>
      <w:r w:rsidR="00F12B0A">
        <w:t>A Commons CSV transforma os arquivos CSV em uma coleção iterável, permitindo o acesso e tratamento das informações, assim como a escrita de dados em arquivos formatados. No projeto objeto do trabalho a biblioteca foi útil para fazer a coleta das etiquetas dos atributos contidas na primeira linha do arquivo e também na iteração dos registros contidos para identificação de dados de tipo numérico.</w:t>
      </w:r>
    </w:p>
    <w:p w:rsidR="002876B1" w:rsidRDefault="002876B1" w:rsidP="002876B1">
      <w:pPr>
        <w:pStyle w:val="Ttulo3"/>
      </w:pPr>
      <w:bookmarkStart w:id="96" w:name="_Toc33461701"/>
      <w:r>
        <w:t>2.5.2 Apache Commons IO</w:t>
      </w:r>
      <w:bookmarkEnd w:id="96"/>
    </w:p>
    <w:p w:rsidR="00F12B0A" w:rsidRPr="00F12B0A"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 xml:space="preserve">É composta de classes utilitárias para tarefas comuns, classes de Entrada e Saída para </w:t>
      </w:r>
      <w:proofErr w:type="gramStart"/>
      <w:r w:rsidR="001F01BC">
        <w:t>implementação</w:t>
      </w:r>
      <w:proofErr w:type="gramEnd"/>
      <w:r w:rsidR="001F01BC">
        <w:t xml:space="preserve"> de fluxos de dados, Filtros para arquivos, comparadores e monitores de eventos. No projeto objeto do presente trabalho, foi utilizada para facilitar a </w:t>
      </w:r>
      <w:proofErr w:type="gramStart"/>
      <w:r w:rsidR="001F01BC">
        <w:t>implementação</w:t>
      </w:r>
      <w:proofErr w:type="gramEnd"/>
      <w:r w:rsidR="001F01BC">
        <w:t xml:space="preserve"> da rotina de cópia dos arquivos comuns para o diretório de saída do dashboard do usuário.</w:t>
      </w:r>
    </w:p>
    <w:p w:rsidR="002876B1" w:rsidRDefault="002876B1" w:rsidP="002876B1">
      <w:pPr>
        <w:pStyle w:val="Ttulo3"/>
      </w:pPr>
      <w:bookmarkStart w:id="97" w:name="_Toc33461702"/>
      <w:r>
        <w:t xml:space="preserve">2.5.3 </w:t>
      </w:r>
      <w:proofErr w:type="spellStart"/>
      <w:r>
        <w:t>Zeroturnaround</w:t>
      </w:r>
      <w:proofErr w:type="spellEnd"/>
      <w:r>
        <w:t xml:space="preserve"> ZT-ZIP</w:t>
      </w:r>
      <w:bookmarkEnd w:id="97"/>
    </w:p>
    <w:p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D20F53">
        <w:fldChar w:fldCharType="begin" w:fldLock="1"/>
      </w:r>
      <w:r w:rsidR="00D20F5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w:t>
      </w:r>
      <w:proofErr w:type="gramStart"/>
      <w:r>
        <w:t xml:space="preserve">  </w:t>
      </w:r>
      <w:proofErr w:type="gramEnd"/>
      <w:r>
        <w:t>arquivos no formato ZIP.</w:t>
      </w:r>
      <w:r w:rsidR="00D20F53">
        <w:t xml:space="preserve"> É compatível com o Java a partir da versão 1.5 </w:t>
      </w:r>
      <w:r w:rsidR="00D20F53">
        <w:fldChar w:fldCharType="begin" w:fldLock="1"/>
      </w:r>
      <w:r w:rsidR="00D85C3F">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w:t>
      </w:r>
      <w:r>
        <w:t xml:space="preserve"> </w:t>
      </w:r>
    </w:p>
    <w:p w:rsidR="00D20F53" w:rsidRDefault="00D20F53" w:rsidP="001F01BC"/>
    <w:p w:rsidR="002876B1" w:rsidRDefault="002876B1" w:rsidP="002876B1">
      <w:pPr>
        <w:pStyle w:val="Ttulo2"/>
      </w:pPr>
      <w:bookmarkStart w:id="98" w:name="_Toc33461703"/>
      <w:r>
        <w:t xml:space="preserve">2.6 </w:t>
      </w:r>
      <w:proofErr w:type="spellStart"/>
      <w:proofErr w:type="gramStart"/>
      <w:r>
        <w:t>JavaFX</w:t>
      </w:r>
      <w:proofErr w:type="spellEnd"/>
      <w:proofErr w:type="gramEnd"/>
      <w:r>
        <w:t xml:space="preserve"> 8</w:t>
      </w:r>
      <w:bookmarkEnd w:id="98"/>
    </w:p>
    <w:p w:rsidR="00D20F53" w:rsidRDefault="00923F2D" w:rsidP="00923F2D">
      <w:r>
        <w:tab/>
      </w:r>
      <w:r w:rsidR="00D85C3F">
        <w:t xml:space="preserve">O </w:t>
      </w:r>
      <w:proofErr w:type="spellStart"/>
      <w:proofErr w:type="gramStart"/>
      <w:r w:rsidR="00D85C3F">
        <w:t>JavaFX</w:t>
      </w:r>
      <w:proofErr w:type="spellEnd"/>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D85C3F">
        <w:fldChar w:fldCharType="begin" w:fldLock="1"/>
      </w:r>
      <w:r w:rsidR="00330CF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D85C3F" w:rsidRPr="00D85C3F">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DC3C5A">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330CFA" w:rsidRPr="00330CFA">
        <w:rPr>
          <w:noProof/>
        </w:rPr>
        <w:t>(ORACLE, 2019)</w:t>
      </w:r>
      <w:r w:rsidR="00330CFA">
        <w:fldChar w:fldCharType="end"/>
      </w:r>
      <w:r w:rsidR="00465636">
        <w:t>.</w:t>
      </w:r>
    </w:p>
    <w:p w:rsidR="00851E20" w:rsidRDefault="00465636" w:rsidP="00923F2D">
      <w:r>
        <w:lastRenderedPageBreak/>
        <w:tab/>
      </w:r>
      <w:r w:rsidR="00015B4E">
        <w:t xml:space="preserve">O primeiro lançamento de versão do </w:t>
      </w:r>
      <w:proofErr w:type="spellStart"/>
      <w:proofErr w:type="gramStart"/>
      <w:r w:rsidR="00015B4E">
        <w:t>JavaFX</w:t>
      </w:r>
      <w:proofErr w:type="spellEnd"/>
      <w:proofErr w:type="gramEnd"/>
      <w:r w:rsidR="00015B4E">
        <w:t xml:space="preserve"> se deu em 4 de dezembro de 2008, com a liberação da versão 1.0.2, quando o Java ainda era de propriedade da Sun Microsystems. A intenção era de que o </w:t>
      </w:r>
      <w:proofErr w:type="spellStart"/>
      <w:proofErr w:type="gramStart"/>
      <w:r w:rsidR="00015B4E">
        <w:t>JavaFX</w:t>
      </w:r>
      <w:proofErr w:type="spellEnd"/>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spellStart"/>
      <w:proofErr w:type="gramStart"/>
      <w:r>
        <w:t>JavaFX</w:t>
      </w:r>
      <w:proofErr w:type="spellEnd"/>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t>premium</w:t>
      </w:r>
      <w:proofErr w:type="spellEnd"/>
      <w:r w:rsidR="00495924">
        <w:t xml:space="preserve"> ao </w:t>
      </w:r>
      <w:proofErr w:type="spellStart"/>
      <w:r w:rsidR="00495924">
        <w:t>JavaFX</w:t>
      </w:r>
      <w:proofErr w:type="spellEnd"/>
      <w:r w:rsidR="00495924">
        <w:t xml:space="preserve"> 8 até Março de 2022</w:t>
      </w:r>
      <w:r w:rsidR="00DC3C5A">
        <w:t xml:space="preserve"> </w:t>
      </w:r>
      <w:r w:rsidR="00DC3C5A">
        <w:fldChar w:fldCharType="begin" w:fldLock="1"/>
      </w:r>
      <w:r w:rsidR="00DC3C5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DC3C5A" w:rsidRPr="00DC3C5A">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495924">
        <w:t>(Versão 8u241)</w:t>
      </w:r>
      <w:r>
        <w:t xml:space="preserve"> </w:t>
      </w:r>
      <w:r w:rsidR="00DC3C5A">
        <w:t>.</w:t>
      </w:r>
    </w:p>
    <w:p w:rsidR="00DA6F8E" w:rsidRDefault="00DA6F8E" w:rsidP="00DA6F8E">
      <w:r>
        <w:tab/>
      </w:r>
      <w:r w:rsidR="00E354FD">
        <w:t xml:space="preserve">Aplicações em </w:t>
      </w:r>
      <w:proofErr w:type="spellStart"/>
      <w:proofErr w:type="gramStart"/>
      <w:r w:rsidR="00E354FD">
        <w:t>JavaFX</w:t>
      </w:r>
      <w:proofErr w:type="spellEnd"/>
      <w:proofErr w:type="gramEnd"/>
      <w:r w:rsidR="00E354FD">
        <w:t xml:space="preserve"> seguem o conceito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(Desenvolva uma vez, execute em qualquer lugar, tradução nossa).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 intermediário. </w:t>
      </w:r>
    </w:p>
    <w:p w:rsidR="00DC3C5A" w:rsidRDefault="00DC3C5A" w:rsidP="00DA6F8E">
      <w:r>
        <w:tab/>
        <w:t xml:space="preserve">Por ser desenvolvido como uma API Java, Uma aplicação </w:t>
      </w:r>
      <w:proofErr w:type="spellStart"/>
      <w:proofErr w:type="gramStart"/>
      <w:r>
        <w:t>JavaFX</w:t>
      </w:r>
      <w:proofErr w:type="spellEnd"/>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DC3C5A">
        <w:rPr>
          <w:noProof/>
        </w:rPr>
        <w:t>(ORACLE, 2019)</w:t>
      </w:r>
      <w:r>
        <w:fldChar w:fldCharType="end"/>
      </w:r>
      <w:r>
        <w:t xml:space="preserve">. </w:t>
      </w:r>
    </w:p>
    <w:p w:rsidR="00DC3C5A" w:rsidRDefault="00DC3C5A" w:rsidP="00DA6F8E">
      <w:r>
        <w:tab/>
        <w:t xml:space="preserve">As </w:t>
      </w:r>
      <w:proofErr w:type="spellStart"/>
      <w:r>
        <w:t>GUIs</w:t>
      </w:r>
      <w:proofErr w:type="spellEnd"/>
      <w:r>
        <w:t xml:space="preserve"> </w:t>
      </w:r>
      <w:proofErr w:type="spellStart"/>
      <w:proofErr w:type="gramStart"/>
      <w:r>
        <w:t>JavaFX</w:t>
      </w:r>
      <w:proofErr w:type="spellEnd"/>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9F5D69" w:rsidRPr="009F5D69">
        <w:rPr>
          <w:noProof/>
        </w:rPr>
        <w:t>(ORACLE, 2019)</w:t>
      </w:r>
      <w:r w:rsidR="009F5D69">
        <w:fldChar w:fldCharType="end"/>
      </w:r>
      <w:r w:rsidR="004C19CF">
        <w:t xml:space="preserve">. A Oracle disponibiliza a ferramenta </w:t>
      </w:r>
      <w:proofErr w:type="spellStart"/>
      <w:proofErr w:type="gramStart"/>
      <w:r w:rsidR="004C19CF">
        <w:t>JavaFX</w:t>
      </w:r>
      <w:proofErr w:type="spellEnd"/>
      <w:proofErr w:type="gramEnd"/>
      <w:r w:rsidR="004C19CF">
        <w:t xml:space="preserve"> Scene Builder, que é uma IDE WYSIWYG (</w:t>
      </w:r>
      <w:proofErr w:type="spellStart"/>
      <w:r w:rsidR="004C19CF">
        <w:t>What</w:t>
      </w:r>
      <w:proofErr w:type="spellEnd"/>
      <w:r w:rsidR="004C19CF">
        <w:t xml:space="preserve"> </w:t>
      </w:r>
      <w:proofErr w:type="spellStart"/>
      <w:r w:rsidR="004C19CF">
        <w:t>you</w:t>
      </w:r>
      <w:proofErr w:type="spellEnd"/>
      <w:r w:rsidR="004C19CF">
        <w:t xml:space="preserve"> </w:t>
      </w:r>
      <w:proofErr w:type="spellStart"/>
      <w:r w:rsidR="004C19CF">
        <w:t>see</w:t>
      </w:r>
      <w:proofErr w:type="spellEnd"/>
      <w:r w:rsidR="004C19CF">
        <w:t xml:space="preserve"> </w:t>
      </w:r>
      <w:proofErr w:type="spellStart"/>
      <w:r w:rsidR="004C19CF">
        <w:t>is</w:t>
      </w:r>
      <w:proofErr w:type="spellEnd"/>
      <w:r w:rsidR="004C19CF">
        <w:t xml:space="preserve"> </w:t>
      </w:r>
      <w:proofErr w:type="spellStart"/>
      <w:r w:rsidR="004C19CF">
        <w:t>what</w:t>
      </w:r>
      <w:proofErr w:type="spellEnd"/>
      <w:r w:rsidR="004C19CF">
        <w:t xml:space="preserve"> </w:t>
      </w:r>
      <w:proofErr w:type="spellStart"/>
      <w:r w:rsidR="004C19CF">
        <w:t>you</w:t>
      </w:r>
      <w:proofErr w:type="spellEnd"/>
      <w:r w:rsidR="004C19CF">
        <w:t xml:space="preserve"> </w:t>
      </w:r>
      <w:proofErr w:type="spellStart"/>
      <w:r w:rsidR="004C19CF">
        <w:t>get</w:t>
      </w:r>
      <w:proofErr w:type="spellEnd"/>
      <w:r w:rsidR="004C19CF">
        <w:t>, O que você vê é o que obtém, tradução nossa) com funcionalidades de arrastar e soltar e facilidades para parametrização das telas de forma visual, gerando como saída o arquivo FXML.</w:t>
      </w:r>
      <w:r w:rsidR="009F5D69">
        <w:t xml:space="preserve"> O Scene Builder está disponível como </w:t>
      </w:r>
      <w:proofErr w:type="spellStart"/>
      <w:r w:rsidR="009F5D69">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9F5D69">
        <w:fldChar w:fldCharType="begin" w:fldLock="1"/>
      </w:r>
      <w:r w:rsidR="00FC2595">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2019f; JETBRAINS, 2020)","plainTextFormattedCitation":"(APACHE.ORG, 2019f; JETBRAINS, 2020)","previouslyFormattedCitation":"(APACHE.ORG, 2019f; JETBRAINS, 2020)"},"properties":{"noteIndex":0},"schema":"https://github.com/citation-style-language/schema/raw/master/csl-citation.json"}</w:instrText>
      </w:r>
      <w:r w:rsidR="009F5D69">
        <w:fldChar w:fldCharType="separate"/>
      </w:r>
      <w:r w:rsidR="009F5D69" w:rsidRPr="009F5D69">
        <w:rPr>
          <w:noProof/>
        </w:rPr>
        <w:t>(APACHE.ORG, 2019f; JETBRAINS, 2020)</w:t>
      </w:r>
      <w:r w:rsidR="009F5D69">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tab/>
        <w:t xml:space="preserve">A figura 6 demonstra uma reprodução de tela do </w:t>
      </w:r>
      <w:proofErr w:type="gramStart"/>
      <w:r>
        <w:t>IntelliJ</w:t>
      </w:r>
      <w:proofErr w:type="gramEnd"/>
      <w:r>
        <w:t xml:space="preserve"> Idea com o </w:t>
      </w:r>
      <w:proofErr w:type="spellStart"/>
      <w:r>
        <w:t>plugin</w:t>
      </w:r>
      <w:proofErr w:type="spellEnd"/>
      <w:r>
        <w:t xml:space="preserve"> </w:t>
      </w:r>
      <w:proofErr w:type="spellStart"/>
      <w:r>
        <w:t>JavaFX</w:t>
      </w:r>
      <w:proofErr w:type="spellEnd"/>
      <w:r>
        <w:t xml:space="preserve"> Scene Builder.</w:t>
      </w:r>
    </w:p>
    <w:p w:rsidR="009F5D69" w:rsidRDefault="009F5D69" w:rsidP="00DA6F8E">
      <w:pPr>
        <w:rPr>
          <w:b/>
          <w:sz w:val="20"/>
          <w:szCs w:val="20"/>
        </w:rPr>
      </w:pPr>
      <w:r>
        <w:rPr>
          <w:b/>
          <w:sz w:val="20"/>
          <w:szCs w:val="20"/>
        </w:rPr>
        <w:lastRenderedPageBreak/>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rsidR="009F5D69" w:rsidRPr="009F5D69" w:rsidRDefault="009F5D69" w:rsidP="00DA6F8E">
      <w:pPr>
        <w:rPr>
          <w:sz w:val="20"/>
          <w:szCs w:val="20"/>
        </w:rPr>
      </w:pPr>
      <w:r>
        <w:rPr>
          <w:noProof/>
          <w:lang w:eastAsia="pt-BR"/>
        </w:rPr>
        <w:drawing>
          <wp:inline distT="0" distB="0" distL="0" distR="0" wp14:anchorId="26947453" wp14:editId="283F5ABD">
            <wp:extent cx="5612130" cy="299085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990850"/>
                    </a:xfrm>
                    <a:prstGeom prst="rect">
                      <a:avLst/>
                    </a:prstGeom>
                  </pic:spPr>
                </pic:pic>
              </a:graphicData>
            </a:graphic>
          </wp:inline>
        </w:drawing>
      </w:r>
    </w:p>
    <w:p w:rsidR="00164AF7" w:rsidRDefault="009F5D69" w:rsidP="003C41E0">
      <w:pPr>
        <w:rPr>
          <w:b/>
          <w:sz w:val="20"/>
          <w:szCs w:val="20"/>
        </w:rPr>
      </w:pPr>
      <w:r>
        <w:rPr>
          <w:b/>
          <w:sz w:val="20"/>
          <w:szCs w:val="20"/>
        </w:rPr>
        <w:t>Fonte: Elaborada pelo Autor</w:t>
      </w:r>
    </w:p>
    <w:p w:rsidR="00164AF7" w:rsidRPr="00164AF7" w:rsidRDefault="00164AF7" w:rsidP="003C41E0">
      <w:pPr>
        <w:rPr>
          <w:b/>
          <w:sz w:val="20"/>
          <w:szCs w:val="20"/>
        </w:rPr>
      </w:pPr>
    </w:p>
    <w:p w:rsidR="003C41E0" w:rsidRDefault="003C41E0" w:rsidP="003C41E0">
      <w:r>
        <w:tab/>
      </w:r>
      <w:r w:rsidR="007D5306">
        <w:t xml:space="preserve">O </w:t>
      </w:r>
      <w:proofErr w:type="spellStart"/>
      <w:proofErr w:type="gramStart"/>
      <w:r w:rsidR="007D5306">
        <w:t>JavaFX</w:t>
      </w:r>
      <w:proofErr w:type="spellEnd"/>
      <w:proofErr w:type="gramEnd"/>
      <w:r w:rsidR="007D5306">
        <w:t xml:space="preserve"> 8 dá suporte a gráficos em 2D e 3D, suporte a telas de toque e gestos (</w:t>
      </w:r>
      <w:proofErr w:type="spellStart"/>
      <w:r w:rsidR="007D5306">
        <w:t>multitoque</w:t>
      </w:r>
      <w:proofErr w:type="spellEnd"/>
      <w:r w:rsidR="007D5306">
        <w:t xml:space="preserve">), API de manipulação de imagens, codificação de áudio e vídeo, </w:t>
      </w:r>
      <w:r w:rsidR="00FC2595">
        <w:t xml:space="preserve">e componente de visualização web, com suporte a Javascript </w:t>
      </w:r>
      <w:r w:rsidR="00FC2595">
        <w:fldChar w:fldCharType="begin" w:fldLock="1"/>
      </w:r>
      <w:r w:rsidR="00C529DF">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FC2595" w:rsidRPr="00FC2595">
        <w:rPr>
          <w:noProof/>
        </w:rPr>
        <w:t>(WIKIPEDIA.ORG, 2019c)</w:t>
      </w:r>
      <w:r w:rsidR="00FC2595">
        <w:fldChar w:fldCharType="end"/>
      </w:r>
      <w:r w:rsidR="00FC2595">
        <w:t>. É também muito utilizado para desenvolvimento de jogos em Java.</w:t>
      </w:r>
    </w:p>
    <w:p w:rsidR="00FC2595" w:rsidRDefault="00FC2595" w:rsidP="003C41E0"/>
    <w:p w:rsidR="0052361D" w:rsidRDefault="006109F9" w:rsidP="00EC280C">
      <w:pPr>
        <w:pStyle w:val="Ttulo1"/>
      </w:pPr>
      <w:bookmarkStart w:id="99" w:name="_Toc33461704"/>
      <w:proofErr w:type="gramStart"/>
      <w:r>
        <w:t>3</w:t>
      </w:r>
      <w:proofErr w:type="gramEnd"/>
      <w:r>
        <w:t xml:space="preserve"> SOLUÇÕES CORRELATAS</w:t>
      </w:r>
      <w:bookmarkEnd w:id="99"/>
    </w:p>
    <w:p w:rsidR="00EC280C" w:rsidRDefault="003A2814" w:rsidP="00EC280C">
      <w:r>
        <w:tab/>
        <w:t>Este capítulo faz uma breve apresentação de soluções disponíveis para geração de Dashboards</w:t>
      </w:r>
      <w:r w:rsidR="007149CE">
        <w:t xml:space="preserve"> no mercado à época da pesquisa realizada para elaboração deste trabalho de conclusão de curso.</w:t>
      </w:r>
    </w:p>
    <w:p w:rsidR="007149CE" w:rsidRDefault="007149CE" w:rsidP="00EC280C"/>
    <w:p w:rsidR="007149CE" w:rsidRDefault="007149CE" w:rsidP="007149CE">
      <w:pPr>
        <w:pStyle w:val="Ttulo2"/>
      </w:pPr>
      <w:bookmarkStart w:id="100" w:name="_Toc33461705"/>
      <w:r>
        <w:t>3.</w:t>
      </w:r>
      <w:r w:rsidR="00384ECB">
        <w:t>1</w:t>
      </w:r>
      <w:r>
        <w:t xml:space="preserve"> Qlik Sense</w:t>
      </w:r>
      <w:bookmarkEnd w:id="100"/>
    </w:p>
    <w:p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E067C7">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Pr="007149CE">
        <w:rPr>
          <w:noProof/>
        </w:rPr>
        <w:t>(ACADEMIAIN, 2019)</w:t>
      </w:r>
      <w:r>
        <w:fldChar w:fldCharType="end"/>
      </w:r>
      <w:r>
        <w:t>.</w:t>
      </w:r>
      <w:r w:rsidR="00953475">
        <w:t xml:space="preserve"> Pode ser alimentado por diversas fontes de dados para gerar dashboards intuitivos</w:t>
      </w:r>
      <w:r w:rsidR="00E067C7">
        <w:t>. Possui uma versão gratuita que permite uma análise bastante rica de conjuntos de dados</w:t>
      </w:r>
      <w:r w:rsidR="00E067C7">
        <w:fldChar w:fldCharType="begin" w:fldLock="1"/>
      </w:r>
      <w:r w:rsidR="007D0F7C">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E067C7" w:rsidRPr="00E067C7">
        <w:rPr>
          <w:noProof/>
        </w:rPr>
        <w:t>(QLIK, 2019)</w:t>
      </w:r>
      <w:r w:rsidR="00E067C7">
        <w:fldChar w:fldCharType="end"/>
      </w:r>
      <w:r w:rsidR="00E067C7">
        <w:t>.</w:t>
      </w:r>
    </w:p>
    <w:p w:rsidR="00E067C7" w:rsidRDefault="00E067C7" w:rsidP="007149CE">
      <w:r>
        <w:tab/>
      </w:r>
      <w:r w:rsidR="007D0F7C">
        <w:t xml:space="preserve">Traz como benefícios relevantes </w:t>
      </w:r>
      <w:r w:rsidR="007D0F7C">
        <w:fldChar w:fldCharType="begin" w:fldLock="1"/>
      </w:r>
      <w:r w:rsidR="009C381E">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7D0F7C" w:rsidRPr="007D0F7C">
        <w:rPr>
          <w:noProof/>
        </w:rPr>
        <w:t>(ACADEMIAIN, 2019)</w:t>
      </w:r>
      <w:r w:rsidR="007D0F7C">
        <w:fldChar w:fldCharType="end"/>
      </w:r>
      <w:r w:rsidR="007D0F7C">
        <w:t>:</w:t>
      </w:r>
    </w:p>
    <w:p w:rsidR="007D0F7C" w:rsidRDefault="007D0F7C" w:rsidP="007D0F7C">
      <w:pPr>
        <w:pStyle w:val="PargrafodaLista"/>
        <w:numPr>
          <w:ilvl w:val="0"/>
          <w:numId w:val="24"/>
        </w:numPr>
      </w:pPr>
      <w:r>
        <w:lastRenderedPageBreak/>
        <w:t>Visualização de dados intuitiva: conjunto de gráficos e tabelas que permitem melhor entendimento das relações entre os dados;</w:t>
      </w:r>
    </w:p>
    <w:p w:rsidR="007D0F7C" w:rsidRDefault="007D0F7C" w:rsidP="007D0F7C">
      <w:pPr>
        <w:pStyle w:val="PargrafodaLista"/>
        <w:numPr>
          <w:ilvl w:val="0"/>
          <w:numId w:val="24"/>
        </w:numPr>
      </w:pPr>
      <w:r>
        <w:t>Facilidad</w:t>
      </w:r>
      <w:r w:rsidR="00B55874">
        <w:t xml:space="preserve">e de compartilhamento: Permite fácil </w:t>
      </w:r>
      <w:r>
        <w:t>compartilhamento de visualizações úteis com outros interessados;</w:t>
      </w:r>
    </w:p>
    <w:p w:rsidR="007D0F7C" w:rsidRDefault="007D0F7C" w:rsidP="007D0F7C">
      <w:pPr>
        <w:pStyle w:val="PargrafodaLista"/>
        <w:numPr>
          <w:ilvl w:val="0"/>
          <w:numId w:val="24"/>
        </w:numPr>
      </w:pPr>
      <w:r>
        <w:t>Geração de relatórios simplificada: Permite a criação de relatórios personalizados com filtros diferenciados;</w:t>
      </w:r>
    </w:p>
    <w:p w:rsidR="007D0F7C" w:rsidRDefault="007D0F7C" w:rsidP="007D0F7C">
      <w:pPr>
        <w:pStyle w:val="PargrafodaLista"/>
        <w:numPr>
          <w:ilvl w:val="0"/>
          <w:numId w:val="24"/>
        </w:numPr>
      </w:pPr>
      <w:r>
        <w:t>Exploração associativa e busca inteligente: Possibilita a análise dos dados e criação de verificações mesmo sem qualquer conhecimento em programação, com uso de termos de linguagem natural por exploração associativa;</w:t>
      </w:r>
    </w:p>
    <w:p w:rsidR="007D0F7C" w:rsidRDefault="007D0F7C" w:rsidP="007D0F7C">
      <w:pPr>
        <w:pStyle w:val="PargrafodaLista"/>
        <w:numPr>
          <w:ilvl w:val="0"/>
          <w:numId w:val="24"/>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54395" w:rsidRDefault="00654395" w:rsidP="00654395">
      <w:pPr>
        <w:pStyle w:val="PargrafodaLista"/>
      </w:pPr>
    </w:p>
    <w:p w:rsidR="009C381E" w:rsidRDefault="009C381E" w:rsidP="009C381E">
      <w:pPr>
        <w:rPr>
          <w:b/>
          <w:sz w:val="20"/>
        </w:rPr>
      </w:pPr>
      <w:r>
        <w:rPr>
          <w:b/>
          <w:sz w:val="20"/>
        </w:rPr>
        <w:t>Figura 7 – Telas do Qlik Sense</w:t>
      </w:r>
    </w:p>
    <w:p w:rsidR="009C381E" w:rsidRDefault="009C381E" w:rsidP="009C381E">
      <w:pPr>
        <w:jc w:val="center"/>
        <w:rPr>
          <w:b/>
          <w:sz w:val="20"/>
        </w:rPr>
      </w:pPr>
      <w:r>
        <w:rPr>
          <w:b/>
          <w:noProof/>
          <w:sz w:val="20"/>
          <w:lang w:eastAsia="pt-BR"/>
        </w:rPr>
        <w:drawing>
          <wp:inline distT="0" distB="0" distL="0" distR="0" wp14:anchorId="2188BC2F" wp14:editId="15A82168">
            <wp:extent cx="5035463" cy="29148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888" cy="2916812"/>
                    </a:xfrm>
                    <a:prstGeom prst="rect">
                      <a:avLst/>
                    </a:prstGeom>
                    <a:noFill/>
                    <a:ln>
                      <a:noFill/>
                    </a:ln>
                  </pic:spPr>
                </pic:pic>
              </a:graphicData>
            </a:graphic>
          </wp:inline>
        </w:drawing>
      </w:r>
    </w:p>
    <w:p w:rsidR="009C381E" w:rsidRDefault="009C381E" w:rsidP="009C381E">
      <w:pPr>
        <w:rPr>
          <w:b/>
          <w:sz w:val="20"/>
        </w:rPr>
      </w:pPr>
      <w:r w:rsidRPr="009C381E">
        <w:rPr>
          <w:b/>
          <w:sz w:val="20"/>
        </w:rPr>
        <w:t xml:space="preserve">Fonte: </w:t>
      </w:r>
      <w:r w:rsidRPr="009C381E">
        <w:rPr>
          <w:b/>
          <w:sz w:val="20"/>
        </w:rPr>
        <w:fldChar w:fldCharType="begin" w:fldLock="1"/>
      </w:r>
      <w:r w:rsidR="00C17094">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9C381E">
        <w:rPr>
          <w:b/>
          <w:sz w:val="20"/>
        </w:rPr>
        <w:fldChar w:fldCharType="separate"/>
      </w:r>
      <w:r w:rsidRPr="009C381E">
        <w:rPr>
          <w:b/>
          <w:noProof/>
          <w:sz w:val="20"/>
        </w:rPr>
        <w:t>(QLIK, 2019)</w:t>
      </w:r>
      <w:r w:rsidRPr="009C381E">
        <w:rPr>
          <w:b/>
          <w:sz w:val="20"/>
        </w:rPr>
        <w:fldChar w:fldCharType="end"/>
      </w:r>
    </w:p>
    <w:p w:rsidR="009C381E" w:rsidRDefault="009C381E" w:rsidP="009C381E">
      <w:pPr>
        <w:rPr>
          <w:b/>
          <w:sz w:val="20"/>
        </w:rPr>
      </w:pPr>
    </w:p>
    <w:p w:rsidR="00384ECB" w:rsidRDefault="00384ECB" w:rsidP="00384ECB">
      <w:pPr>
        <w:pStyle w:val="Ttulo2"/>
      </w:pPr>
      <w:bookmarkStart w:id="101" w:name="_Toc33461706"/>
      <w:proofErr w:type="gramStart"/>
      <w:r>
        <w:t>3.2 Tableau</w:t>
      </w:r>
      <w:proofErr w:type="gramEnd"/>
      <w:r>
        <w:t xml:space="preserve"> Desktop</w:t>
      </w:r>
      <w:bookmarkEnd w:id="101"/>
    </w:p>
    <w:p w:rsidR="00384ECB" w:rsidRDefault="000B2804" w:rsidP="00384ECB">
      <w:r>
        <w:tab/>
      </w:r>
      <w:r w:rsidR="00C17094">
        <w:t xml:space="preserve">O Tableau desktop 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4855CF">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C17094" w:rsidRPr="00C17094">
        <w:rPr>
          <w:noProof/>
        </w:rPr>
        <w:t>(TABLEAU, 2019)</w:t>
      </w:r>
      <w:r w:rsidR="00C17094">
        <w:fldChar w:fldCharType="end"/>
      </w:r>
      <w:r w:rsidR="00C17094">
        <w:t xml:space="preserve">. </w:t>
      </w:r>
    </w:p>
    <w:p w:rsidR="004855CF" w:rsidRDefault="004855CF" w:rsidP="00384ECB">
      <w:r>
        <w:tab/>
        <w:t xml:space="preserve">Traz como recursos mais relevantes </w:t>
      </w:r>
      <w:r>
        <w:fldChar w:fldCharType="begin" w:fldLock="1"/>
      </w:r>
      <w:r w:rsidR="008E5E5A">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Pr="004855CF">
        <w:rPr>
          <w:noProof/>
        </w:rPr>
        <w:t>(SOMATIVA, 2019)</w:t>
      </w:r>
      <w:r>
        <w:fldChar w:fldCharType="end"/>
      </w:r>
      <w:r>
        <w:t>:</w:t>
      </w:r>
    </w:p>
    <w:p w:rsidR="004855CF" w:rsidRDefault="004855CF" w:rsidP="004855CF">
      <w:pPr>
        <w:pStyle w:val="PargrafodaLista"/>
        <w:numPr>
          <w:ilvl w:val="0"/>
          <w:numId w:val="25"/>
        </w:numPr>
      </w:pPr>
      <w:r>
        <w:lastRenderedPageBreak/>
        <w:t>Análise visual: Poderosas ferramentas de análise permitem filtragem dinâmica de dados, categorização de tendências e análise de coorte aprofunda com uma interface gráfica simples e intuitiva;</w:t>
      </w:r>
    </w:p>
    <w:p w:rsidR="009C381E" w:rsidRPr="008E5E5A" w:rsidRDefault="004855CF" w:rsidP="009C381E">
      <w:pPr>
        <w:pStyle w:val="PargrafodaLista"/>
        <w:numPr>
          <w:ilvl w:val="0"/>
          <w:numId w:val="25"/>
        </w:numPr>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9C381E">
      <w:pPr>
        <w:pStyle w:val="PargrafodaLista"/>
        <w:numPr>
          <w:ilvl w:val="0"/>
          <w:numId w:val="25"/>
        </w:numPr>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8E5E5A" w:rsidRPr="008E5E5A" w:rsidRDefault="008E5E5A" w:rsidP="009C381E">
      <w:pPr>
        <w:pStyle w:val="PargrafodaLista"/>
        <w:numPr>
          <w:ilvl w:val="0"/>
          <w:numId w:val="25"/>
        </w:numPr>
        <w:rPr>
          <w:b/>
          <w:sz w:val="20"/>
        </w:rPr>
      </w:pPr>
      <w:r>
        <w:t>Processador de dados: No caso de necessidade de manter temporariamente os dados off-line ou armazená-los em memória, o Processador</w:t>
      </w:r>
      <w:proofErr w:type="gramStart"/>
      <w:r>
        <w:t xml:space="preserve">  </w:t>
      </w:r>
      <w:proofErr w:type="gramEnd"/>
      <w:r>
        <w:t xml:space="preserve">de Dados Tableau permite a extração de volumes de dados para análises Ad hoc. </w:t>
      </w:r>
    </w:p>
    <w:p w:rsidR="008E5E5A" w:rsidRPr="008E5E5A" w:rsidRDefault="008E5E5A" w:rsidP="009C381E">
      <w:pPr>
        <w:pStyle w:val="PargrafodaLista"/>
        <w:numPr>
          <w:ilvl w:val="0"/>
          <w:numId w:val="25"/>
        </w:numPr>
        <w:rPr>
          <w:b/>
          <w:sz w:val="20"/>
        </w:rPr>
      </w:pPr>
      <w:r>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de nuvem para </w:t>
      </w:r>
      <w:proofErr w:type="gramStart"/>
      <w:r>
        <w:t>otimizar</w:t>
      </w:r>
      <w:proofErr w:type="gramEnd"/>
      <w:r>
        <w:t xml:space="preserve"> o processamento de informações e garantir a mobilidade, com aplicativos clientes para Desktops e plataformas móveis.</w:t>
      </w:r>
    </w:p>
    <w:p w:rsidR="008E5E5A" w:rsidRDefault="008E5E5A" w:rsidP="008E5E5A"/>
    <w:p w:rsidR="008E5E5A" w:rsidRPr="008E5E5A" w:rsidRDefault="008E5E5A" w:rsidP="008E5E5A">
      <w:pPr>
        <w:rPr>
          <w:b/>
          <w:sz w:val="20"/>
          <w:szCs w:val="20"/>
        </w:rPr>
      </w:pPr>
      <w:r w:rsidRPr="008E5E5A">
        <w:rPr>
          <w:b/>
          <w:sz w:val="20"/>
          <w:szCs w:val="20"/>
        </w:rPr>
        <w:t>Figura 8 – reprodução de tela do Tableau Desktop</w:t>
      </w:r>
    </w:p>
    <w:p w:rsidR="008E5E5A" w:rsidRPr="008E5E5A" w:rsidRDefault="008E5E5A" w:rsidP="008E5E5A">
      <w:pPr>
        <w:jc w:val="center"/>
        <w:rPr>
          <w:b/>
          <w:sz w:val="20"/>
          <w:szCs w:val="20"/>
        </w:rPr>
      </w:pPr>
      <w:r>
        <w:rPr>
          <w:b/>
          <w:noProof/>
          <w:sz w:val="20"/>
          <w:szCs w:val="20"/>
          <w:lang w:eastAsia="pt-BR"/>
        </w:rPr>
        <w:drawing>
          <wp:inline distT="0" distB="0" distL="0" distR="0" wp14:anchorId="6E164D73" wp14:editId="68A6173B">
            <wp:extent cx="5760085" cy="33813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381375"/>
                    </a:xfrm>
                    <a:prstGeom prst="rect">
                      <a:avLst/>
                    </a:prstGeom>
                  </pic:spPr>
                </pic:pic>
              </a:graphicData>
            </a:graphic>
          </wp:inline>
        </w:drawing>
      </w:r>
    </w:p>
    <w:p w:rsidR="008E5E5A" w:rsidRDefault="008E5E5A" w:rsidP="008E5E5A">
      <w:pPr>
        <w:rPr>
          <w:b/>
          <w:sz w:val="20"/>
          <w:szCs w:val="20"/>
        </w:rPr>
      </w:pPr>
      <w:r w:rsidRPr="008E5E5A">
        <w:rPr>
          <w:b/>
          <w:sz w:val="20"/>
          <w:szCs w:val="20"/>
        </w:rPr>
        <w:t xml:space="preserve">Fonte: </w:t>
      </w:r>
      <w:r w:rsidRPr="008E5E5A">
        <w:rPr>
          <w:b/>
          <w:sz w:val="20"/>
          <w:szCs w:val="20"/>
        </w:rPr>
        <w:fldChar w:fldCharType="begin" w:fldLock="1"/>
      </w:r>
      <w:r w:rsidR="00A5557A">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8E5E5A">
        <w:rPr>
          <w:b/>
          <w:sz w:val="20"/>
          <w:szCs w:val="20"/>
        </w:rPr>
        <w:fldChar w:fldCharType="separate"/>
      </w:r>
      <w:r w:rsidRPr="008E5E5A">
        <w:rPr>
          <w:b/>
          <w:noProof/>
          <w:sz w:val="20"/>
          <w:szCs w:val="20"/>
        </w:rPr>
        <w:t>(TABLEAU, 2019)</w:t>
      </w:r>
      <w:r w:rsidRPr="008E5E5A">
        <w:rPr>
          <w:b/>
          <w:sz w:val="20"/>
          <w:szCs w:val="20"/>
        </w:rPr>
        <w:fldChar w:fldCharType="end"/>
      </w:r>
      <w:r w:rsidRPr="008E5E5A">
        <w:rPr>
          <w:b/>
          <w:sz w:val="20"/>
          <w:szCs w:val="20"/>
        </w:rPr>
        <w:t xml:space="preserve"> </w:t>
      </w:r>
    </w:p>
    <w:p w:rsidR="008E5E5A" w:rsidRDefault="00A5557A" w:rsidP="00A5557A">
      <w:pPr>
        <w:pStyle w:val="Ttulo2"/>
      </w:pPr>
      <w:bookmarkStart w:id="102" w:name="_Toc33461707"/>
      <w:proofErr w:type="gramStart"/>
      <w:r>
        <w:lastRenderedPageBreak/>
        <w:t>3.3 Microsoft Power</w:t>
      </w:r>
      <w:proofErr w:type="gramEnd"/>
      <w:r>
        <w:t xml:space="preserve"> BI</w:t>
      </w:r>
      <w:bookmarkEnd w:id="102"/>
    </w:p>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 </w:t>
      </w:r>
      <w:r>
        <w:fldChar w:fldCharType="begin" w:fldLock="1"/>
      </w:r>
      <w:r w:rsidR="00150837">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A5557A">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são </w:t>
      </w:r>
      <w:r>
        <w:fldChar w:fldCharType="begin" w:fldLock="1"/>
      </w:r>
      <w: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rsidR="00150837" w:rsidRDefault="00150837" w:rsidP="00150837">
      <w:pPr>
        <w:pStyle w:val="PargrafodaLista"/>
        <w:numPr>
          <w:ilvl w:val="0"/>
          <w:numId w:val="26"/>
        </w:numPr>
      </w:pPr>
      <w:r>
        <w:t xml:space="preserve">Conexão </w:t>
      </w:r>
      <w:proofErr w:type="gramStart"/>
      <w:r>
        <w:t>à</w:t>
      </w:r>
      <w:proofErr w:type="gramEnd"/>
      <w:r>
        <w:t xml:space="preserve"> fontes de dados;</w:t>
      </w:r>
    </w:p>
    <w:p w:rsidR="00150837" w:rsidRDefault="00150837" w:rsidP="00150837">
      <w:pPr>
        <w:pStyle w:val="PargrafodaLista"/>
        <w:numPr>
          <w:ilvl w:val="0"/>
          <w:numId w:val="26"/>
        </w:numPr>
      </w:pPr>
      <w:r>
        <w:t>Transformação e limpeza dos dados para criação de um modelo de dados;</w:t>
      </w:r>
    </w:p>
    <w:p w:rsidR="00150837" w:rsidRDefault="00150837" w:rsidP="00150837">
      <w:pPr>
        <w:pStyle w:val="PargrafodaLista"/>
        <w:numPr>
          <w:ilvl w:val="0"/>
          <w:numId w:val="26"/>
        </w:numPr>
      </w:pPr>
      <w:r>
        <w:t>Criação de quadros de visualização para representação visual dos dados;</w:t>
      </w:r>
    </w:p>
    <w:p w:rsidR="00150837" w:rsidRDefault="00150837" w:rsidP="00150837">
      <w:pPr>
        <w:pStyle w:val="PargrafodaLista"/>
        <w:numPr>
          <w:ilvl w:val="0"/>
          <w:numId w:val="26"/>
        </w:numPr>
      </w:pPr>
      <w:r>
        <w:t>Criação de relatórios;</w:t>
      </w:r>
    </w:p>
    <w:p w:rsidR="00150837" w:rsidRDefault="00150837" w:rsidP="00150837">
      <w:pPr>
        <w:pStyle w:val="PargrafodaLista"/>
        <w:numPr>
          <w:ilvl w:val="0"/>
          <w:numId w:val="26"/>
        </w:numPr>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fldChar w:fldCharType="begin" w:fldLock="1"/>
      </w:r>
      <w:r w:rsidR="00F5686A">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rsidR="00F5686A" w:rsidRDefault="00F5686A" w:rsidP="00150837"/>
    <w:p w:rsidR="00F5686A" w:rsidRDefault="00F5686A" w:rsidP="00150837">
      <w:pPr>
        <w:rPr>
          <w:b/>
          <w:sz w:val="20"/>
          <w:szCs w:val="20"/>
        </w:rPr>
      </w:pPr>
      <w:r w:rsidRPr="00F5686A">
        <w:rPr>
          <w:b/>
          <w:sz w:val="20"/>
          <w:szCs w:val="20"/>
        </w:rPr>
        <w:t>Figura 9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14:anchorId="46D62659" wp14:editId="2089FE19">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rsidR="00F5686A" w:rsidRPr="00F5686A" w:rsidRDefault="00F5686A" w:rsidP="00150837">
      <w:pPr>
        <w:rPr>
          <w:b/>
          <w:sz w:val="20"/>
          <w:szCs w:val="20"/>
        </w:rPr>
      </w:pPr>
      <w:r w:rsidRPr="00F5686A">
        <w:rPr>
          <w:b/>
          <w:sz w:val="20"/>
          <w:szCs w:val="20"/>
        </w:rPr>
        <w:t xml:space="preserve">Fonte: </w:t>
      </w:r>
      <w:r w:rsidRPr="00F5686A">
        <w:rPr>
          <w:b/>
          <w:sz w:val="20"/>
          <w:szCs w:val="20"/>
        </w:rPr>
        <w:fldChar w:fldCharType="begin" w:fldLock="1"/>
      </w:r>
      <w:r w:rsidR="00AA78C2">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F5686A">
        <w:rPr>
          <w:b/>
          <w:sz w:val="20"/>
          <w:szCs w:val="20"/>
        </w:rPr>
        <w:fldChar w:fldCharType="separate"/>
      </w:r>
      <w:r w:rsidRPr="00F5686A">
        <w:rPr>
          <w:b/>
          <w:noProof/>
          <w:sz w:val="20"/>
          <w:szCs w:val="20"/>
        </w:rPr>
        <w:t>(MICROSOFT, 2019)</w:t>
      </w:r>
      <w:r w:rsidRPr="00F5686A">
        <w:rPr>
          <w:b/>
          <w:sz w:val="20"/>
          <w:szCs w:val="20"/>
        </w:rPr>
        <w:fldChar w:fldCharType="end"/>
      </w:r>
    </w:p>
    <w:p w:rsidR="00107FEB" w:rsidRDefault="0052361D" w:rsidP="0005301A">
      <w:pPr>
        <w:pStyle w:val="Ttulo1"/>
      </w:pPr>
      <w:bookmarkStart w:id="103" w:name="_Toc33461708"/>
      <w:proofErr w:type="gramStart"/>
      <w:r>
        <w:lastRenderedPageBreak/>
        <w:t>4</w:t>
      </w:r>
      <w:proofErr w:type="gramEnd"/>
      <w:r w:rsidR="006109F9">
        <w:t xml:space="preserve"> </w:t>
      </w:r>
      <w:r w:rsidR="0005301A">
        <w:t>Desenvolvimento do Protótipo</w:t>
      </w:r>
      <w:bookmarkEnd w:id="103"/>
    </w:p>
    <w:p w:rsidR="00422806" w:rsidRDefault="0005301A" w:rsidP="0005301A">
      <w:pPr>
        <w:ind w:left="357" w:firstLine="352"/>
      </w:pPr>
      <w:r>
        <w:t xml:space="preserve">Neste capítulo é apresentado o desenvolvimento da ferramenta de geração de dashboards, utilizando práticas de análise orientada a objetos, além de demonstrar exemplos de aplicação e os resultados obtidos. </w:t>
      </w:r>
    </w:p>
    <w:p w:rsidR="0005301A" w:rsidRDefault="0005301A" w:rsidP="0005301A"/>
    <w:p w:rsidR="0005301A" w:rsidRDefault="0052361D" w:rsidP="0005301A">
      <w:pPr>
        <w:pStyle w:val="Ttulo2"/>
        <w:ind w:left="6"/>
      </w:pPr>
      <w:bookmarkStart w:id="104" w:name="_Toc33461709"/>
      <w:proofErr w:type="gramStart"/>
      <w:r>
        <w:t>4</w:t>
      </w:r>
      <w:r w:rsidR="0005301A">
        <w:t>.1 - Descrição</w:t>
      </w:r>
      <w:proofErr w:type="gramEnd"/>
      <w:r w:rsidR="0005301A">
        <w:t xml:space="preserve"> Geral</w:t>
      </w:r>
      <w:bookmarkEnd w:id="104"/>
    </w:p>
    <w:p w:rsidR="0005301A" w:rsidRDefault="0005301A" w:rsidP="0005301A">
      <w:r>
        <w:tab/>
      </w:r>
      <w:r w:rsidR="00CB4EDD">
        <w:t xml:space="preserve">Partindo de uma especificação de um arquivo </w:t>
      </w:r>
      <w:r w:rsidR="001D19D8">
        <w:t>de intercambio de dados</w:t>
      </w:r>
      <w:r w:rsidR="0038020C">
        <w:t xml:space="preserve"> CSV</w:t>
      </w:r>
      <w:r w:rsidR="00CB4EDD">
        <w:t xml:space="preserve">, a aplicação IFPA </w:t>
      </w:r>
      <w:proofErr w:type="gramStart"/>
      <w:r w:rsidR="00CB4EDD">
        <w:t>DashGen</w:t>
      </w:r>
      <w:proofErr w:type="gramEnd"/>
      <w:r w:rsidR="00CB4EDD">
        <w:t xml:space="preserve"> permite gerar um Dashboard contendo </w:t>
      </w:r>
      <w:r w:rsidR="00164AF7">
        <w:t>a quantidade desejada pelo usuário de gráficos, arranjados em 3 gráficos por linha dentre</w:t>
      </w:r>
      <w:r w:rsidR="00CB4EDD">
        <w:t xml:space="preserve"> 3 tipos de gráficos</w:t>
      </w:r>
      <w:r w:rsidR="00164AF7">
        <w:t xml:space="preserve">: </w:t>
      </w:r>
      <w:proofErr w:type="spellStart"/>
      <w:r w:rsidR="00164AF7">
        <w:t>Grafico</w:t>
      </w:r>
      <w:proofErr w:type="spellEnd"/>
      <w:r w:rsidR="00164AF7">
        <w:t xml:space="preserve"> tipo pizza ou torta (pie)</w:t>
      </w:r>
      <w:ins w:id="105" w:author="glaubergad" w:date="2019-03-04T20:26:00Z">
        <w:r w:rsidR="00A90B67">
          <w:t>, gráfico de barras</w:t>
        </w:r>
      </w:ins>
      <w:r w:rsidR="00164AF7">
        <w:t xml:space="preserve"> horizontais (</w:t>
      </w:r>
      <w:proofErr w:type="spellStart"/>
      <w:r w:rsidR="00164AF7">
        <w:t>row</w:t>
      </w:r>
      <w:proofErr w:type="spellEnd"/>
      <w:r w:rsidR="00164AF7">
        <w:t>) ou gráfico de linha</w:t>
      </w:r>
      <w:r w:rsidR="00CB4EDD">
        <w:t>, com filtros dinâmicos que permitem seleção das dimensões pelo usuário, assim como redefinição para a visão inicial.</w:t>
      </w:r>
    </w:p>
    <w:p w:rsidR="00CB4EDD" w:rsidRDefault="00CB4EDD" w:rsidP="0005301A">
      <w:r>
        <w:tab/>
      </w:r>
      <w:r w:rsidR="00BA30A6">
        <w:t>O</w:t>
      </w:r>
      <w:r>
        <w:t xml:space="preserve"> funcionamento da aplicação se </w:t>
      </w:r>
      <w:r w:rsidR="00BA30A6">
        <w:t>dá</w:t>
      </w:r>
      <w:r>
        <w:t xml:space="preserve"> como segue</w:t>
      </w:r>
      <w:r w:rsidR="00BA30A6">
        <w:t xml:space="preserve"> descrito</w:t>
      </w:r>
      <w:r>
        <w:t xml:space="preserve"> abaixo:</w:t>
      </w:r>
    </w:p>
    <w:p w:rsidR="00CB4EDD" w:rsidRDefault="00CB4EDD" w:rsidP="00CB4EDD">
      <w:pPr>
        <w:pStyle w:val="PargrafodaLista"/>
        <w:numPr>
          <w:ilvl w:val="0"/>
          <w:numId w:val="10"/>
        </w:numPr>
        <w:ind w:left="993"/>
      </w:pPr>
      <w:r>
        <w:t xml:space="preserve">O usuário indica ao </w:t>
      </w:r>
      <w:proofErr w:type="gramStart"/>
      <w:r>
        <w:t>DashGen</w:t>
      </w:r>
      <w:proofErr w:type="gramEnd"/>
      <w:r>
        <w:t xml:space="preserve"> qual o arquivo fonte de dados;</w:t>
      </w:r>
    </w:p>
    <w:p w:rsidR="00EB5504" w:rsidRDefault="00EB5504" w:rsidP="00CB4EDD">
      <w:pPr>
        <w:pStyle w:val="PargrafodaLista"/>
        <w:numPr>
          <w:ilvl w:val="0"/>
          <w:numId w:val="10"/>
        </w:numPr>
        <w:ind w:left="993"/>
      </w:pPr>
      <w:r>
        <w:t>O usuário determina o diretório onde deve ser armazenado o Dashboard;</w:t>
      </w:r>
    </w:p>
    <w:p w:rsidR="00CB4EDD" w:rsidRDefault="00CB4EDD" w:rsidP="00CB4EDD">
      <w:pPr>
        <w:pStyle w:val="PargrafodaLista"/>
        <w:numPr>
          <w:ilvl w:val="0"/>
          <w:numId w:val="10"/>
        </w:numPr>
        <w:ind w:left="993"/>
        <w:rPr>
          <w:ins w:id="106" w:author="glaubergad" w:date="2019-03-04T20:28:00Z"/>
        </w:rPr>
      </w:pPr>
      <w:r>
        <w:t xml:space="preserve">O </w:t>
      </w:r>
      <w:proofErr w:type="gramStart"/>
      <w:r>
        <w:t>DashGen</w:t>
      </w:r>
      <w:proofErr w:type="gramEnd"/>
      <w:r>
        <w:t xml:space="preserve"> </w:t>
      </w:r>
      <w:ins w:id="107" w:author="glaubergad" w:date="2019-03-04T20:27:00Z">
        <w:r w:rsidR="00A90B67">
          <w:t>captura a primeira linha do arquivo fonte de dados, considerando que esta traga os nomes dos atributos contidos</w:t>
        </w:r>
      </w:ins>
      <w:r w:rsidR="008E5EC4">
        <w:t xml:space="preserve">. </w:t>
      </w:r>
      <w:r w:rsidR="00F113B1">
        <w:t>Faz uma análise dos dados identificando quais atributos são numéricos</w:t>
      </w:r>
      <w:del w:id="108" w:author="glaubergad" w:date="2019-03-04T20:28:00Z">
        <w:r w:rsidDel="00E60712">
          <w:delText>lista os atributos obtidos a fim de que o usuário possa selecionar quais deles serão usados como dimensões</w:delText>
        </w:r>
      </w:del>
      <w:r>
        <w:t>;</w:t>
      </w:r>
    </w:p>
    <w:p w:rsidR="00E60712" w:rsidRDefault="00E60712" w:rsidP="00CB4EDD">
      <w:pPr>
        <w:pStyle w:val="PargrafodaLista"/>
        <w:numPr>
          <w:ilvl w:val="0"/>
          <w:numId w:val="10"/>
        </w:numPr>
        <w:ind w:left="993"/>
      </w:pPr>
      <w:ins w:id="109" w:author="glaubergad" w:date="2019-03-04T20:28:00Z">
        <w:r>
          <w:t xml:space="preserve">O usuário especifica </w:t>
        </w:r>
      </w:ins>
      <w:r w:rsidR="00164AF7">
        <w:t>o atributo que servirá como dimensão de redução para cada gráfico</w:t>
      </w:r>
      <w:ins w:id="110" w:author="glaubergad" w:date="2019-03-04T20:29:00Z">
        <w:r>
          <w:t xml:space="preserve">, bem como o título </w:t>
        </w:r>
      </w:ins>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Del="00E60712" w:rsidRDefault="00CB4EDD" w:rsidP="00CB4EDD">
      <w:pPr>
        <w:pStyle w:val="PargrafodaLista"/>
        <w:numPr>
          <w:ilvl w:val="0"/>
          <w:numId w:val="10"/>
        </w:numPr>
        <w:ind w:left="993"/>
        <w:rPr>
          <w:del w:id="111" w:author="glaubergad" w:date="2019-03-04T20:29:00Z"/>
        </w:rPr>
      </w:pPr>
      <w:del w:id="112" w:author="glaubergad" w:date="2019-03-04T20:29:00Z">
        <w:r w:rsidDel="00E60712">
          <w:delText>O usuário especifica o título do Dashboard e as etiquetas dos atributos a serem exibidas;</w:delText>
        </w:r>
      </w:del>
    </w:p>
    <w:p w:rsidR="00CB4EDD" w:rsidRDefault="00CB4EDD" w:rsidP="00CB4EDD">
      <w:pPr>
        <w:pStyle w:val="PargrafodaLista"/>
        <w:numPr>
          <w:ilvl w:val="0"/>
          <w:numId w:val="10"/>
        </w:numPr>
        <w:ind w:left="993"/>
      </w:pPr>
      <w:r>
        <w:t xml:space="preserve">O </w:t>
      </w:r>
      <w:proofErr w:type="gramStart"/>
      <w:r>
        <w:t>DashGen</w:t>
      </w:r>
      <w:proofErr w:type="gramEnd"/>
      <w:r>
        <w:t xml:space="preserve"> instancia </w:t>
      </w:r>
      <w:r w:rsidR="00164AF7">
        <w:t>o gabarito</w:t>
      </w:r>
      <w:r>
        <w:t xml:space="preserve"> incluindo os dados espec</w:t>
      </w:r>
      <w:r w:rsidR="00BA30A6">
        <w:t>ificados, gerando um Dashboard completo.</w:t>
      </w:r>
    </w:p>
    <w:p w:rsidR="00BA30A6" w:rsidRDefault="00BA30A6" w:rsidP="00CB4EDD">
      <w:pPr>
        <w:pStyle w:val="PargrafodaLista"/>
        <w:numPr>
          <w:ilvl w:val="0"/>
          <w:numId w:val="10"/>
        </w:numPr>
        <w:ind w:left="993"/>
      </w:pPr>
      <w:r>
        <w:t xml:space="preserve">O </w:t>
      </w:r>
      <w:proofErr w:type="gramStart"/>
      <w:r>
        <w:t>DashGen</w:t>
      </w:r>
      <w:proofErr w:type="gramEnd"/>
      <w:r>
        <w:t xml:space="preserve"> salva </w:t>
      </w:r>
      <w:r w:rsidR="00164AF7">
        <w:t>toda a estrutura necessária para a exibição do dashboard além de um arquivo compactado em formato</w:t>
      </w:r>
      <w:r w:rsidR="00CD6053">
        <w:t xml:space="preserve"> </w:t>
      </w:r>
      <w:r>
        <w:t>ZIP na pasta especificada pelo usuário.</w:t>
      </w:r>
    </w:p>
    <w:p w:rsidR="00F740CE" w:rsidRDefault="00F740CE">
      <w:pPr>
        <w:spacing w:after="160" w:line="240" w:lineRule="auto"/>
        <w:jc w:val="left"/>
        <w:rPr>
          <w:b/>
          <w:sz w:val="20"/>
          <w:szCs w:val="20"/>
        </w:rPr>
      </w:pPr>
      <w:r>
        <w:rPr>
          <w:b/>
          <w:sz w:val="20"/>
          <w:szCs w:val="20"/>
        </w:rPr>
        <w:br w:type="page"/>
      </w:r>
    </w:p>
    <w:p w:rsidR="00F740CE" w:rsidRDefault="00F740CE" w:rsidP="008D67A1">
      <w:pP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rsidR="00F740CE" w:rsidRPr="00F740CE" w:rsidRDefault="00F740CE" w:rsidP="00F740CE">
      <w:pPr>
        <w:jc w:val="center"/>
        <w:rPr>
          <w:b/>
          <w:sz w:val="20"/>
          <w:szCs w:val="20"/>
        </w:rPr>
      </w:pPr>
      <w:r>
        <w:rPr>
          <w:b/>
          <w:noProof/>
          <w:sz w:val="20"/>
          <w:szCs w:val="20"/>
          <w:lang w:eastAsia="pt-BR"/>
        </w:rPr>
        <w:drawing>
          <wp:inline distT="0" distB="0" distL="0" distR="0" wp14:anchorId="68E5CFC9" wp14:editId="53612F87">
            <wp:extent cx="5366751" cy="1529977"/>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os_dashgen.png"/>
                    <pic:cNvPicPr/>
                  </pic:nvPicPr>
                  <pic:blipFill>
                    <a:blip r:embed="rId18">
                      <a:extLst>
                        <a:ext uri="{28A0092B-C50C-407E-A947-70E740481C1C}">
                          <a14:useLocalDpi xmlns:a14="http://schemas.microsoft.com/office/drawing/2010/main" val="0"/>
                        </a:ext>
                      </a:extLst>
                    </a:blip>
                    <a:stretch>
                      <a:fillRect/>
                    </a:stretch>
                  </pic:blipFill>
                  <pic:spPr>
                    <a:xfrm>
                      <a:off x="0" y="0"/>
                      <a:ext cx="5365602" cy="1529650"/>
                    </a:xfrm>
                    <a:prstGeom prst="rect">
                      <a:avLst/>
                    </a:prstGeom>
                  </pic:spPr>
                </pic:pic>
              </a:graphicData>
            </a:graphic>
          </wp:inline>
        </w:drawing>
      </w:r>
    </w:p>
    <w:p w:rsidR="00791DE4" w:rsidRDefault="00F740CE" w:rsidP="008D67A1">
      <w:pPr>
        <w:rPr>
          <w:b/>
          <w:sz w:val="20"/>
          <w:szCs w:val="20"/>
        </w:rPr>
      </w:pPr>
      <w:r w:rsidRPr="00F740CE">
        <w:rPr>
          <w:b/>
          <w:sz w:val="20"/>
          <w:szCs w:val="20"/>
        </w:rPr>
        <w:t>Fonte: Elaborada pelo Autor</w:t>
      </w:r>
      <w:r w:rsidR="008D67A1" w:rsidRPr="00F740CE">
        <w:rPr>
          <w:b/>
          <w:sz w:val="20"/>
          <w:szCs w:val="20"/>
        </w:rPr>
        <w:tab/>
      </w:r>
    </w:p>
    <w:p w:rsidR="00F740CE" w:rsidRPr="00F740CE" w:rsidRDefault="00F740CE" w:rsidP="008D67A1">
      <w:pPr>
        <w:rPr>
          <w:b/>
          <w:sz w:val="20"/>
          <w:szCs w:val="20"/>
        </w:rPr>
      </w:pPr>
    </w:p>
    <w:p w:rsidR="00B66370" w:rsidRDefault="0052361D" w:rsidP="003A5E58">
      <w:pPr>
        <w:pStyle w:val="Ttulo2"/>
      </w:pPr>
      <w:bookmarkStart w:id="113" w:name="_Toc33461710"/>
      <w:proofErr w:type="gramStart"/>
      <w:r>
        <w:t>4</w:t>
      </w:r>
      <w:r w:rsidR="003A5E58">
        <w:t>.2 Descrição</w:t>
      </w:r>
      <w:proofErr w:type="gramEnd"/>
      <w:r w:rsidR="003A5E58">
        <w:t xml:space="preserve"> das Etapas de Desenvolvimento</w:t>
      </w:r>
      <w:bookmarkEnd w:id="113"/>
    </w:p>
    <w:p w:rsidR="003A5E58" w:rsidRDefault="003A5E58" w:rsidP="003A5E58">
      <w:r>
        <w:tab/>
      </w:r>
      <w:r w:rsidR="003538C3">
        <w:t xml:space="preserve">O trabalho de desenvolvimento da aplicação IFPA </w:t>
      </w:r>
      <w:proofErr w:type="gramStart"/>
      <w:r w:rsidR="003538C3">
        <w:t>DashGen</w:t>
      </w:r>
      <w:proofErr w:type="gramEnd"/>
      <w:r w:rsidR="003538C3">
        <w:t xml:space="preserve"> foi dividido nos seguintes passos:</w:t>
      </w:r>
    </w:p>
    <w:p w:rsidR="00F93C30" w:rsidRDefault="00F93C30" w:rsidP="00A07DB5">
      <w:pPr>
        <w:pStyle w:val="PargrafodaLista"/>
        <w:numPr>
          <w:ilvl w:val="0"/>
          <w:numId w:val="11"/>
        </w:numPr>
        <w:ind w:left="993"/>
      </w:pPr>
      <w:r>
        <w:t>Levantamento dos requisitos;</w:t>
      </w:r>
    </w:p>
    <w:p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rsidR="00F93C30" w:rsidRDefault="00F93C30" w:rsidP="003538C3">
      <w:pPr>
        <w:pStyle w:val="PargrafodaLista"/>
        <w:numPr>
          <w:ilvl w:val="0"/>
          <w:numId w:val="11"/>
        </w:numPr>
        <w:ind w:left="993"/>
      </w:pPr>
      <w:proofErr w:type="gramStart"/>
      <w:r>
        <w:t>Implementação</w:t>
      </w:r>
      <w:proofErr w:type="gramEnd"/>
      <w:r>
        <w:t xml:space="preserve"> do motor de Templates;</w:t>
      </w:r>
    </w:p>
    <w:p w:rsidR="00F93C30" w:rsidRDefault="00F93C30" w:rsidP="003538C3">
      <w:pPr>
        <w:pStyle w:val="PargrafodaLista"/>
        <w:numPr>
          <w:ilvl w:val="0"/>
          <w:numId w:val="11"/>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114" w:name="_Toc33461711"/>
      <w:proofErr w:type="gramStart"/>
      <w:r>
        <w:t>4</w:t>
      </w:r>
      <w:r w:rsidR="00E94B09">
        <w:t>.3 – Levantamento</w:t>
      </w:r>
      <w:proofErr w:type="gramEnd"/>
      <w:r w:rsidR="00E94B09">
        <w:t xml:space="preserve"> dos Requisitos</w:t>
      </w:r>
      <w:bookmarkEnd w:id="114"/>
    </w:p>
    <w:p w:rsidR="00AD0249" w:rsidRDefault="00AD0249" w:rsidP="00AD0249">
      <w:r>
        <w:tab/>
        <w:t xml:space="preserve">A aplicação produzida neste trabalho, a partir das especificações de entrada, será capaz de </w:t>
      </w:r>
      <w:del w:id="115" w:author="glaubergad" w:date="2019-03-04T20:30:00Z">
        <w:r w:rsidDel="00EB6B31">
          <w:delText xml:space="preserve">produzir </w:delText>
        </w:r>
      </w:del>
      <w:ins w:id="116" w:author="glaubergad" w:date="2019-03-04T20:30:00Z">
        <w:r w:rsidR="00EB6B31">
          <w:t xml:space="preserve">gerar </w:t>
        </w:r>
      </w:ins>
      <w:r>
        <w:t xml:space="preserve">um Dashboard completo. As entradas são: o arquivo de dados, </w:t>
      </w:r>
      <w:r w:rsidR="00561CDA">
        <w:t>o arquivo de gabarito</w:t>
      </w:r>
      <w:r>
        <w:t xml:space="preserve">, os atributos de dimensão, o título do </w:t>
      </w:r>
      <w:r w:rsidR="00561CDA">
        <w:t>quadro</w:t>
      </w:r>
      <w:r>
        <w:t xml:space="preserve"> e o caminho para armazenamento do Dashboard gerado.</w:t>
      </w:r>
    </w:p>
    <w:p w:rsidR="007F40EF" w:rsidRDefault="00FB6BCB" w:rsidP="00AD0249">
      <w:r>
        <w:tab/>
        <w:t>Baseado nisso, foi feito o levantamento de requisitos a serem atendidos, fechando o escopo da aplicação. N</w:t>
      </w:r>
      <w:r w:rsidR="00CF37C2">
        <w:t>a</w:t>
      </w:r>
      <w:r>
        <w:t xml:space="preserve"> </w:t>
      </w:r>
      <w:r w:rsidR="00CF37C2">
        <w:t>Tabela 5</w:t>
      </w:r>
      <w:r>
        <w:t>, podem ser observados os requisitos funcionais e n</w:t>
      </w:r>
      <w:r w:rsidR="00CF37C2">
        <w:t>a</w:t>
      </w:r>
      <w:r>
        <w:t xml:space="preserve"> </w:t>
      </w:r>
      <w:r w:rsidR="00CF37C2">
        <w:t>Tabela</w:t>
      </w:r>
      <w:r>
        <w:t xml:space="preserve"> </w:t>
      </w:r>
      <w:r w:rsidR="004B0AEA">
        <w:t>2</w:t>
      </w:r>
      <w:r>
        <w:t xml:space="preserve">, podem ser observados os requisitos </w:t>
      </w:r>
      <w:r w:rsidR="00965822">
        <w:t>não funcionais</w:t>
      </w:r>
      <w:r>
        <w:t>.</w:t>
      </w:r>
    </w:p>
    <w:p w:rsidR="007F40EF" w:rsidRDefault="007F40EF">
      <w:pPr>
        <w:spacing w:after="160" w:line="240" w:lineRule="auto"/>
        <w:jc w:val="left"/>
      </w:pPr>
    </w:p>
    <w:p w:rsidR="008211DF" w:rsidRPr="007F40EF" w:rsidRDefault="007F40EF" w:rsidP="00AD0249">
      <w:pPr>
        <w:rPr>
          <w:b/>
          <w:sz w:val="20"/>
        </w:rPr>
      </w:pPr>
      <w:r w:rsidRPr="007F40EF">
        <w:rPr>
          <w:b/>
          <w:sz w:val="20"/>
        </w:rPr>
        <w:t>Tabela 5 – Requisitos Funcionais da aplicação</w:t>
      </w:r>
    </w:p>
    <w:tbl>
      <w:tblPr>
        <w:tblStyle w:val="Tabelacomgrade"/>
        <w:tblW w:w="0" w:type="auto"/>
        <w:tblLook w:val="04A0" w:firstRow="1" w:lastRow="0" w:firstColumn="1" w:lastColumn="0" w:noHBand="0" w:noVBand="1"/>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w:t>
            </w:r>
          </w:p>
        </w:tc>
        <w:tc>
          <w:tcPr>
            <w:tcW w:w="6635"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Descrição</w:t>
            </w:r>
          </w:p>
        </w:tc>
        <w:tc>
          <w:tcPr>
            <w:tcW w:w="1448"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Caso de Uso</w:t>
            </w:r>
          </w:p>
        </w:tc>
      </w:tr>
      <w:tr w:rsidR="008211DF" w:rsidTr="0025716D">
        <w:tc>
          <w:tcPr>
            <w:tcW w:w="1128" w:type="dxa"/>
          </w:tcPr>
          <w:p w:rsidR="008211DF" w:rsidRDefault="008140C3" w:rsidP="009F15CB">
            <w:pPr>
              <w:jc w:val="center"/>
            </w:pPr>
            <w:r>
              <w:t>RF01</w:t>
            </w:r>
          </w:p>
        </w:tc>
        <w:tc>
          <w:tcPr>
            <w:tcW w:w="6635" w:type="dxa"/>
          </w:tcPr>
          <w:p w:rsidR="008211DF" w:rsidRPr="009F15CB" w:rsidRDefault="005560AD" w:rsidP="008140C3">
            <w:pPr>
              <w:jc w:val="left"/>
              <w:rPr>
                <w:sz w:val="20"/>
                <w:szCs w:val="20"/>
              </w:rPr>
            </w:pPr>
            <w:r>
              <w:rPr>
                <w:sz w:val="20"/>
                <w:szCs w:val="20"/>
              </w:rPr>
              <w:t>O sistema</w:t>
            </w:r>
            <w:r w:rsidR="008140C3">
              <w:rPr>
                <w:sz w:val="20"/>
                <w:szCs w:val="20"/>
              </w:rPr>
              <w:t xml:space="preserve"> deve </w:t>
            </w:r>
            <w:r w:rsidR="003F63C7">
              <w:rPr>
                <w:sz w:val="20"/>
                <w:szCs w:val="20"/>
              </w:rPr>
              <w:t xml:space="preserve">ser capaz de </w:t>
            </w:r>
            <w:r w:rsidR="008140C3">
              <w:rPr>
                <w:sz w:val="20"/>
                <w:szCs w:val="20"/>
              </w:rPr>
              <w:t>acessar o arquivo de dados</w:t>
            </w:r>
            <w:r w:rsidR="0038020C">
              <w:rPr>
                <w:sz w:val="20"/>
                <w:szCs w:val="20"/>
              </w:rPr>
              <w:t xml:space="preserve"> CSV</w:t>
            </w:r>
          </w:p>
        </w:tc>
        <w:tc>
          <w:tcPr>
            <w:tcW w:w="1448" w:type="dxa"/>
          </w:tcPr>
          <w:p w:rsidR="008211DF" w:rsidRPr="009F15CB" w:rsidRDefault="005560AD" w:rsidP="00A07DB5">
            <w:pPr>
              <w:jc w:val="center"/>
              <w:rPr>
                <w:sz w:val="20"/>
                <w:szCs w:val="20"/>
              </w:rPr>
            </w:pPr>
            <w:r>
              <w:rPr>
                <w:sz w:val="20"/>
                <w:szCs w:val="20"/>
              </w:rPr>
              <w:t>UC0</w:t>
            </w:r>
            <w:r w:rsidR="00A07DB5">
              <w:rPr>
                <w:sz w:val="20"/>
                <w:szCs w:val="20"/>
              </w:rPr>
              <w:t>1</w:t>
            </w:r>
          </w:p>
        </w:tc>
      </w:tr>
      <w:tr w:rsidR="008211DF" w:rsidTr="0025716D">
        <w:tc>
          <w:tcPr>
            <w:tcW w:w="1128" w:type="dxa"/>
          </w:tcPr>
          <w:p w:rsidR="008211DF" w:rsidRDefault="008140C3" w:rsidP="009F15CB">
            <w:pPr>
              <w:jc w:val="center"/>
            </w:pPr>
            <w:r>
              <w:t>RF02</w:t>
            </w:r>
          </w:p>
        </w:tc>
        <w:tc>
          <w:tcPr>
            <w:tcW w:w="6635" w:type="dxa"/>
          </w:tcPr>
          <w:p w:rsidR="008211DF" w:rsidRPr="009F15CB" w:rsidRDefault="0025716D" w:rsidP="0025716D">
            <w:pPr>
              <w:jc w:val="left"/>
              <w:rPr>
                <w:sz w:val="20"/>
                <w:szCs w:val="20"/>
              </w:rPr>
            </w:pPr>
            <w:r>
              <w:rPr>
                <w:sz w:val="20"/>
                <w:szCs w:val="20"/>
              </w:rPr>
              <w:t xml:space="preserve">O sistema deve permitir que o usuário </w:t>
            </w:r>
            <w:proofErr w:type="gramStart"/>
            <w:r>
              <w:rPr>
                <w:sz w:val="20"/>
                <w:szCs w:val="20"/>
              </w:rPr>
              <w:t>especifique</w:t>
            </w:r>
            <w:proofErr w:type="gramEnd"/>
            <w:r>
              <w:rPr>
                <w:sz w:val="20"/>
                <w:szCs w:val="20"/>
              </w:rPr>
              <w:t xml:space="preserve"> o arquivo de dados </w:t>
            </w:r>
          </w:p>
        </w:tc>
        <w:tc>
          <w:tcPr>
            <w:tcW w:w="1448" w:type="dxa"/>
          </w:tcPr>
          <w:p w:rsidR="008211DF" w:rsidRPr="009F15CB" w:rsidRDefault="005560AD" w:rsidP="00A07DB5">
            <w:pPr>
              <w:jc w:val="center"/>
              <w:rPr>
                <w:sz w:val="20"/>
                <w:szCs w:val="20"/>
              </w:rPr>
            </w:pPr>
            <w:r>
              <w:rPr>
                <w:sz w:val="20"/>
                <w:szCs w:val="20"/>
              </w:rPr>
              <w:t>UC0</w:t>
            </w:r>
            <w:r w:rsidR="00A07DB5">
              <w:rPr>
                <w:sz w:val="20"/>
                <w:szCs w:val="20"/>
              </w:rPr>
              <w:t>1</w:t>
            </w:r>
          </w:p>
        </w:tc>
      </w:tr>
      <w:tr w:rsidR="008211DF" w:rsidTr="000926E5">
        <w:trPr>
          <w:trHeight w:val="660"/>
        </w:trPr>
        <w:tc>
          <w:tcPr>
            <w:tcW w:w="1128" w:type="dxa"/>
          </w:tcPr>
          <w:p w:rsidR="008211DF" w:rsidRDefault="008140C3" w:rsidP="009F15CB">
            <w:pPr>
              <w:jc w:val="center"/>
            </w:pPr>
            <w:r>
              <w:t>RF03</w:t>
            </w:r>
          </w:p>
        </w:tc>
        <w:tc>
          <w:tcPr>
            <w:tcW w:w="6635" w:type="dxa"/>
          </w:tcPr>
          <w:p w:rsidR="008211DF" w:rsidRPr="009F15CB" w:rsidRDefault="0025716D" w:rsidP="009F15CB">
            <w:pPr>
              <w:jc w:val="left"/>
              <w:rPr>
                <w:sz w:val="20"/>
                <w:szCs w:val="20"/>
              </w:rPr>
            </w:pPr>
            <w:r>
              <w:rPr>
                <w:sz w:val="20"/>
                <w:szCs w:val="20"/>
              </w:rPr>
              <w:t xml:space="preserve">O sistema deve identificar os </w:t>
            </w:r>
            <w:r w:rsidR="003F63C7">
              <w:rPr>
                <w:sz w:val="20"/>
                <w:szCs w:val="20"/>
              </w:rPr>
              <w:t>Metadados</w:t>
            </w:r>
            <w:r>
              <w:rPr>
                <w:sz w:val="20"/>
                <w:szCs w:val="20"/>
              </w:rPr>
              <w:t xml:space="preserve"> do arquivo de dados</w:t>
            </w:r>
          </w:p>
        </w:tc>
        <w:tc>
          <w:tcPr>
            <w:tcW w:w="1448" w:type="dxa"/>
          </w:tcPr>
          <w:p w:rsidR="008211DF" w:rsidRPr="009F15CB" w:rsidRDefault="005560AD" w:rsidP="009F15CB">
            <w:pPr>
              <w:jc w:val="center"/>
              <w:rPr>
                <w:sz w:val="20"/>
                <w:szCs w:val="20"/>
              </w:rPr>
            </w:pPr>
            <w:r>
              <w:rPr>
                <w:sz w:val="20"/>
                <w:szCs w:val="20"/>
              </w:rPr>
              <w:t>UC01</w:t>
            </w:r>
          </w:p>
        </w:tc>
      </w:tr>
      <w:tr w:rsidR="0025716D" w:rsidTr="0025716D">
        <w:tc>
          <w:tcPr>
            <w:tcW w:w="1128" w:type="dxa"/>
          </w:tcPr>
          <w:p w:rsidR="0025716D" w:rsidRDefault="0025716D" w:rsidP="009F15CB">
            <w:pPr>
              <w:jc w:val="center"/>
            </w:pPr>
            <w:r>
              <w:lastRenderedPageBreak/>
              <w:t>RF04</w:t>
            </w:r>
          </w:p>
        </w:tc>
        <w:tc>
          <w:tcPr>
            <w:tcW w:w="6635" w:type="dxa"/>
          </w:tcPr>
          <w:p w:rsidR="0025716D" w:rsidRDefault="0025716D" w:rsidP="009F15CB">
            <w:pPr>
              <w:jc w:val="left"/>
              <w:rPr>
                <w:sz w:val="20"/>
                <w:szCs w:val="20"/>
              </w:rPr>
            </w:pPr>
            <w:r>
              <w:rPr>
                <w:sz w:val="20"/>
                <w:szCs w:val="20"/>
              </w:rPr>
              <w:t>O sistema deve ser capaz de identificar atributos numéricos dentro dos conjuntos de dados</w:t>
            </w:r>
          </w:p>
        </w:tc>
        <w:tc>
          <w:tcPr>
            <w:tcW w:w="1448" w:type="dxa"/>
          </w:tcPr>
          <w:p w:rsidR="0025716D" w:rsidRDefault="0025716D" w:rsidP="009F15CB">
            <w:pPr>
              <w:jc w:val="center"/>
              <w:rPr>
                <w:sz w:val="20"/>
                <w:szCs w:val="20"/>
              </w:rPr>
            </w:pPr>
            <w:r>
              <w:rPr>
                <w:sz w:val="20"/>
                <w:szCs w:val="20"/>
              </w:rPr>
              <w:t>UC01</w:t>
            </w:r>
          </w:p>
        </w:tc>
      </w:tr>
      <w:tr w:rsidR="005560AD" w:rsidTr="0025716D">
        <w:tc>
          <w:tcPr>
            <w:tcW w:w="1128" w:type="dxa"/>
          </w:tcPr>
          <w:p w:rsidR="005560AD" w:rsidRDefault="005560AD" w:rsidP="0025716D">
            <w:pPr>
              <w:jc w:val="center"/>
            </w:pPr>
            <w:r>
              <w:t>RF0</w:t>
            </w:r>
            <w:r w:rsidR="0025716D">
              <w:t>5</w:t>
            </w:r>
          </w:p>
        </w:tc>
        <w:tc>
          <w:tcPr>
            <w:tcW w:w="6635" w:type="dxa"/>
          </w:tcPr>
          <w:p w:rsidR="005560AD" w:rsidRDefault="005560AD" w:rsidP="009F15CB">
            <w:pPr>
              <w:jc w:val="left"/>
              <w:rPr>
                <w:sz w:val="20"/>
                <w:szCs w:val="20"/>
              </w:rPr>
            </w:pPr>
            <w:r>
              <w:rPr>
                <w:sz w:val="20"/>
                <w:szCs w:val="20"/>
              </w:rPr>
              <w:t xml:space="preserve">O sistema deve permitir que o usuário </w:t>
            </w:r>
            <w:proofErr w:type="gramStart"/>
            <w:r>
              <w:rPr>
                <w:sz w:val="20"/>
                <w:szCs w:val="20"/>
              </w:rPr>
              <w:t>especifique</w:t>
            </w:r>
            <w:proofErr w:type="gramEnd"/>
            <w:r>
              <w:rPr>
                <w:sz w:val="20"/>
                <w:szCs w:val="20"/>
              </w:rPr>
              <w:t xml:space="preserve"> o caminho onde o Dashboard deve ser armazenado</w:t>
            </w:r>
          </w:p>
        </w:tc>
        <w:tc>
          <w:tcPr>
            <w:tcW w:w="1448" w:type="dxa"/>
          </w:tcPr>
          <w:p w:rsidR="005560AD" w:rsidRPr="009F15CB" w:rsidRDefault="005560AD" w:rsidP="009F15CB">
            <w:pPr>
              <w:jc w:val="center"/>
              <w:rPr>
                <w:sz w:val="20"/>
                <w:szCs w:val="20"/>
              </w:rPr>
            </w:pPr>
            <w:r>
              <w:rPr>
                <w:sz w:val="20"/>
                <w:szCs w:val="20"/>
              </w:rPr>
              <w:t>UC01</w:t>
            </w:r>
          </w:p>
        </w:tc>
      </w:tr>
      <w:tr w:rsidR="005560AD" w:rsidTr="0025716D">
        <w:tc>
          <w:tcPr>
            <w:tcW w:w="1128" w:type="dxa"/>
          </w:tcPr>
          <w:p w:rsidR="005560AD" w:rsidRDefault="005560AD" w:rsidP="0025716D">
            <w:pPr>
              <w:jc w:val="center"/>
            </w:pPr>
            <w:r>
              <w:t>RF0</w:t>
            </w:r>
            <w:r w:rsidR="0025716D">
              <w:t>6</w:t>
            </w:r>
          </w:p>
        </w:tc>
        <w:tc>
          <w:tcPr>
            <w:tcW w:w="6635" w:type="dxa"/>
          </w:tcPr>
          <w:p w:rsidR="005560AD" w:rsidRDefault="005560AD" w:rsidP="000926E5">
            <w:pPr>
              <w:jc w:val="left"/>
              <w:rPr>
                <w:sz w:val="20"/>
                <w:szCs w:val="20"/>
              </w:rPr>
            </w:pPr>
            <w:r>
              <w:rPr>
                <w:sz w:val="20"/>
                <w:szCs w:val="20"/>
              </w:rPr>
              <w:t xml:space="preserve">O sistema deve gerar o Dashboard, </w:t>
            </w:r>
            <w:r w:rsidR="000926E5">
              <w:rPr>
                <w:sz w:val="20"/>
                <w:szCs w:val="20"/>
              </w:rPr>
              <w:t>no caminho especificado pelo usuário, copiando automaticamente todos os arquivos necessários</w:t>
            </w:r>
            <w:r>
              <w:rPr>
                <w:sz w:val="20"/>
                <w:szCs w:val="20"/>
              </w:rPr>
              <w:t>.</w:t>
            </w:r>
          </w:p>
        </w:tc>
        <w:tc>
          <w:tcPr>
            <w:tcW w:w="1448" w:type="dxa"/>
          </w:tcPr>
          <w:p w:rsidR="005560AD" w:rsidRPr="009F15CB" w:rsidRDefault="005560AD" w:rsidP="009F15CB">
            <w:pPr>
              <w:jc w:val="center"/>
              <w:rPr>
                <w:sz w:val="20"/>
                <w:szCs w:val="20"/>
              </w:rPr>
            </w:pPr>
            <w:r>
              <w:rPr>
                <w:sz w:val="20"/>
                <w:szCs w:val="20"/>
              </w:rPr>
              <w:t>UC01</w:t>
            </w:r>
          </w:p>
        </w:tc>
      </w:tr>
      <w:tr w:rsidR="000926E5" w:rsidTr="0025716D">
        <w:tc>
          <w:tcPr>
            <w:tcW w:w="1128" w:type="dxa"/>
          </w:tcPr>
          <w:p w:rsidR="000926E5" w:rsidRDefault="000926E5" w:rsidP="0025716D">
            <w:pPr>
              <w:jc w:val="center"/>
            </w:pPr>
            <w:r>
              <w:t>FR06</w:t>
            </w:r>
          </w:p>
        </w:tc>
        <w:tc>
          <w:tcPr>
            <w:tcW w:w="6635" w:type="dxa"/>
          </w:tcPr>
          <w:p w:rsidR="000926E5" w:rsidRDefault="000926E5" w:rsidP="000926E5">
            <w:pPr>
              <w:tabs>
                <w:tab w:val="left" w:pos="1299"/>
              </w:tabs>
              <w:jc w:val="left"/>
              <w:rPr>
                <w:sz w:val="20"/>
                <w:szCs w:val="20"/>
              </w:rPr>
            </w:pPr>
            <w:r>
              <w:rPr>
                <w:sz w:val="20"/>
                <w:szCs w:val="20"/>
              </w:rPr>
              <w:t>O sistema deve compactar o conteúdo completo do Dashboard em um arquivo.</w:t>
            </w:r>
          </w:p>
        </w:tc>
        <w:tc>
          <w:tcPr>
            <w:tcW w:w="1448" w:type="dxa"/>
          </w:tcPr>
          <w:p w:rsidR="000926E5" w:rsidRDefault="000926E5" w:rsidP="009F15CB">
            <w:pPr>
              <w:jc w:val="center"/>
              <w:rPr>
                <w:sz w:val="20"/>
                <w:szCs w:val="20"/>
              </w:rPr>
            </w:pPr>
            <w:r>
              <w:rPr>
                <w:sz w:val="20"/>
                <w:szCs w:val="20"/>
              </w:rPr>
              <w:t>UC01</w:t>
            </w:r>
          </w:p>
        </w:tc>
      </w:tr>
    </w:tbl>
    <w:p w:rsidR="008211DF" w:rsidRDefault="007F40EF" w:rsidP="007F40EF">
      <w:pPr>
        <w:jc w:val="left"/>
        <w:rPr>
          <w:b/>
          <w:sz w:val="20"/>
        </w:rPr>
      </w:pPr>
      <w:r>
        <w:rPr>
          <w:b/>
          <w:sz w:val="20"/>
        </w:rPr>
        <w:t>Fonte: Elaborada pelo Autor</w:t>
      </w:r>
    </w:p>
    <w:p w:rsidR="007F40EF" w:rsidRDefault="007F40EF" w:rsidP="007F40EF">
      <w:pPr>
        <w:jc w:val="left"/>
        <w:rPr>
          <w:b/>
          <w:sz w:val="20"/>
        </w:rPr>
      </w:pPr>
    </w:p>
    <w:p w:rsidR="004B0AEA" w:rsidRPr="009337B0" w:rsidRDefault="009337B0" w:rsidP="009337B0">
      <w:pPr>
        <w:jc w:val="left"/>
        <w:rPr>
          <w:b/>
          <w:sz w:val="20"/>
        </w:rPr>
      </w:pPr>
      <w:r>
        <w:rPr>
          <w:b/>
          <w:sz w:val="20"/>
        </w:rPr>
        <w:t>Tabela 6 – Requisitos não funcionais da aplicação</w:t>
      </w:r>
    </w:p>
    <w:tbl>
      <w:tblPr>
        <w:tblStyle w:val="Tabelacomgrade"/>
        <w:tblW w:w="0" w:type="auto"/>
        <w:tblLook w:val="04A0" w:firstRow="1" w:lastRow="0" w:firstColumn="1" w:lastColumn="0" w:noHBand="0" w:noVBand="1"/>
      </w:tblPr>
      <w:tblGrid>
        <w:gridCol w:w="1242"/>
        <w:gridCol w:w="7969"/>
      </w:tblGrid>
      <w:tr w:rsidR="00637456" w:rsidTr="00637456">
        <w:tc>
          <w:tcPr>
            <w:tcW w:w="9211"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637456">
        <w:tc>
          <w:tcPr>
            <w:tcW w:w="1242" w:type="dxa"/>
          </w:tcPr>
          <w:p w:rsidR="00637456" w:rsidRPr="00637456" w:rsidRDefault="00637456" w:rsidP="00637456">
            <w:pPr>
              <w:jc w:val="center"/>
              <w:rPr>
                <w:b/>
                <w:sz w:val="20"/>
              </w:rPr>
            </w:pPr>
            <w:r w:rsidRPr="00637456">
              <w:rPr>
                <w:b/>
                <w:sz w:val="20"/>
              </w:rPr>
              <w:t>Requisito</w:t>
            </w:r>
          </w:p>
        </w:tc>
        <w:tc>
          <w:tcPr>
            <w:tcW w:w="7969" w:type="dxa"/>
          </w:tcPr>
          <w:p w:rsidR="00637456" w:rsidRPr="00637456" w:rsidRDefault="00637456" w:rsidP="00637456">
            <w:pPr>
              <w:jc w:val="center"/>
              <w:rPr>
                <w:b/>
                <w:sz w:val="20"/>
              </w:rPr>
            </w:pPr>
            <w:r w:rsidRPr="00637456">
              <w:rPr>
                <w:b/>
                <w:sz w:val="20"/>
              </w:rPr>
              <w:t>Descrição</w:t>
            </w:r>
          </w:p>
        </w:tc>
      </w:tr>
      <w:tr w:rsidR="00637456" w:rsidTr="00637456">
        <w:tc>
          <w:tcPr>
            <w:tcW w:w="1242" w:type="dxa"/>
          </w:tcPr>
          <w:p w:rsidR="00637456" w:rsidRDefault="00637456" w:rsidP="00637456">
            <w:pPr>
              <w:jc w:val="center"/>
            </w:pPr>
            <w:r>
              <w:t>RNF01</w:t>
            </w:r>
          </w:p>
        </w:tc>
        <w:tc>
          <w:tcPr>
            <w:tcW w:w="7969" w:type="dxa"/>
          </w:tcPr>
          <w:p w:rsidR="00637456" w:rsidRDefault="00637456">
            <w:pPr>
              <w:jc w:val="left"/>
            </w:pPr>
            <w:r>
              <w:t>Sistema deve ser desenvolvido em Java 8</w:t>
            </w:r>
            <w:r w:rsidR="0025716D">
              <w:t xml:space="preserve"> SE</w:t>
            </w:r>
            <w:del w:id="117" w:author="glaubergad" w:date="2019-03-04T20:31:00Z">
              <w:r w:rsidDel="00264804">
                <w:delText xml:space="preserve"> SE</w:delText>
              </w:r>
            </w:del>
            <w:r>
              <w:t>.</w:t>
            </w:r>
          </w:p>
        </w:tc>
      </w:tr>
      <w:tr w:rsidR="00637456" w:rsidTr="00637456">
        <w:tc>
          <w:tcPr>
            <w:tcW w:w="1242" w:type="dxa"/>
          </w:tcPr>
          <w:p w:rsidR="00637456" w:rsidRDefault="00637456" w:rsidP="00637456">
            <w:pPr>
              <w:jc w:val="center"/>
            </w:pPr>
            <w:r>
              <w:t>RNF02</w:t>
            </w:r>
          </w:p>
        </w:tc>
        <w:tc>
          <w:tcPr>
            <w:tcW w:w="7969" w:type="dxa"/>
          </w:tcPr>
          <w:p w:rsidR="00637456" w:rsidRDefault="00637456" w:rsidP="00637456">
            <w:pPr>
              <w:jc w:val="left"/>
            </w:pPr>
            <w:r>
              <w:t xml:space="preserve">Sistema deve ter interface gráfica simples e intuitiva, com uso de mouse, tendo todas as informações exibidas com clareza e </w:t>
            </w:r>
            <w:r w:rsidR="0070101E">
              <w:t xml:space="preserve">ter funcionalidades </w:t>
            </w:r>
            <w:r>
              <w:t>acessíveis por botões</w:t>
            </w:r>
            <w:r w:rsidR="0070101E">
              <w:t xml:space="preserve"> e menus</w:t>
            </w:r>
            <w:r>
              <w:t>.</w:t>
            </w:r>
          </w:p>
        </w:tc>
      </w:tr>
      <w:tr w:rsidR="00637456" w:rsidTr="00637456">
        <w:tc>
          <w:tcPr>
            <w:tcW w:w="1242" w:type="dxa"/>
          </w:tcPr>
          <w:p w:rsidR="00637456" w:rsidRDefault="00637456" w:rsidP="00637456">
            <w:pPr>
              <w:jc w:val="center"/>
            </w:pPr>
            <w:r>
              <w:t>RNF03</w:t>
            </w:r>
          </w:p>
        </w:tc>
        <w:tc>
          <w:tcPr>
            <w:tcW w:w="7969" w:type="dxa"/>
          </w:tcPr>
          <w:p w:rsidR="00637456" w:rsidRDefault="00637456" w:rsidP="00637456">
            <w:pPr>
              <w:jc w:val="left"/>
            </w:pPr>
            <w:r>
              <w:t>O desempenho da geração do Dashboard deve ser alto. O tempo de geração do arquivo destino não deve exceder 30 segundos.</w:t>
            </w:r>
          </w:p>
        </w:tc>
      </w:tr>
      <w:tr w:rsidR="00731DA9" w:rsidTr="00637456">
        <w:tc>
          <w:tcPr>
            <w:tcW w:w="1242" w:type="dxa"/>
          </w:tcPr>
          <w:p w:rsidR="00731DA9" w:rsidRDefault="00731DA9" w:rsidP="00637456">
            <w:pPr>
              <w:jc w:val="center"/>
            </w:pPr>
            <w:r>
              <w:t>RNF04</w:t>
            </w:r>
          </w:p>
        </w:tc>
        <w:tc>
          <w:tcPr>
            <w:tcW w:w="7969" w:type="dxa"/>
          </w:tcPr>
          <w:p w:rsidR="00731DA9" w:rsidRDefault="00731DA9" w:rsidP="00637456">
            <w:pPr>
              <w:jc w:val="left"/>
            </w:pPr>
            <w:r>
              <w:t xml:space="preserve">O padrão do arquivo de dados deve ser CSV, com a primeira linha contendo a descrição dos atributos. </w:t>
            </w:r>
          </w:p>
        </w:tc>
      </w:tr>
      <w:tr w:rsidR="00637456" w:rsidTr="00637456">
        <w:tc>
          <w:tcPr>
            <w:tcW w:w="1242" w:type="dxa"/>
          </w:tcPr>
          <w:p w:rsidR="00637456" w:rsidRDefault="00637456" w:rsidP="00637456">
            <w:pPr>
              <w:jc w:val="center"/>
            </w:pPr>
            <w:r>
              <w:t>RNF04</w:t>
            </w:r>
          </w:p>
        </w:tc>
        <w:tc>
          <w:tcPr>
            <w:tcW w:w="7969" w:type="dxa"/>
          </w:tcPr>
          <w:p w:rsidR="00637456" w:rsidRDefault="00637456" w:rsidP="000926E5">
            <w:pPr>
              <w:jc w:val="left"/>
            </w:pPr>
            <w:r>
              <w:t xml:space="preserve">A linguagem de </w:t>
            </w:r>
            <w:r w:rsidR="000926E5">
              <w:t xml:space="preserve">gabaritos </w:t>
            </w:r>
            <w:r>
              <w:t xml:space="preserve">a ser aplicada será a Apache </w:t>
            </w:r>
            <w:proofErr w:type="gramStart"/>
            <w:r>
              <w:t>FreeMarker</w:t>
            </w:r>
            <w:proofErr w:type="gramEnd"/>
            <w:r>
              <w:t>.</w:t>
            </w:r>
          </w:p>
        </w:tc>
      </w:tr>
      <w:tr w:rsidR="00637456" w:rsidTr="00637456">
        <w:tc>
          <w:tcPr>
            <w:tcW w:w="1242" w:type="dxa"/>
          </w:tcPr>
          <w:p w:rsidR="00637456" w:rsidRDefault="00637456" w:rsidP="00637456">
            <w:pPr>
              <w:jc w:val="center"/>
            </w:pPr>
            <w:r>
              <w:t>RNF05</w:t>
            </w:r>
          </w:p>
        </w:tc>
        <w:tc>
          <w:tcPr>
            <w:tcW w:w="7969" w:type="dxa"/>
          </w:tcPr>
          <w:p w:rsidR="00637456" w:rsidRDefault="00637456" w:rsidP="00637456">
            <w:pPr>
              <w:jc w:val="left"/>
            </w:pPr>
            <w:r>
              <w:t xml:space="preserve">O formato de </w:t>
            </w:r>
            <w:r w:rsidR="00731DA9">
              <w:t>compactação do arquivo de saída</w:t>
            </w:r>
            <w:r>
              <w:t xml:space="preserve"> será ZIP.</w:t>
            </w:r>
          </w:p>
        </w:tc>
      </w:tr>
    </w:tbl>
    <w:p w:rsidR="00637456" w:rsidRPr="009337B0" w:rsidRDefault="009337B0" w:rsidP="009337B0">
      <w:pPr>
        <w:jc w:val="left"/>
        <w:rPr>
          <w:b/>
          <w:sz w:val="20"/>
        </w:rPr>
      </w:pPr>
      <w:r>
        <w:rPr>
          <w:b/>
          <w:sz w:val="20"/>
        </w:rPr>
        <w:t>Fonte: Elaborada pelo Autor</w:t>
      </w:r>
    </w:p>
    <w:p w:rsidR="00AF2565" w:rsidRDefault="00AF2565" w:rsidP="00E94B09"/>
    <w:p w:rsidR="00684E1A" w:rsidRDefault="0052361D" w:rsidP="00AF2565">
      <w:pPr>
        <w:pStyle w:val="Ttulo2"/>
      </w:pPr>
      <w:bookmarkStart w:id="118" w:name="_Toc33461712"/>
      <w:proofErr w:type="gramStart"/>
      <w:r>
        <w:t>4</w:t>
      </w:r>
      <w:r w:rsidR="00AF2565">
        <w:t xml:space="preserve">.4 – </w:t>
      </w:r>
      <w:r w:rsidR="00AA78C2">
        <w:t>Modelo</w:t>
      </w:r>
      <w:proofErr w:type="gramEnd"/>
      <w:r w:rsidR="00AA78C2">
        <w:t xml:space="preserve"> de </w:t>
      </w:r>
      <w:r w:rsidR="00AF2565">
        <w:t>Casos de Uso</w:t>
      </w:r>
      <w:bookmarkEnd w:id="118"/>
    </w:p>
    <w:p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AA78C2">
        <w:fldChar w:fldCharType="begin" w:fldLock="1"/>
      </w:r>
      <w:r w:rsidR="008F579F">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AA78C2" w:rsidRPr="00AA78C2">
        <w:rPr>
          <w:noProof/>
        </w:rPr>
        <w:t>(BEZERRA, 2015)</w:t>
      </w:r>
      <w:r w:rsidR="00AA78C2">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desenvolver a solução de acordo com as necessidades específicas do usuário </w:t>
      </w:r>
      <w:r w:rsidR="008F579F">
        <w:fldChar w:fldCharType="begin" w:fldLock="1"/>
      </w:r>
      <w:r w:rsidR="00310E7A">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8F579F" w:rsidRPr="008F579F">
        <w:rPr>
          <w:noProof/>
        </w:rPr>
        <w:t>(BEZERRA, 2015)</w:t>
      </w:r>
      <w:r w:rsidR="008F579F">
        <w:fldChar w:fldCharType="end"/>
      </w:r>
      <w:r w:rsidR="008F579F">
        <w:t>.</w:t>
      </w:r>
    </w:p>
    <w:p w:rsidR="00E75361" w:rsidRDefault="00AF2565" w:rsidP="00561CDA">
      <w:r>
        <w:t xml:space="preserve">Na </w:t>
      </w:r>
      <w:r w:rsidR="00E75361">
        <w:t>visão d</w:t>
      </w:r>
      <w:r>
        <w:t>o usuário, a aplicação terá um único caso de uso, como pode ser verificado no diagrama de casos de uso</w:t>
      </w:r>
      <w:r w:rsidR="00C727FB">
        <w:t xml:space="preserve"> UML</w:t>
      </w:r>
      <w:r w:rsidR="00E75361">
        <w:t xml:space="preserve"> contido na Figura </w:t>
      </w:r>
      <w:r w:rsidR="00684E1A">
        <w:t>11</w:t>
      </w:r>
      <w:r>
        <w:t>.</w:t>
      </w:r>
    </w:p>
    <w:p w:rsidR="00684E1A" w:rsidRDefault="00684E1A">
      <w:pPr>
        <w:spacing w:after="160" w:line="240" w:lineRule="auto"/>
        <w:jc w:val="left"/>
        <w:rPr>
          <w:b/>
          <w:sz w:val="20"/>
        </w:rPr>
      </w:pPr>
      <w:r>
        <w:rPr>
          <w:b/>
          <w:sz w:val="20"/>
        </w:rPr>
        <w:br w:type="page"/>
      </w:r>
    </w:p>
    <w:p w:rsidR="00E75361" w:rsidRPr="00E75361" w:rsidRDefault="00E75361" w:rsidP="00E75361">
      <w:pPr>
        <w:jc w:val="left"/>
        <w:rPr>
          <w:b/>
          <w:sz w:val="20"/>
        </w:rPr>
      </w:pPr>
      <w:r>
        <w:rPr>
          <w:b/>
          <w:sz w:val="20"/>
        </w:rPr>
        <w:lastRenderedPageBreak/>
        <w:t xml:space="preserve">Figura </w:t>
      </w:r>
      <w:r w:rsidR="00684E1A">
        <w:rPr>
          <w:b/>
          <w:sz w:val="20"/>
        </w:rPr>
        <w:t>11</w:t>
      </w:r>
      <w:r>
        <w:rPr>
          <w:b/>
          <w:sz w:val="20"/>
        </w:rPr>
        <w:t xml:space="preserve"> – Diagrama de caso de uso UC01</w:t>
      </w:r>
    </w:p>
    <w:p w:rsidR="00AF2565" w:rsidRDefault="00AF2565" w:rsidP="00AF2565">
      <w:pPr>
        <w:jc w:val="center"/>
      </w:pPr>
      <w:r>
        <w:rPr>
          <w:noProof/>
          <w:lang w:eastAsia="pt-BR"/>
        </w:rPr>
        <w:drawing>
          <wp:inline distT="0" distB="0" distL="0" distR="0" wp14:anchorId="52694242" wp14:editId="2B1FAD41">
            <wp:extent cx="4510975" cy="23009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1087" cy="2301047"/>
                    </a:xfrm>
                    <a:prstGeom prst="rect">
                      <a:avLst/>
                    </a:prstGeom>
                  </pic:spPr>
                </pic:pic>
              </a:graphicData>
            </a:graphic>
          </wp:inline>
        </w:drawing>
      </w:r>
    </w:p>
    <w:p w:rsidR="00AF2565" w:rsidRPr="00E75361" w:rsidRDefault="00E75361" w:rsidP="00E75361">
      <w:pPr>
        <w:jc w:val="left"/>
        <w:rPr>
          <w:b/>
          <w:sz w:val="20"/>
        </w:rPr>
      </w:pPr>
      <w:r>
        <w:rPr>
          <w:b/>
          <w:sz w:val="20"/>
        </w:rPr>
        <w:t>Fonte: Elaborada pelo Autor</w:t>
      </w:r>
    </w:p>
    <w:p w:rsidR="00AF2565" w:rsidRDefault="00AF2565" w:rsidP="00AF2565"/>
    <w:p w:rsidR="00AF2565" w:rsidRDefault="00AF2565" w:rsidP="00AF2565">
      <w:r>
        <w:t xml:space="preserve">A descrição do caso de uso UC01 </w:t>
      </w:r>
      <w:r w:rsidR="00246861">
        <w:t xml:space="preserve">– </w:t>
      </w:r>
      <w:proofErr w:type="spellStart"/>
      <w:proofErr w:type="gramStart"/>
      <w:r w:rsidR="00246861">
        <w:t>Gerar_Dashboard</w:t>
      </w:r>
      <w:proofErr w:type="spellEnd"/>
      <w:proofErr w:type="gramEnd"/>
      <w:r w:rsidR="00246861">
        <w:t xml:space="preserve"> foi detalhada considerando o processo completo de geração do Dashboard do ponto de vista do usuário da aplicação. Este de</w:t>
      </w:r>
      <w:r w:rsidR="00E75361">
        <w:t>talhamento pode ser observado na Tabela 8</w:t>
      </w:r>
      <w:r w:rsidR="00246861">
        <w:t>.</w:t>
      </w:r>
    </w:p>
    <w:p w:rsidR="00246861" w:rsidRDefault="00246861" w:rsidP="00AF2565"/>
    <w:p w:rsidR="00E75361" w:rsidRPr="00E75361" w:rsidRDefault="00E75361" w:rsidP="00AF2565">
      <w:pPr>
        <w:rPr>
          <w:b/>
          <w:sz w:val="20"/>
        </w:rPr>
      </w:pPr>
      <w:r>
        <w:rPr>
          <w:b/>
          <w:sz w:val="20"/>
        </w:rPr>
        <w:t>Tabela 8 – Descrição do caso de uso UC01</w:t>
      </w:r>
    </w:p>
    <w:tbl>
      <w:tblPr>
        <w:tblStyle w:val="Tabelacomgrade"/>
        <w:tblW w:w="0" w:type="auto"/>
        <w:tblLook w:val="04A0" w:firstRow="1" w:lastRow="0" w:firstColumn="1" w:lastColumn="0" w:noHBand="0" w:noVBand="1"/>
      </w:tblPr>
      <w:tblGrid>
        <w:gridCol w:w="2235"/>
        <w:gridCol w:w="6976"/>
      </w:tblGrid>
      <w:tr w:rsidR="00246861" w:rsidTr="00854DE2">
        <w:tc>
          <w:tcPr>
            <w:tcW w:w="9211" w:type="dxa"/>
            <w:gridSpan w:val="2"/>
            <w:shd w:val="clear" w:color="auto" w:fill="D9D9D9" w:themeFill="background1" w:themeFillShade="D9"/>
          </w:tcPr>
          <w:p w:rsidR="00246861" w:rsidRPr="00246861" w:rsidRDefault="00246861" w:rsidP="00246861">
            <w:pPr>
              <w:jc w:val="left"/>
            </w:pPr>
            <w:r>
              <w:rPr>
                <w:b/>
                <w:sz w:val="20"/>
              </w:rPr>
              <w:t xml:space="preserve">UC01 – Caso de uso </w:t>
            </w:r>
            <w:proofErr w:type="spellStart"/>
            <w:proofErr w:type="gramStart"/>
            <w:r>
              <w:rPr>
                <w:b/>
                <w:sz w:val="20"/>
              </w:rPr>
              <w:t>Gerar_Dashboard</w:t>
            </w:r>
            <w:proofErr w:type="spellEnd"/>
            <w:proofErr w:type="gramEnd"/>
            <w:r>
              <w:rPr>
                <w:b/>
                <w:sz w:val="20"/>
              </w:rPr>
              <w:t>:</w:t>
            </w:r>
            <w:r>
              <w:rPr>
                <w:sz w:val="20"/>
              </w:rPr>
              <w:t xml:space="preserve"> Permite ao usuário especificar o arquivo de dados, os atributos a serem usados como dimensões nos gráficos e o caminho para a geração do arquivo compactado com o Dashboard completo.</w:t>
            </w:r>
          </w:p>
        </w:tc>
      </w:tr>
      <w:tr w:rsidR="00246861" w:rsidTr="00246861">
        <w:tc>
          <w:tcPr>
            <w:tcW w:w="2235" w:type="dxa"/>
            <w:shd w:val="clear" w:color="auto" w:fill="D9D9D9" w:themeFill="background1" w:themeFillShade="D9"/>
          </w:tcPr>
          <w:p w:rsidR="00246861" w:rsidRPr="00246861" w:rsidRDefault="00246861" w:rsidP="00246861">
            <w:pPr>
              <w:jc w:val="left"/>
              <w:rPr>
                <w:color w:val="000000" w:themeColor="text1"/>
              </w:rPr>
            </w:pPr>
            <w:r>
              <w:rPr>
                <w:color w:val="000000" w:themeColor="text1"/>
              </w:rPr>
              <w:t>Pré-condições:</w:t>
            </w:r>
          </w:p>
        </w:tc>
        <w:tc>
          <w:tcPr>
            <w:tcW w:w="6976" w:type="dxa"/>
          </w:tcPr>
          <w:p w:rsidR="00246861" w:rsidRDefault="00246861" w:rsidP="0016674E">
            <w:pPr>
              <w:jc w:val="left"/>
            </w:pPr>
            <w:r>
              <w:t xml:space="preserve">Usuário </w:t>
            </w:r>
            <w:r w:rsidR="0016674E">
              <w:t xml:space="preserve">executa a aplicação </w:t>
            </w:r>
            <w:proofErr w:type="spellStart"/>
            <w:r w:rsidR="0016674E">
              <w:t>Dashgen</w:t>
            </w:r>
            <w:proofErr w:type="spellEnd"/>
            <w:r>
              <w:t>.</w:t>
            </w:r>
          </w:p>
        </w:tc>
      </w:tr>
      <w:tr w:rsidR="00246861" w:rsidTr="00246861">
        <w:tc>
          <w:tcPr>
            <w:tcW w:w="2235" w:type="dxa"/>
            <w:shd w:val="clear" w:color="auto" w:fill="D9D9D9" w:themeFill="background1" w:themeFillShade="D9"/>
          </w:tcPr>
          <w:p w:rsidR="00246861" w:rsidRPr="00246861" w:rsidRDefault="00246861" w:rsidP="00246861">
            <w:pPr>
              <w:jc w:val="left"/>
              <w:rPr>
                <w:color w:val="000000" w:themeColor="text1"/>
              </w:rPr>
            </w:pPr>
            <w:r>
              <w:rPr>
                <w:color w:val="000000" w:themeColor="text1"/>
              </w:rPr>
              <w:t>Cenário Principal:</w:t>
            </w:r>
          </w:p>
        </w:tc>
        <w:tc>
          <w:tcPr>
            <w:tcW w:w="6976" w:type="dxa"/>
          </w:tcPr>
          <w:p w:rsidR="00246861" w:rsidRDefault="00E75361" w:rsidP="00246861">
            <w:pPr>
              <w:pStyle w:val="PargrafodaLista"/>
              <w:numPr>
                <w:ilvl w:val="0"/>
                <w:numId w:val="13"/>
              </w:numPr>
              <w:spacing w:line="240" w:lineRule="auto"/>
              <w:ind w:left="357" w:hanging="357"/>
              <w:jc w:val="left"/>
            </w:pPr>
            <w:r>
              <w:t>O</w:t>
            </w:r>
            <w:r w:rsidR="00246861" w:rsidRPr="00246861">
              <w:t xml:space="preserve"> usuário </w:t>
            </w:r>
            <w:r w:rsidR="00A0634E">
              <w:t>informa</w:t>
            </w:r>
            <w:r w:rsidR="00246861" w:rsidRPr="00246861">
              <w:t xml:space="preserve"> o caminho para o arquivo CSV</w:t>
            </w:r>
            <w:r>
              <w:t xml:space="preserve"> clicando sobre o botão Arquivo CSV</w:t>
            </w:r>
            <w:r w:rsidR="00246861">
              <w:t>;</w:t>
            </w:r>
          </w:p>
          <w:p w:rsidR="00E75361" w:rsidRDefault="00E75361" w:rsidP="00246861">
            <w:pPr>
              <w:pStyle w:val="PargrafodaLista"/>
              <w:numPr>
                <w:ilvl w:val="0"/>
                <w:numId w:val="13"/>
              </w:numPr>
              <w:spacing w:line="240" w:lineRule="auto"/>
              <w:ind w:left="357" w:hanging="357"/>
              <w:jc w:val="left"/>
            </w:pPr>
            <w:r>
              <w:t>O</w:t>
            </w:r>
            <w:r w:rsidRPr="00246861">
              <w:t xml:space="preserve"> usuário </w:t>
            </w:r>
            <w:r>
              <w:t>informa</w:t>
            </w:r>
            <w:r w:rsidRPr="00246861">
              <w:t xml:space="preserve"> o caminho para </w:t>
            </w:r>
            <w:r>
              <w:t>armazenamento do dashboard a ser gerado clicando sobre o botão Selecionar Destino;</w:t>
            </w:r>
          </w:p>
          <w:p w:rsidR="00A0634E" w:rsidRDefault="00E75361" w:rsidP="00246861">
            <w:pPr>
              <w:pStyle w:val="PargrafodaLista"/>
              <w:numPr>
                <w:ilvl w:val="0"/>
                <w:numId w:val="13"/>
              </w:numPr>
              <w:spacing w:line="240" w:lineRule="auto"/>
              <w:ind w:left="357" w:hanging="357"/>
              <w:jc w:val="left"/>
            </w:pPr>
            <w:r>
              <w:t>O usuário determina o título do dashboard a ser exibido no topo da página, digitando-o na caixa de texto apropriada;</w:t>
            </w:r>
          </w:p>
          <w:p w:rsidR="00E75361" w:rsidRDefault="00E75361" w:rsidP="00246861">
            <w:pPr>
              <w:pStyle w:val="PargrafodaLista"/>
              <w:numPr>
                <w:ilvl w:val="0"/>
                <w:numId w:val="13"/>
              </w:numPr>
              <w:spacing w:line="240" w:lineRule="auto"/>
              <w:ind w:left="357" w:hanging="357"/>
              <w:jc w:val="left"/>
            </w:pPr>
            <w:r>
              <w:t>Para inclusão de gráficos, o usuário digita o nome a ser exibido no topo do gráfico na caixa de texto Título do Gráfico;</w:t>
            </w:r>
          </w:p>
          <w:p w:rsidR="00E75361" w:rsidRDefault="00E75361" w:rsidP="00246861">
            <w:pPr>
              <w:pStyle w:val="PargrafodaLista"/>
              <w:numPr>
                <w:ilvl w:val="0"/>
                <w:numId w:val="13"/>
              </w:numPr>
              <w:spacing w:line="240" w:lineRule="auto"/>
              <w:ind w:left="357" w:hanging="357"/>
              <w:jc w:val="left"/>
            </w:pPr>
            <w:r>
              <w:t>Seleciona o atributo desejado como dimensão principal para o gráfico na lista Atributo de Dimensão;</w:t>
            </w:r>
          </w:p>
          <w:p w:rsidR="00E75361" w:rsidRDefault="00E75361" w:rsidP="00246861">
            <w:pPr>
              <w:pStyle w:val="PargrafodaLista"/>
              <w:numPr>
                <w:ilvl w:val="0"/>
                <w:numId w:val="13"/>
              </w:numPr>
              <w:spacing w:line="240" w:lineRule="auto"/>
              <w:ind w:left="357" w:hanging="357"/>
              <w:jc w:val="left"/>
            </w:pPr>
            <w:r>
              <w:t>Clica na opção tipo botão de rádio com a redução desejada, tendo como opção a contagem de incidências ou a somatória de um atributo secundário;</w:t>
            </w:r>
          </w:p>
          <w:p w:rsidR="00E004A3" w:rsidRDefault="00E004A3" w:rsidP="00246861">
            <w:pPr>
              <w:pStyle w:val="PargrafodaLista"/>
              <w:numPr>
                <w:ilvl w:val="0"/>
                <w:numId w:val="13"/>
              </w:numPr>
              <w:spacing w:line="240" w:lineRule="auto"/>
              <w:ind w:left="357" w:hanging="357"/>
              <w:jc w:val="left"/>
            </w:pPr>
            <w:r>
              <w:t>Se a redução por somatória foi escolhida, o usuário deve selecionar o atributo para soma na lista Atributo Somatória;</w:t>
            </w:r>
          </w:p>
          <w:p w:rsidR="00E004A3" w:rsidRDefault="00E004A3" w:rsidP="00246861">
            <w:pPr>
              <w:pStyle w:val="PargrafodaLista"/>
              <w:numPr>
                <w:ilvl w:val="0"/>
                <w:numId w:val="13"/>
              </w:numPr>
              <w:spacing w:line="240" w:lineRule="auto"/>
              <w:ind w:left="357" w:hanging="357"/>
              <w:jc w:val="left"/>
            </w:pPr>
            <w:r>
              <w:t xml:space="preserve">O usuário clica sobre o botão Adicionar Gráfico. O gráfico adicionado é exibido na lista </w:t>
            </w:r>
            <w:proofErr w:type="spellStart"/>
            <w:r>
              <w:t>Graficos</w:t>
            </w:r>
            <w:proofErr w:type="spellEnd"/>
            <w:r>
              <w:t xml:space="preserve"> Adicionados;</w:t>
            </w:r>
          </w:p>
          <w:p w:rsidR="00E004A3" w:rsidRDefault="00E004A3" w:rsidP="00246861">
            <w:pPr>
              <w:pStyle w:val="PargrafodaLista"/>
              <w:numPr>
                <w:ilvl w:val="0"/>
                <w:numId w:val="13"/>
              </w:numPr>
              <w:spacing w:line="240" w:lineRule="auto"/>
              <w:ind w:left="357" w:hanging="357"/>
              <w:jc w:val="left"/>
            </w:pPr>
            <w:r>
              <w:t xml:space="preserve">O usuário repete os passos de 4 a 8 para adicionar quantos </w:t>
            </w:r>
            <w:r>
              <w:lastRenderedPageBreak/>
              <w:t>gráficos forem desejados;</w:t>
            </w:r>
          </w:p>
          <w:p w:rsidR="00A0634E" w:rsidRPr="00246861" w:rsidRDefault="00A0634E" w:rsidP="00E004A3">
            <w:pPr>
              <w:pStyle w:val="PargrafodaLista"/>
              <w:numPr>
                <w:ilvl w:val="0"/>
                <w:numId w:val="13"/>
              </w:numPr>
              <w:spacing w:line="240" w:lineRule="auto"/>
              <w:ind w:left="357" w:hanging="357"/>
              <w:jc w:val="left"/>
            </w:pPr>
            <w:r>
              <w:t xml:space="preserve">O caso de uso termina no momento em que o usuário </w:t>
            </w:r>
            <w:r w:rsidR="00E004A3">
              <w:t>clica sobre o botão Finalizar Dashboard</w:t>
            </w:r>
            <w:r>
              <w:t>.</w:t>
            </w:r>
            <w:r w:rsidR="00E004A3">
              <w:t xml:space="preserve"> O sistema copia toda a estrutura necessária para o Dashboard para o caminho de destino especificado, além de um arquivo compactado em formato ZIP.</w:t>
            </w:r>
          </w:p>
        </w:tc>
      </w:tr>
      <w:tr w:rsidR="00246861" w:rsidDel="00E46F35" w:rsidTr="00246861">
        <w:trPr>
          <w:del w:id="119" w:author="glaubergad" w:date="2019-03-04T20:32:00Z"/>
        </w:trPr>
        <w:tc>
          <w:tcPr>
            <w:tcW w:w="2235" w:type="dxa"/>
            <w:shd w:val="clear" w:color="auto" w:fill="D9D9D9" w:themeFill="background1" w:themeFillShade="D9"/>
          </w:tcPr>
          <w:p w:rsidR="00246861" w:rsidRPr="00246861" w:rsidDel="00E46F35" w:rsidRDefault="00246861" w:rsidP="00246861">
            <w:pPr>
              <w:jc w:val="left"/>
              <w:rPr>
                <w:del w:id="120" w:author="glaubergad" w:date="2019-03-04T20:32:00Z"/>
                <w:color w:val="000000" w:themeColor="text1"/>
              </w:rPr>
            </w:pPr>
            <w:del w:id="121" w:author="glaubergad" w:date="2019-02-23T11:28:00Z">
              <w:r w:rsidRPr="00246861" w:rsidDel="0089750A">
                <w:rPr>
                  <w:color w:val="000000" w:themeColor="text1"/>
                </w:rPr>
                <w:lastRenderedPageBreak/>
                <w:delText>RNF03</w:delText>
              </w:r>
            </w:del>
          </w:p>
        </w:tc>
        <w:tc>
          <w:tcPr>
            <w:tcW w:w="6976" w:type="dxa"/>
          </w:tcPr>
          <w:p w:rsidR="00246861" w:rsidDel="00E46F35" w:rsidRDefault="00246861" w:rsidP="00854DE2">
            <w:pPr>
              <w:jc w:val="left"/>
              <w:rPr>
                <w:del w:id="122" w:author="glaubergad" w:date="2019-03-04T20:32:00Z"/>
              </w:rPr>
            </w:pPr>
            <w:del w:id="123" w:author="glaubergad" w:date="2019-02-23T11:28:00Z">
              <w:r w:rsidDel="0089750A">
                <w:delText>O desempenho da geração do Dashboard deve ser alto. O tempo de geração do arquivo destino não deve exceder 30 segundos.</w:delText>
              </w:r>
            </w:del>
          </w:p>
        </w:tc>
      </w:tr>
      <w:tr w:rsidR="00246861" w:rsidDel="00E46F35" w:rsidTr="00246861">
        <w:trPr>
          <w:del w:id="124" w:author="glaubergad" w:date="2019-03-04T20:32:00Z"/>
        </w:trPr>
        <w:tc>
          <w:tcPr>
            <w:tcW w:w="2235" w:type="dxa"/>
            <w:shd w:val="clear" w:color="auto" w:fill="D9D9D9" w:themeFill="background1" w:themeFillShade="D9"/>
          </w:tcPr>
          <w:p w:rsidR="00246861" w:rsidRPr="00246861" w:rsidDel="00E46F35" w:rsidRDefault="00246861" w:rsidP="00246861">
            <w:pPr>
              <w:jc w:val="left"/>
              <w:rPr>
                <w:del w:id="125" w:author="glaubergad" w:date="2019-03-04T20:32:00Z"/>
                <w:color w:val="000000" w:themeColor="text1"/>
              </w:rPr>
            </w:pPr>
            <w:del w:id="126" w:author="glaubergad" w:date="2019-02-23T11:28:00Z">
              <w:r w:rsidRPr="00246861" w:rsidDel="0089750A">
                <w:rPr>
                  <w:color w:val="000000" w:themeColor="text1"/>
                </w:rPr>
                <w:delText>RNF04</w:delText>
              </w:r>
            </w:del>
          </w:p>
        </w:tc>
        <w:tc>
          <w:tcPr>
            <w:tcW w:w="6976" w:type="dxa"/>
          </w:tcPr>
          <w:p w:rsidR="00246861" w:rsidDel="00E46F35" w:rsidRDefault="00246861" w:rsidP="00854DE2">
            <w:pPr>
              <w:jc w:val="left"/>
              <w:rPr>
                <w:del w:id="127" w:author="glaubergad" w:date="2019-03-04T20:32:00Z"/>
              </w:rPr>
            </w:pPr>
            <w:del w:id="128" w:author="glaubergad" w:date="2019-02-23T11:28:00Z">
              <w:r w:rsidDel="0089750A">
                <w:delText xml:space="preserve">O padrão do arquivo de dados deve ser CSV, com a primeira linha contendo a descrição dos atributos. </w:delText>
              </w:r>
            </w:del>
          </w:p>
        </w:tc>
      </w:tr>
      <w:tr w:rsidR="00246861" w:rsidTr="00246861">
        <w:tc>
          <w:tcPr>
            <w:tcW w:w="2235" w:type="dxa"/>
            <w:shd w:val="clear" w:color="auto" w:fill="D9D9D9" w:themeFill="background1" w:themeFillShade="D9"/>
          </w:tcPr>
          <w:p w:rsidR="00246861" w:rsidRPr="00246861" w:rsidRDefault="002D2BDF" w:rsidP="00246861">
            <w:pPr>
              <w:jc w:val="left"/>
              <w:rPr>
                <w:color w:val="000000" w:themeColor="text1"/>
              </w:rPr>
            </w:pPr>
            <w:proofErr w:type="gramStart"/>
            <w:r>
              <w:rPr>
                <w:color w:val="000000" w:themeColor="text1"/>
              </w:rPr>
              <w:t>Pós condições</w:t>
            </w:r>
            <w:proofErr w:type="gramEnd"/>
            <w:r>
              <w:rPr>
                <w:color w:val="000000" w:themeColor="text1"/>
              </w:rPr>
              <w:t>:</w:t>
            </w:r>
            <w:del w:id="129" w:author="glaubergad" w:date="2019-02-23T11:28:00Z">
              <w:r w:rsidR="00246861" w:rsidRPr="00246861" w:rsidDel="0089750A">
                <w:rPr>
                  <w:color w:val="000000" w:themeColor="text1"/>
                </w:rPr>
                <w:delText>RNF04</w:delText>
              </w:r>
            </w:del>
          </w:p>
        </w:tc>
        <w:tc>
          <w:tcPr>
            <w:tcW w:w="6976" w:type="dxa"/>
          </w:tcPr>
          <w:p w:rsidR="00246861" w:rsidRDefault="002D2BDF" w:rsidP="00854DE2">
            <w:pPr>
              <w:jc w:val="left"/>
            </w:pPr>
            <w:r>
              <w:t xml:space="preserve">O </w:t>
            </w:r>
            <w:proofErr w:type="gramStart"/>
            <w:r>
              <w:t>DashGen</w:t>
            </w:r>
            <w:proofErr w:type="gramEnd"/>
            <w:r>
              <w:t xml:space="preserve"> limpa as variáveis de tempo de execução, aguardando a especificação de um novo Dashboard</w:t>
            </w:r>
            <w:r w:rsidR="00561CDA">
              <w:t>.</w:t>
            </w:r>
            <w:del w:id="130" w:author="glaubergad" w:date="2019-02-23T11:28:00Z">
              <w:r w:rsidR="00246861" w:rsidDel="0089750A">
                <w:delText>A linguagem de templates a ser aplicada será a Apache FreeMarker.</w:delText>
              </w:r>
            </w:del>
          </w:p>
        </w:tc>
      </w:tr>
    </w:tbl>
    <w:p w:rsidR="00E15269" w:rsidRPr="00E75361" w:rsidRDefault="00E15269" w:rsidP="00E15269">
      <w:pPr>
        <w:rPr>
          <w:b/>
          <w:sz w:val="20"/>
        </w:rPr>
      </w:pPr>
      <w:r>
        <w:rPr>
          <w:b/>
          <w:sz w:val="20"/>
        </w:rPr>
        <w:t>Fonte: Elaborada pelo Autor</w:t>
      </w:r>
    </w:p>
    <w:p w:rsidR="00246861" w:rsidRDefault="00246861" w:rsidP="00AF2565"/>
    <w:p w:rsidR="00424A87" w:rsidRDefault="0052361D" w:rsidP="00310E7A">
      <w:pPr>
        <w:pStyle w:val="Ttulo2"/>
      </w:pPr>
      <w:bookmarkStart w:id="131" w:name="_Toc33461713"/>
      <w:proofErr w:type="gramStart"/>
      <w:r>
        <w:t>4</w:t>
      </w:r>
      <w:r w:rsidR="00345D68">
        <w:t xml:space="preserve">.5 </w:t>
      </w:r>
      <w:r w:rsidR="001D7A2E">
        <w:t>Modelagem</w:t>
      </w:r>
      <w:proofErr w:type="gramEnd"/>
      <w:r w:rsidR="001D7A2E">
        <w:t xml:space="preserve"> de classes</w:t>
      </w:r>
      <w:bookmarkEnd w:id="131"/>
    </w:p>
    <w:p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E15269">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A57E78" w:rsidRPr="00A57E78">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15269">
      <w:r>
        <w:tab/>
        <w:t xml:space="preserve">O modelo de classes de análise representa o domínio do problema. Nesta fase ainda não se leva em consideração as restrições da tecnologia a ser empregada na solução </w:t>
      </w:r>
      <w:r>
        <w:fldChar w:fldCharType="begin" w:fldLock="1"/>
      </w:r>
      <w:r w:rsidR="001D7A2E">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E15269">
        <w:rPr>
          <w:noProof/>
        </w:rPr>
        <w:t>(BEZERRA, 2015)</w:t>
      </w:r>
      <w:r>
        <w:fldChar w:fldCharType="end"/>
      </w:r>
      <w:r>
        <w:t>.</w:t>
      </w:r>
    </w:p>
    <w:p w:rsidR="00FC04D5" w:rsidRDefault="00FC04D5" w:rsidP="00E15269">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demonstrado na Figura 12.</w:t>
      </w:r>
    </w:p>
    <w:p w:rsidR="00FC04D5" w:rsidRDefault="00FC04D5" w:rsidP="00E15269"/>
    <w:p w:rsidR="00FC04D5" w:rsidRDefault="00FC04D5" w:rsidP="00E15269">
      <w:pPr>
        <w:rPr>
          <w:b/>
          <w:sz w:val="20"/>
          <w:szCs w:val="20"/>
        </w:rPr>
      </w:pPr>
      <w:r>
        <w:rPr>
          <w:b/>
          <w:sz w:val="20"/>
          <w:szCs w:val="20"/>
        </w:rPr>
        <w:t xml:space="preserve">Figura 12 – Diagrama de classes de análise do </w:t>
      </w:r>
      <w:proofErr w:type="gramStart"/>
      <w:r>
        <w:rPr>
          <w:b/>
          <w:sz w:val="20"/>
          <w:szCs w:val="20"/>
        </w:rPr>
        <w:t>DashGen</w:t>
      </w:r>
      <w:proofErr w:type="gramEnd"/>
    </w:p>
    <w:p w:rsidR="0025109C" w:rsidRDefault="0025109C" w:rsidP="0025109C">
      <w:pPr>
        <w:jc w:val="center"/>
        <w:rPr>
          <w:b/>
          <w:sz w:val="20"/>
          <w:szCs w:val="20"/>
        </w:rPr>
      </w:pPr>
      <w:r>
        <w:rPr>
          <w:b/>
          <w:noProof/>
          <w:sz w:val="20"/>
          <w:szCs w:val="20"/>
          <w:lang w:eastAsia="pt-BR"/>
        </w:rPr>
        <w:drawing>
          <wp:inline distT="0" distB="0" distL="0" distR="0" wp14:anchorId="794650D4" wp14:editId="1997DA64">
            <wp:extent cx="3871608" cy="293636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8308" cy="2941443"/>
                    </a:xfrm>
                    <a:prstGeom prst="rect">
                      <a:avLst/>
                    </a:prstGeom>
                  </pic:spPr>
                </pic:pic>
              </a:graphicData>
            </a:graphic>
          </wp:inline>
        </w:drawing>
      </w:r>
    </w:p>
    <w:p w:rsidR="0025109C" w:rsidRDefault="0025109C" w:rsidP="00E15269">
      <w:r>
        <w:rPr>
          <w:b/>
          <w:sz w:val="20"/>
          <w:szCs w:val="20"/>
        </w:rPr>
        <w:t xml:space="preserve">Fonte: Elaborada pelo </w:t>
      </w:r>
      <w:r w:rsidR="00FC04D5">
        <w:rPr>
          <w:b/>
          <w:sz w:val="20"/>
          <w:szCs w:val="20"/>
        </w:rPr>
        <w:t>Autor</w:t>
      </w:r>
      <w:r w:rsidR="00FC04D5">
        <w:t xml:space="preserve"> </w:t>
      </w:r>
    </w:p>
    <w:p w:rsidR="00564887" w:rsidRDefault="001D7A2E" w:rsidP="001D7A2E">
      <w:r>
        <w:lastRenderedPageBreak/>
        <w:tab/>
        <w:t xml:space="preserve">De posse desse primeiro modelo de classes abstrato, foi iniciado então o processo de análise em nível mais baixo de abstração, com testes de implementação baseado nas necessidades do Apache Freemarker e da biblioteca </w:t>
      </w:r>
      <w:proofErr w:type="gramStart"/>
      <w:r>
        <w:t>DC.</w:t>
      </w:r>
      <w:proofErr w:type="gramEnd"/>
      <w:r>
        <w:t xml:space="preserve">js. Após a compreensão da forma de gerar um gráfico simples em uma página HTML5 com o uso dos exemplos disponíveis no site da </w:t>
      </w:r>
      <w:proofErr w:type="gramStart"/>
      <w:r>
        <w:t>DC.</w:t>
      </w:r>
      <w:proofErr w:type="gramEnd"/>
      <w:r>
        <w:t xml:space="preserve">js </w:t>
      </w:r>
      <w:r>
        <w:fldChar w:fldCharType="begin" w:fldLock="1"/>
      </w:r>
      <w:r>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Pr="001D7A2E">
        <w:rPr>
          <w:noProof/>
        </w:rPr>
        <w:t>(TEAM DC.JS, 2018)</w:t>
      </w:r>
      <w:r>
        <w:fldChar w:fldCharType="end"/>
      </w:r>
      <w:r>
        <w:t xml:space="preserve">, ficou claro quais atributos e informações relevantes seriam necessárias para a implementação. Com o refinamento obtido deste passo de análise, foi possível desenhar o modelo de classes de implementação, que consiste no modelo de classes na linguagem de programação escolhida </w:t>
      </w:r>
      <w:r>
        <w:fldChar w:fldCharType="begin" w:fldLock="1"/>
      </w:r>
      <w:r w:rsidR="00564887">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1D7A2E">
        <w:rPr>
          <w:noProof/>
        </w:rPr>
        <w:t>(BEZERRA, 2015)</w:t>
      </w:r>
      <w:r>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564887">
        <w:fldChar w:fldCharType="begin" w:fldLock="1"/>
      </w:r>
      <w:r w:rsidR="00C80F86">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64887" w:rsidRPr="00564887">
        <w:rPr>
          <w:noProof/>
        </w:rPr>
        <w:t>(ASTAH, 2019)</w:t>
      </w:r>
      <w:r w:rsidR="00564887">
        <w:fldChar w:fldCharType="end"/>
      </w:r>
      <w:r w:rsidR="00564887">
        <w:t>.</w:t>
      </w:r>
    </w:p>
    <w:p w:rsidR="00564887" w:rsidRDefault="00564887" w:rsidP="001D7A2E"/>
    <w:p w:rsidR="00564887" w:rsidRDefault="00564887">
      <w:pPr>
        <w:spacing w:after="160" w:line="240" w:lineRule="auto"/>
        <w:jc w:val="left"/>
        <w:rPr>
          <w:b/>
          <w:sz w:val="20"/>
          <w:szCs w:val="20"/>
        </w:rPr>
      </w:pPr>
      <w:r>
        <w:rPr>
          <w:b/>
          <w:sz w:val="20"/>
          <w:szCs w:val="20"/>
        </w:rPr>
        <w:br w:type="page"/>
      </w:r>
    </w:p>
    <w:p w:rsidR="00564887" w:rsidRDefault="00564887" w:rsidP="001D7A2E">
      <w:pPr>
        <w:rPr>
          <w:b/>
          <w:sz w:val="20"/>
          <w:szCs w:val="20"/>
        </w:rPr>
      </w:pPr>
      <w:r>
        <w:rPr>
          <w:b/>
          <w:sz w:val="20"/>
          <w:szCs w:val="20"/>
        </w:rPr>
        <w:lastRenderedPageBreak/>
        <w:t xml:space="preserve">Figura 13 – Diagrama de Classes de Implementação </w:t>
      </w:r>
      <w:proofErr w:type="gramStart"/>
      <w:r>
        <w:rPr>
          <w:b/>
          <w:sz w:val="20"/>
          <w:szCs w:val="20"/>
        </w:rPr>
        <w:t>DashGen</w:t>
      </w:r>
      <w:proofErr w:type="gramEnd"/>
    </w:p>
    <w:p w:rsidR="00564887" w:rsidRDefault="00564887" w:rsidP="00564887">
      <w:r>
        <w:rPr>
          <w:noProof/>
          <w:lang w:eastAsia="pt-BR"/>
        </w:rPr>
        <w:drawing>
          <wp:inline distT="0" distB="0" distL="0" distR="0" wp14:anchorId="71A1EE17" wp14:editId="6C37D84C">
            <wp:extent cx="5759245" cy="6091084"/>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519" cy="6092431"/>
                    </a:xfrm>
                    <a:prstGeom prst="rect">
                      <a:avLst/>
                    </a:prstGeom>
                  </pic:spPr>
                </pic:pic>
              </a:graphicData>
            </a:graphic>
          </wp:inline>
        </w:drawing>
      </w:r>
    </w:p>
    <w:p w:rsidR="00564887" w:rsidRPr="00564887" w:rsidRDefault="00564887" w:rsidP="001D7A2E">
      <w:pPr>
        <w:rPr>
          <w:b/>
          <w:sz w:val="20"/>
          <w:szCs w:val="20"/>
        </w:rPr>
      </w:pPr>
      <w:r>
        <w:rPr>
          <w:b/>
          <w:sz w:val="20"/>
          <w:szCs w:val="20"/>
        </w:rPr>
        <w:t>Fonte: Elaborada pelo Autor</w:t>
      </w:r>
    </w:p>
    <w:p w:rsidR="00310E7A" w:rsidRDefault="001D7A2E" w:rsidP="001D7A2E">
      <w:r>
        <w:t xml:space="preserve"> </w:t>
      </w:r>
    </w:p>
    <w:p w:rsidR="00C80F86" w:rsidRDefault="00C80F86" w:rsidP="00C80F86">
      <w:pPr>
        <w:pStyle w:val="Ttulo2"/>
      </w:pPr>
      <w:bookmarkStart w:id="132" w:name="_Toc33461714"/>
      <w:r>
        <w:t xml:space="preserve">4.6 Modelagem </w:t>
      </w:r>
      <w:r w:rsidR="006C4933">
        <w:t>dinâmica</w:t>
      </w:r>
      <w:bookmarkEnd w:id="132"/>
    </w:p>
    <w:p w:rsidR="00C80F86" w:rsidRDefault="00C80F86" w:rsidP="00C80F86">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6C493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C80F86">
        <w:rPr>
          <w:noProof/>
        </w:rPr>
        <w:t>(BEZERRA, 2015)</w:t>
      </w:r>
      <w:r>
        <w:fldChar w:fldCharType="end"/>
      </w:r>
      <w:r>
        <w:t>.</w:t>
      </w:r>
    </w:p>
    <w:p w:rsidR="006C4933" w:rsidRPr="00C80F86" w:rsidRDefault="006C4933" w:rsidP="00C80F86">
      <w:r>
        <w:lastRenderedPageBreak/>
        <w:tab/>
        <w:t xml:space="preserve">A ferramenta a ser utilizada nesta etapa é o diagrama de sequência, que tem por finalidade representar a interação entre objetos na sequência temporal em que acontecem </w:t>
      </w:r>
      <w:r>
        <w:fldChar w:fldCharType="begin" w:fldLock="1"/>
      </w:r>
      <w:r w:rsidR="00272CA1">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6C4933">
        <w:rPr>
          <w:noProof/>
        </w:rPr>
        <w:t>(BEZERRA, 2015)</w:t>
      </w:r>
      <w:r>
        <w:fldChar w:fldCharType="end"/>
      </w:r>
      <w:r>
        <w:t xml:space="preserve">. </w:t>
      </w:r>
    </w:p>
    <w:p w:rsidR="00C727FB" w:rsidRDefault="00C727FB">
      <w:pPr>
        <w:spacing w:after="160" w:line="240" w:lineRule="auto"/>
        <w:jc w:val="left"/>
      </w:pPr>
      <w:r>
        <w:tab/>
        <w:t xml:space="preserve">O primeiro diagrama de sequencia UML diz respeito a uma visão global das interações das classes do </w:t>
      </w:r>
      <w:proofErr w:type="gramStart"/>
      <w:r>
        <w:t>DashGen</w:t>
      </w:r>
      <w:proofErr w:type="gramEnd"/>
      <w:r>
        <w:t>. A Figura 14 demonstra esta representação.</w:t>
      </w:r>
    </w:p>
    <w:p w:rsidR="00C727FB" w:rsidRDefault="00C727FB">
      <w:pPr>
        <w:spacing w:after="160" w:line="240" w:lineRule="auto"/>
        <w:jc w:val="left"/>
      </w:pPr>
    </w:p>
    <w:p w:rsidR="00C727FB" w:rsidRDefault="00C727FB">
      <w:pPr>
        <w:spacing w:after="160" w:line="240" w:lineRule="auto"/>
        <w:jc w:val="left"/>
        <w:rPr>
          <w:b/>
          <w:sz w:val="20"/>
        </w:rPr>
      </w:pPr>
      <w:r>
        <w:rPr>
          <w:b/>
          <w:sz w:val="20"/>
        </w:rPr>
        <w:t xml:space="preserve">Figura 14 – Diagrama de Sequência Global do </w:t>
      </w:r>
      <w:proofErr w:type="gramStart"/>
      <w:r>
        <w:rPr>
          <w:b/>
          <w:sz w:val="20"/>
        </w:rPr>
        <w:t>DashGen</w:t>
      </w:r>
      <w:proofErr w:type="gramEnd"/>
    </w:p>
    <w:p w:rsidR="00C727FB" w:rsidRDefault="00664533" w:rsidP="00664533">
      <w:pPr>
        <w:spacing w:after="160" w:line="240" w:lineRule="auto"/>
        <w:jc w:val="center"/>
        <w:rPr>
          <w:b/>
          <w:sz w:val="20"/>
        </w:rPr>
      </w:pPr>
      <w:r>
        <w:rPr>
          <w:b/>
          <w:noProof/>
          <w:sz w:val="20"/>
          <w:lang w:eastAsia="pt-BR"/>
        </w:rPr>
        <w:drawing>
          <wp:inline distT="0" distB="0" distL="0" distR="0" wp14:anchorId="3571C3D6" wp14:editId="6872B5B1">
            <wp:extent cx="5755706" cy="551197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5516172"/>
                    </a:xfrm>
                    <a:prstGeom prst="rect">
                      <a:avLst/>
                    </a:prstGeom>
                  </pic:spPr>
                </pic:pic>
              </a:graphicData>
            </a:graphic>
          </wp:inline>
        </w:drawing>
      </w:r>
    </w:p>
    <w:p w:rsidR="00C727FB" w:rsidRDefault="00C727FB">
      <w:pPr>
        <w:spacing w:after="160" w:line="240" w:lineRule="auto"/>
        <w:jc w:val="left"/>
        <w:rPr>
          <w:b/>
          <w:sz w:val="20"/>
        </w:rPr>
      </w:pPr>
      <w:r>
        <w:rPr>
          <w:b/>
          <w:sz w:val="20"/>
        </w:rPr>
        <w:t>Fonte: Elaborada pelo Autor</w:t>
      </w:r>
    </w:p>
    <w:p w:rsidR="0079742B" w:rsidRDefault="0079742B" w:rsidP="0079742B">
      <w:r>
        <w:tab/>
        <w:t>A fim de tornar clara a geração do dashboard de saída, foi também elaborado um diagrama de sequência tratando das interações entre o Controlador principal e a classe &lt;&lt;Gerador&gt;&gt;, responsável pela composição dos dados obtidos em tempo de execução e</w:t>
      </w:r>
      <w:proofErr w:type="gramStart"/>
      <w:r>
        <w:t xml:space="preserve">  </w:t>
      </w:r>
      <w:proofErr w:type="gramEnd"/>
      <w:r>
        <w:t>o gabarito. A Figura 15 contém o diagrama com tal representação.</w:t>
      </w:r>
    </w:p>
    <w:p w:rsidR="0079742B" w:rsidRDefault="0079742B">
      <w:pPr>
        <w:spacing w:after="160" w:line="240" w:lineRule="auto"/>
        <w:jc w:val="left"/>
      </w:pPr>
      <w:r>
        <w:br w:type="page"/>
      </w:r>
    </w:p>
    <w:p w:rsidR="0079742B" w:rsidRDefault="0079742B" w:rsidP="0079742B">
      <w:pPr>
        <w:rPr>
          <w:b/>
          <w:sz w:val="20"/>
        </w:rPr>
      </w:pPr>
      <w:r>
        <w:rPr>
          <w:b/>
          <w:sz w:val="20"/>
        </w:rPr>
        <w:lastRenderedPageBreak/>
        <w:t xml:space="preserve">Figura 15 – Diagrama de sequencia da geração do Dashboard no </w:t>
      </w:r>
      <w:proofErr w:type="gramStart"/>
      <w:r>
        <w:rPr>
          <w:b/>
          <w:sz w:val="20"/>
        </w:rPr>
        <w:t>DashGen</w:t>
      </w:r>
      <w:proofErr w:type="gramEnd"/>
    </w:p>
    <w:p w:rsidR="00EC7111" w:rsidRDefault="00EC7111" w:rsidP="00EC7111">
      <w:pPr>
        <w:jc w:val="center"/>
        <w:rPr>
          <w:b/>
          <w:sz w:val="20"/>
        </w:rPr>
      </w:pPr>
      <w:r>
        <w:rPr>
          <w:b/>
          <w:noProof/>
          <w:sz w:val="20"/>
          <w:lang w:eastAsia="pt-BR"/>
        </w:rPr>
        <w:drawing>
          <wp:inline distT="0" distB="0" distL="0" distR="0" wp14:anchorId="13B1360C" wp14:editId="10732FAC">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rsidR="006519D6" w:rsidRPr="0079742B" w:rsidRDefault="006519D6" w:rsidP="0079742B">
      <w:pPr>
        <w:rPr>
          <w:b/>
          <w:sz w:val="20"/>
        </w:rPr>
      </w:pPr>
      <w:r>
        <w:rPr>
          <w:b/>
          <w:sz w:val="20"/>
        </w:rPr>
        <w:t>Fonte: Elaborada pelo Autor</w:t>
      </w:r>
    </w:p>
    <w:p w:rsidR="00800DE8" w:rsidRDefault="00800DE8">
      <w:pPr>
        <w:spacing w:after="160" w:line="240" w:lineRule="auto"/>
        <w:jc w:val="left"/>
      </w:pPr>
    </w:p>
    <w:p w:rsidR="00355E5E" w:rsidRDefault="00355E5E" w:rsidP="00355E5E">
      <w:pPr>
        <w:pStyle w:val="Ttulo2"/>
      </w:pPr>
      <w:r>
        <w:t xml:space="preserve">4.7 Desenvolvimento da Aplicação </w:t>
      </w:r>
      <w:proofErr w:type="gramStart"/>
      <w:r>
        <w:t>DashGen</w:t>
      </w:r>
      <w:proofErr w:type="gramEnd"/>
    </w:p>
    <w:p w:rsidR="00355E5E" w:rsidRDefault="00355E5E" w:rsidP="00355E5E">
      <w:r>
        <w:tab/>
        <w:t xml:space="preserve">Transpostos os obstáculos das etapas de análise empregadas e descritas nas seções anteriores, foi então iniciado o desenvolvimento da aplicação com GUI </w:t>
      </w:r>
      <w:proofErr w:type="spellStart"/>
      <w:proofErr w:type="gramStart"/>
      <w:r>
        <w:t>JavaFX</w:t>
      </w:r>
      <w:proofErr w:type="spellEnd"/>
      <w:proofErr w:type="gramEnd"/>
      <w:r>
        <w:t xml:space="preserve"> 8, com JDK 8u241.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inclusos aqui os trechos de código mais relevantes, considerando que o código fonte estará disposto na íntegra no apêndice A.</w:t>
      </w:r>
    </w:p>
    <w:p w:rsidR="00C725C0" w:rsidRDefault="00C725C0" w:rsidP="00355E5E"/>
    <w:p w:rsidR="00C725C0" w:rsidRDefault="00C725C0" w:rsidP="00C725C0">
      <w:pPr>
        <w:pStyle w:val="Ttulo3"/>
      </w:pPr>
      <w:r>
        <w:t>4.7.1 A interface gráfica do usuário GUI</w:t>
      </w:r>
    </w:p>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w:t>
      </w:r>
      <w:r>
        <w:lastRenderedPageBreak/>
        <w:t xml:space="preserve">diretamente no </w:t>
      </w:r>
      <w:proofErr w:type="spellStart"/>
      <w:proofErr w:type="gramStart"/>
      <w:r>
        <w:t>JavaFX</w:t>
      </w:r>
      <w:proofErr w:type="spellEnd"/>
      <w:proofErr w:type="gramEnd"/>
      <w:r>
        <w:t xml:space="preserve"> Scene Builder </w:t>
      </w:r>
      <w:r>
        <w:fldChar w:fldCharType="begin" w:fldLock="1"/>
      </w:r>
      <w:r>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272CA1">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81641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Pr="00272CA1">
        <w:rPr>
          <w:noProof/>
        </w:rPr>
        <w:t>(JETBRAINS, 2020)</w:t>
      </w:r>
      <w:r>
        <w:fldChar w:fldCharType="end"/>
      </w:r>
      <w:r w:rsidR="00DD7A10">
        <w:t>. A Figura 16 mostra uma representação exata da tela em sua versão definitiva.</w:t>
      </w:r>
    </w:p>
    <w:p w:rsidR="00DD7A10" w:rsidRDefault="00DD7A10" w:rsidP="00C725C0"/>
    <w:p w:rsidR="00DD7A10" w:rsidRDefault="00DD7A10" w:rsidP="00C725C0">
      <w:pP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rsidR="00DD7A10" w:rsidRDefault="0007470D" w:rsidP="00DD7A10">
      <w:pPr>
        <w:jc w:val="center"/>
        <w:rPr>
          <w:b/>
          <w:sz w:val="20"/>
        </w:rPr>
      </w:pPr>
      <w:r>
        <w:rPr>
          <w:noProof/>
          <w:lang w:eastAsia="pt-BR"/>
        </w:rPr>
        <w:drawing>
          <wp:inline distT="0" distB="0" distL="0" distR="0" wp14:anchorId="2DF88DA3" wp14:editId="335E69E0">
            <wp:extent cx="4066703" cy="366132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69811" cy="3664119"/>
                    </a:xfrm>
                    <a:prstGeom prst="rect">
                      <a:avLst/>
                    </a:prstGeom>
                  </pic:spPr>
                </pic:pic>
              </a:graphicData>
            </a:graphic>
          </wp:inline>
        </w:drawing>
      </w:r>
    </w:p>
    <w:p w:rsidR="00DD7A10" w:rsidRDefault="00DD7A10" w:rsidP="00C725C0">
      <w:pPr>
        <w:rPr>
          <w:b/>
          <w:sz w:val="20"/>
        </w:rPr>
      </w:pPr>
      <w:r>
        <w:rPr>
          <w:b/>
          <w:sz w:val="20"/>
        </w:rPr>
        <w:t>Fonte: Elaborada pelo Autor</w:t>
      </w:r>
    </w:p>
    <w:p w:rsidR="0007470D" w:rsidRDefault="0007470D" w:rsidP="0007470D"/>
    <w:p w:rsidR="003B5A51" w:rsidRDefault="004C46F8" w:rsidP="00CC537E">
      <w:r>
        <w:tab/>
        <w:t xml:space="preserve">O </w:t>
      </w:r>
      <w:proofErr w:type="spellStart"/>
      <w:proofErr w:type="gramStart"/>
      <w:r>
        <w:t>JavaFX</w:t>
      </w:r>
      <w:proofErr w:type="spellEnd"/>
      <w:proofErr w:type="gramEnd"/>
      <w:r>
        <w:t xml:space="preserve"> Scene Builder por sua vez gera o arquivo FXML baseado na alocação dos elementos na tela e dos ajustes feitos na IDE. Já o </w:t>
      </w:r>
      <w:proofErr w:type="gramStart"/>
      <w:r>
        <w:t>IntelliJ</w:t>
      </w:r>
      <w:proofErr w:type="gramEnd"/>
      <w:r>
        <w:t xml:space="preserve"> IDEA se encarrega de gerar automaticamente as referências dos elementos associados a eventos de ação na classe de controle. </w:t>
      </w:r>
    </w:p>
    <w:p w:rsidR="00CC537E" w:rsidRDefault="00CC537E" w:rsidP="00CC537E">
      <w:r>
        <w:tab/>
        <w:t xml:space="preserve">O botão Arquivo CSV contido na interface dispara um evento </w:t>
      </w:r>
      <w:proofErr w:type="spellStart"/>
      <w:proofErr w:type="gramStart"/>
      <w:r>
        <w:t>ActionEvent</w:t>
      </w:r>
      <w:proofErr w:type="spellEnd"/>
      <w:proofErr w:type="gramEnd"/>
      <w:r>
        <w:t xml:space="preserve">, no qual a aplicação instancia um objeto </w:t>
      </w:r>
      <w:proofErr w:type="spellStart"/>
      <w:r>
        <w:t>javafx.stage.FileChooser</w:t>
      </w:r>
      <w:proofErr w:type="spellEnd"/>
      <w:r>
        <w:t xml:space="preserve">. O método </w:t>
      </w:r>
      <w:proofErr w:type="spellStart"/>
      <w:proofErr w:type="gramStart"/>
      <w:r>
        <w:t>showDialog</w:t>
      </w:r>
      <w:proofErr w:type="spellEnd"/>
      <w:proofErr w:type="gramEnd"/>
      <w:r>
        <w:t>() exibe uma janela de seleção de arquivos no padrão do gerenciador de janelas do sistema hospedeiro</w:t>
      </w:r>
      <w:r w:rsidR="003C4A4A">
        <w:t>, com um filtro pré-definido de arquivos .CSV</w:t>
      </w:r>
      <w:r>
        <w:t>.</w:t>
      </w:r>
      <w:r w:rsidR="003C4A4A">
        <w:t xml:space="preserve"> Feita a seleção, o método retorna um objeto do tipo </w:t>
      </w:r>
      <w:proofErr w:type="spellStart"/>
      <w:proofErr w:type="gramStart"/>
      <w:r w:rsidR="003C4A4A">
        <w:t>java</w:t>
      </w:r>
      <w:proofErr w:type="gramEnd"/>
      <w:r w:rsidR="003C4A4A">
        <w:t>.io.File</w:t>
      </w:r>
      <w:proofErr w:type="spellEnd"/>
      <w:r w:rsidR="00D752A8">
        <w:t xml:space="preserve"> contendo o </w:t>
      </w:r>
      <w:r w:rsidR="00786539">
        <w:t xml:space="preserve">descritor para o </w:t>
      </w:r>
      <w:r w:rsidR="00D752A8">
        <w:t xml:space="preserve">caminho </w:t>
      </w:r>
      <w:r w:rsidR="00786539">
        <w:t>d</w:t>
      </w:r>
      <w:r w:rsidR="00D752A8">
        <w:t>o arquivo selecionado</w:t>
      </w:r>
      <w:r w:rsidR="003C4A4A">
        <w:t>.</w:t>
      </w:r>
      <w:r>
        <w:t xml:space="preserve"> A Figura 17 demonstra a reprodução desta janela.</w:t>
      </w:r>
    </w:p>
    <w:p w:rsidR="00CC537E" w:rsidRDefault="00CC537E" w:rsidP="00CC537E"/>
    <w:p w:rsidR="00CC537E" w:rsidRDefault="00CC537E">
      <w:pPr>
        <w:spacing w:after="160" w:line="240" w:lineRule="auto"/>
        <w:jc w:val="left"/>
        <w:rPr>
          <w:b/>
        </w:rPr>
      </w:pPr>
      <w:r>
        <w:rPr>
          <w:b/>
        </w:rPr>
        <w:br w:type="page"/>
      </w:r>
    </w:p>
    <w:p w:rsidR="00CC537E" w:rsidRPr="00527285" w:rsidRDefault="00CC537E" w:rsidP="00CC537E">
      <w:pPr>
        <w:rPr>
          <w:b/>
          <w:sz w:val="20"/>
        </w:rPr>
      </w:pPr>
      <w:r w:rsidRPr="00527285">
        <w:rPr>
          <w:b/>
          <w:sz w:val="20"/>
        </w:rPr>
        <w:lastRenderedPageBreak/>
        <w:t>Figura 17 – Reprodução da tela de seleção do arquivo CSV no Windows 10</w:t>
      </w:r>
    </w:p>
    <w:p w:rsidR="00CC537E" w:rsidRDefault="00CC537E" w:rsidP="00CC537E">
      <w:pPr>
        <w:jc w:val="center"/>
        <w:rPr>
          <w:b/>
        </w:rPr>
      </w:pPr>
      <w:r>
        <w:rPr>
          <w:noProof/>
          <w:lang w:eastAsia="pt-BR"/>
        </w:rPr>
        <w:drawing>
          <wp:inline distT="0" distB="0" distL="0" distR="0" wp14:anchorId="4810910A" wp14:editId="3E98FE3B">
            <wp:extent cx="4028536" cy="284841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2013" cy="2850877"/>
                    </a:xfrm>
                    <a:prstGeom prst="rect">
                      <a:avLst/>
                    </a:prstGeom>
                  </pic:spPr>
                </pic:pic>
              </a:graphicData>
            </a:graphic>
          </wp:inline>
        </w:drawing>
      </w:r>
    </w:p>
    <w:p w:rsidR="00CC537E" w:rsidRPr="00527285" w:rsidRDefault="00CC537E" w:rsidP="00CC537E">
      <w:pPr>
        <w:rPr>
          <w:b/>
          <w:sz w:val="20"/>
        </w:rPr>
      </w:pPr>
      <w:r w:rsidRPr="00527285">
        <w:rPr>
          <w:b/>
          <w:sz w:val="20"/>
        </w:rPr>
        <w:t>Fonte: Elaborada pelo Autor</w:t>
      </w:r>
    </w:p>
    <w:p w:rsidR="00CC537E" w:rsidRDefault="00CC537E" w:rsidP="00CC537E"/>
    <w:p w:rsidR="00CC537E" w:rsidRDefault="00CC537E" w:rsidP="00CC537E">
      <w:r>
        <w:t xml:space="preserve">  </w:t>
      </w:r>
      <w:r w:rsidR="00D752A8">
        <w:t xml:space="preserve">De forma semelhante, o botão Selecionar Destino dispara um evento </w:t>
      </w:r>
      <w:proofErr w:type="spellStart"/>
      <w:proofErr w:type="gramStart"/>
      <w:r w:rsidR="00D752A8">
        <w:t>ActionEvent</w:t>
      </w:r>
      <w:proofErr w:type="spellEnd"/>
      <w:proofErr w:type="gramEnd"/>
      <w:r w:rsidR="00D752A8">
        <w:t xml:space="preserve">, no qual a aplicação instancia um objeto </w:t>
      </w:r>
      <w:proofErr w:type="spellStart"/>
      <w:r w:rsidR="00D752A8">
        <w:t>javafx.scene.DirectoryChooser</w:t>
      </w:r>
      <w:proofErr w:type="spellEnd"/>
      <w:r w:rsidR="00D752A8">
        <w:t xml:space="preserve">. O método </w:t>
      </w:r>
      <w:proofErr w:type="spellStart"/>
      <w:proofErr w:type="gramStart"/>
      <w:r w:rsidR="00D752A8">
        <w:t>showDialog</w:t>
      </w:r>
      <w:proofErr w:type="spellEnd"/>
      <w:proofErr w:type="gramEnd"/>
      <w:r w:rsidR="00D752A8">
        <w:t xml:space="preserve">() exibe uma janela de seleção de diretório no padrão do gerenciador de janelas do sistema hospedeiro e a seleção resulta em um objeto </w:t>
      </w:r>
      <w:proofErr w:type="spellStart"/>
      <w:r w:rsidR="00D752A8">
        <w:t>java.io.File</w:t>
      </w:r>
      <w:proofErr w:type="spellEnd"/>
      <w:r w:rsidR="00D752A8">
        <w:t xml:space="preserve">  contendo o </w:t>
      </w:r>
      <w:r w:rsidR="00786539">
        <w:t xml:space="preserve">descritor para o </w:t>
      </w:r>
      <w:r w:rsidR="00D752A8">
        <w:t xml:space="preserve">caminho </w:t>
      </w:r>
      <w:r w:rsidR="00593DF7">
        <w:t>d</w:t>
      </w:r>
      <w:r w:rsidR="00D752A8">
        <w:t>o diretório selecionado.</w:t>
      </w:r>
      <w:r w:rsidR="00786539">
        <w:t xml:space="preserve"> A figura 18 </w:t>
      </w:r>
      <w:r w:rsidR="00D752A8">
        <w:t>contém a representação desta janela de seleção.</w:t>
      </w:r>
    </w:p>
    <w:p w:rsidR="00D752A8" w:rsidRDefault="00D752A8" w:rsidP="00CC537E"/>
    <w:p w:rsidR="00D752A8" w:rsidRDefault="00D752A8" w:rsidP="00CC537E">
      <w:pPr>
        <w:rPr>
          <w:b/>
          <w:sz w:val="20"/>
        </w:rPr>
      </w:pPr>
      <w:r w:rsidRPr="00D752A8">
        <w:rPr>
          <w:b/>
          <w:sz w:val="20"/>
        </w:rPr>
        <w:t xml:space="preserve">Figura 18 – Reprodução da janela de seleção de diretório de destino do </w:t>
      </w:r>
      <w:proofErr w:type="gramStart"/>
      <w:r w:rsidRPr="00D752A8">
        <w:rPr>
          <w:b/>
          <w:sz w:val="20"/>
        </w:rPr>
        <w:t>DashGen</w:t>
      </w:r>
      <w:proofErr w:type="gramEnd"/>
    </w:p>
    <w:p w:rsidR="00D752A8" w:rsidRPr="00D752A8" w:rsidRDefault="00D752A8" w:rsidP="00D752A8">
      <w:pPr>
        <w:jc w:val="center"/>
        <w:rPr>
          <w:b/>
          <w:sz w:val="20"/>
        </w:rPr>
      </w:pPr>
      <w:r>
        <w:rPr>
          <w:noProof/>
          <w:lang w:eastAsia="pt-BR"/>
        </w:rPr>
        <w:drawing>
          <wp:inline distT="0" distB="0" distL="0" distR="0" wp14:anchorId="0E5DEFDC" wp14:editId="44C776E8">
            <wp:extent cx="3963343" cy="280232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6961" cy="2804881"/>
                    </a:xfrm>
                    <a:prstGeom prst="rect">
                      <a:avLst/>
                    </a:prstGeom>
                  </pic:spPr>
                </pic:pic>
              </a:graphicData>
            </a:graphic>
          </wp:inline>
        </w:drawing>
      </w:r>
    </w:p>
    <w:p w:rsidR="00D752A8" w:rsidRDefault="00D752A8" w:rsidP="00CC537E">
      <w:pPr>
        <w:rPr>
          <w:b/>
          <w:sz w:val="20"/>
        </w:rPr>
      </w:pPr>
      <w:r w:rsidRPr="00D752A8">
        <w:rPr>
          <w:b/>
          <w:sz w:val="20"/>
        </w:rPr>
        <w:t>Fonte: Elaborada pelo Autor</w:t>
      </w:r>
    </w:p>
    <w:p w:rsidR="00E7455B" w:rsidRDefault="003644CC" w:rsidP="003644CC">
      <w:pPr>
        <w:pStyle w:val="Ttulo3"/>
      </w:pPr>
      <w:r>
        <w:lastRenderedPageBreak/>
        <w:t>4.7.</w:t>
      </w:r>
      <w:r w:rsidR="00E7455B">
        <w:t>2 Controlador</w:t>
      </w:r>
    </w:p>
    <w:p w:rsidR="0081641E" w:rsidRDefault="00E7455B" w:rsidP="00E7455B">
      <w:r>
        <w:tab/>
        <w:t xml:space="preserve">O Controlador </w:t>
      </w:r>
      <w:r w:rsidR="0081641E">
        <w:t>é o componente que faz a mediação entre a entrada e a saída, comandando as alterações na visão e no modelo conforme as interações do usuário</w:t>
      </w:r>
      <w:r w:rsidR="0081641E">
        <w:fldChar w:fldCharType="begin" w:fldLock="1"/>
      </w:r>
      <w:r w:rsidR="0081641E">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2019d)"},"properties":{"noteIndex":0},"schema":"https://github.com/citation-style-language/schema/raw/master/csl-citation.json"}</w:instrText>
      </w:r>
      <w:r w:rsidR="0081641E">
        <w:fldChar w:fldCharType="separate"/>
      </w:r>
      <w:r w:rsidR="0081641E" w:rsidRPr="0081641E">
        <w:rPr>
          <w:noProof/>
        </w:rPr>
        <w:t>(WIKIPEDIA.ORG, 2019d)</w:t>
      </w:r>
      <w:r w:rsidR="0081641E">
        <w:fldChar w:fldCharType="end"/>
      </w:r>
      <w:r w:rsidR="0081641E">
        <w:t xml:space="preserve">. </w:t>
      </w:r>
    </w:p>
    <w:p w:rsidR="009D3C80" w:rsidRDefault="0081641E" w:rsidP="00E7455B">
      <w:r>
        <w:tab/>
        <w:t xml:space="preserve">A </w:t>
      </w:r>
      <w:r w:rsidR="009D3C80">
        <w:t xml:space="preserve">do </w:t>
      </w:r>
      <w:proofErr w:type="gramStart"/>
      <w:r w:rsidR="009D3C80">
        <w:t>DashGen</w:t>
      </w:r>
      <w:proofErr w:type="gramEnd"/>
      <w:r w:rsidR="009D3C80">
        <w:t xml:space="preserve"> com essa função é a </w:t>
      </w:r>
      <w:proofErr w:type="spellStart"/>
      <w:r w:rsidR="009D3C80">
        <w:t>Controller</w:t>
      </w:r>
      <w:proofErr w:type="spellEnd"/>
      <w:r>
        <w:t>. Ela 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19 traz o código fonte do método.</w:t>
      </w:r>
    </w:p>
    <w:p w:rsidR="00102AB7" w:rsidRDefault="00102AB7" w:rsidP="00102AB7"/>
    <w:p w:rsidR="00102AB7" w:rsidRDefault="00102AB7" w:rsidP="00102AB7">
      <w:pPr>
        <w:rPr>
          <w:b/>
          <w:sz w:val="20"/>
        </w:rPr>
      </w:pPr>
      <w:r>
        <w:rPr>
          <w:b/>
          <w:sz w:val="20"/>
        </w:rPr>
        <w:t xml:space="preserve">Figura 19 – Código fonte do método </w:t>
      </w:r>
      <w:proofErr w:type="spellStart"/>
      <w:proofErr w:type="gramStart"/>
      <w:r>
        <w:rPr>
          <w:b/>
          <w:sz w:val="20"/>
        </w:rPr>
        <w:t>setDataset</w:t>
      </w:r>
      <w:proofErr w:type="spellEnd"/>
      <w:proofErr w:type="gramEnd"/>
      <w:r>
        <w:rPr>
          <w:b/>
          <w:sz w:val="20"/>
        </w:rPr>
        <w:t>()</w:t>
      </w:r>
    </w:p>
    <w:p w:rsidR="00941CF4" w:rsidRPr="00632046" w:rsidRDefault="00941CF4" w:rsidP="00941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632046">
        <w:rPr>
          <w:rFonts w:ascii="Consolas" w:eastAsia="Times New Roman" w:hAnsi="Consolas" w:cs="Courier New"/>
          <w:color w:val="808080"/>
          <w:sz w:val="16"/>
          <w:szCs w:val="20"/>
          <w:lang w:eastAsia="pt-BR"/>
        </w:rPr>
        <w:t>//Método instancia um objeto Dataset com o conjunto de dados contido no arquivo CSV selecionado.</w:t>
      </w:r>
      <w:r w:rsidRPr="00632046">
        <w:rPr>
          <w:rFonts w:ascii="Consolas" w:eastAsia="Times New Roman" w:hAnsi="Consolas" w:cs="Courier New"/>
          <w:color w:val="808080"/>
          <w:sz w:val="16"/>
          <w:szCs w:val="20"/>
          <w:lang w:eastAsia="pt-BR"/>
        </w:rPr>
        <w:br/>
      </w:r>
      <w:proofErr w:type="spellStart"/>
      <w:r w:rsidRPr="00632046">
        <w:rPr>
          <w:rFonts w:ascii="Consolas" w:eastAsia="Times New Roman" w:hAnsi="Consolas" w:cs="Courier New"/>
          <w:color w:val="CC7832"/>
          <w:sz w:val="16"/>
          <w:szCs w:val="20"/>
          <w:lang w:eastAsia="pt-BR"/>
        </w:rPr>
        <w:t>private</w:t>
      </w:r>
      <w:proofErr w:type="spellEnd"/>
      <w:r w:rsidRPr="00632046">
        <w:rPr>
          <w:rFonts w:ascii="Consolas" w:eastAsia="Times New Roman" w:hAnsi="Consolas" w:cs="Courier New"/>
          <w:color w:val="CC7832"/>
          <w:sz w:val="16"/>
          <w:szCs w:val="20"/>
          <w:lang w:eastAsia="pt-BR"/>
        </w:rPr>
        <w:t xml:space="preserve"> </w:t>
      </w:r>
      <w:proofErr w:type="spellStart"/>
      <w:r w:rsidRPr="00632046">
        <w:rPr>
          <w:rFonts w:ascii="Consolas" w:eastAsia="Times New Roman" w:hAnsi="Consolas" w:cs="Courier New"/>
          <w:color w:val="CC7832"/>
          <w:sz w:val="16"/>
          <w:szCs w:val="20"/>
          <w:lang w:eastAsia="pt-BR"/>
        </w:rPr>
        <w:t>void</w:t>
      </w:r>
      <w:proofErr w:type="spellEnd"/>
      <w:r w:rsidRPr="00632046">
        <w:rPr>
          <w:rFonts w:ascii="Consolas" w:eastAsia="Times New Roman" w:hAnsi="Consolas" w:cs="Courier New"/>
          <w:color w:val="CC7832"/>
          <w:sz w:val="16"/>
          <w:szCs w:val="20"/>
          <w:lang w:eastAsia="pt-BR"/>
        </w:rPr>
        <w:t xml:space="preserve"> </w:t>
      </w:r>
      <w:proofErr w:type="spellStart"/>
      <w:proofErr w:type="gramStart"/>
      <w:r w:rsidRPr="00632046">
        <w:rPr>
          <w:rFonts w:ascii="Consolas" w:eastAsia="Times New Roman" w:hAnsi="Consolas" w:cs="Courier New"/>
          <w:color w:val="FFC66D"/>
          <w:sz w:val="16"/>
          <w:szCs w:val="20"/>
          <w:lang w:eastAsia="pt-BR"/>
        </w:rPr>
        <w:t>setDataset</w:t>
      </w:r>
      <w:proofErr w:type="spellEnd"/>
      <w:proofErr w:type="gramEnd"/>
      <w:r w:rsidRPr="00632046">
        <w:rPr>
          <w:rFonts w:ascii="Consolas" w:eastAsia="Times New Roman" w:hAnsi="Consolas" w:cs="Courier New"/>
          <w:color w:val="A9B7C6"/>
          <w:sz w:val="16"/>
          <w:szCs w:val="20"/>
          <w:lang w:eastAsia="pt-BR"/>
        </w:rPr>
        <w:t xml:space="preserve">() </w:t>
      </w:r>
      <w:proofErr w:type="spellStart"/>
      <w:r w:rsidRPr="00632046">
        <w:rPr>
          <w:rFonts w:ascii="Consolas" w:eastAsia="Times New Roman" w:hAnsi="Consolas" w:cs="Courier New"/>
          <w:color w:val="CC7832"/>
          <w:sz w:val="16"/>
          <w:szCs w:val="20"/>
          <w:lang w:eastAsia="pt-BR"/>
        </w:rPr>
        <w:t>throws</w:t>
      </w:r>
      <w:proofErr w:type="spellEnd"/>
      <w:r w:rsidRPr="00632046">
        <w:rPr>
          <w:rFonts w:ascii="Consolas" w:eastAsia="Times New Roman" w:hAnsi="Consolas" w:cs="Courier New"/>
          <w:color w:val="CC7832"/>
          <w:sz w:val="16"/>
          <w:szCs w:val="20"/>
          <w:lang w:eastAsia="pt-BR"/>
        </w:rPr>
        <w:t xml:space="preserve"> </w:t>
      </w:r>
      <w:proofErr w:type="spellStart"/>
      <w:r w:rsidRPr="00632046">
        <w:rPr>
          <w:rFonts w:ascii="Consolas" w:eastAsia="Times New Roman" w:hAnsi="Consolas" w:cs="Courier New"/>
          <w:color w:val="A9B7C6"/>
          <w:sz w:val="16"/>
          <w:szCs w:val="20"/>
          <w:lang w:eastAsia="pt-BR"/>
        </w:rPr>
        <w:t>Exception</w:t>
      </w:r>
      <w:proofErr w:type="spellEnd"/>
      <w:r w:rsidRPr="00632046">
        <w:rPr>
          <w:rFonts w:ascii="Consolas" w:eastAsia="Times New Roman" w:hAnsi="Consolas" w:cs="Courier New"/>
          <w:color w:val="A9B7C6"/>
          <w:sz w:val="16"/>
          <w:szCs w:val="20"/>
          <w:lang w:eastAsia="pt-BR"/>
        </w:rPr>
        <w:t xml:space="preserve"> {</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9876AA"/>
          <w:sz w:val="16"/>
          <w:szCs w:val="20"/>
          <w:lang w:eastAsia="pt-BR"/>
        </w:rPr>
        <w:t>dataset</w:t>
      </w:r>
      <w:proofErr w:type="spellEnd"/>
      <w:r w:rsidRPr="00632046">
        <w:rPr>
          <w:rFonts w:ascii="Consolas" w:eastAsia="Times New Roman" w:hAnsi="Consolas" w:cs="Courier New"/>
          <w:color w:val="9876AA"/>
          <w:sz w:val="16"/>
          <w:szCs w:val="20"/>
          <w:lang w:eastAsia="pt-BR"/>
        </w:rPr>
        <w:t xml:space="preserve"> </w:t>
      </w:r>
      <w:r w:rsidRPr="00632046">
        <w:rPr>
          <w:rFonts w:ascii="Consolas" w:eastAsia="Times New Roman" w:hAnsi="Consolas" w:cs="Courier New"/>
          <w:color w:val="A9B7C6"/>
          <w:sz w:val="16"/>
          <w:szCs w:val="20"/>
          <w:lang w:eastAsia="pt-BR"/>
        </w:rPr>
        <w:t xml:space="preserve">= </w:t>
      </w:r>
      <w:r w:rsidRPr="00632046">
        <w:rPr>
          <w:rFonts w:ascii="Consolas" w:eastAsia="Times New Roman" w:hAnsi="Consolas" w:cs="Courier New"/>
          <w:color w:val="CC7832"/>
          <w:sz w:val="16"/>
          <w:szCs w:val="20"/>
          <w:lang w:eastAsia="pt-BR"/>
        </w:rPr>
        <w:t xml:space="preserve">new </w:t>
      </w:r>
      <w:r w:rsidRPr="00632046">
        <w:rPr>
          <w:rFonts w:ascii="Consolas" w:eastAsia="Times New Roman" w:hAnsi="Consolas" w:cs="Courier New"/>
          <w:color w:val="A9B7C6"/>
          <w:sz w:val="16"/>
          <w:szCs w:val="20"/>
          <w:lang w:eastAsia="pt-BR"/>
        </w:rPr>
        <w:t>Dataset(</w:t>
      </w:r>
      <w:proofErr w:type="spellStart"/>
      <w:r w:rsidRPr="00632046">
        <w:rPr>
          <w:rFonts w:ascii="Consolas" w:eastAsia="Times New Roman" w:hAnsi="Consolas" w:cs="Courier New"/>
          <w:color w:val="9876AA"/>
          <w:sz w:val="16"/>
          <w:szCs w:val="20"/>
          <w:lang w:eastAsia="pt-BR"/>
        </w:rPr>
        <w:t>csvFile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populateCbAtributoX</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.getAtributos</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CC7832"/>
          <w:sz w:val="16"/>
          <w:szCs w:val="20"/>
          <w:lang w:eastAsia="pt-BR"/>
        </w:rPr>
        <w:t>if</w:t>
      </w:r>
      <w:proofErr w:type="spellEnd"/>
      <w:r w:rsidRPr="00632046">
        <w:rPr>
          <w:rFonts w:ascii="Consolas" w:eastAsia="Times New Roman" w:hAnsi="Consolas" w:cs="Courier New"/>
          <w:color w:val="CC7832"/>
          <w:sz w:val="16"/>
          <w:szCs w:val="20"/>
          <w:lang w:eastAsia="pt-BR"/>
        </w:rPr>
        <w:t xml:space="preserve"> </w:t>
      </w:r>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.getNumFields</w:t>
      </w:r>
      <w:proofErr w:type="spellEnd"/>
      <w:r w:rsidRPr="00632046">
        <w:rPr>
          <w:rFonts w:ascii="Consolas" w:eastAsia="Times New Roman" w:hAnsi="Consolas" w:cs="Courier New"/>
          <w:color w:val="A9B7C6"/>
          <w:sz w:val="16"/>
          <w:szCs w:val="20"/>
          <w:lang w:eastAsia="pt-BR"/>
        </w:rPr>
        <w:t xml:space="preserve">() &gt; </w:t>
      </w:r>
      <w:r w:rsidRPr="00632046">
        <w:rPr>
          <w:rFonts w:ascii="Consolas" w:eastAsia="Times New Roman" w:hAnsi="Consolas" w:cs="Courier New"/>
          <w:color w:val="6897BB"/>
          <w:sz w:val="16"/>
          <w:szCs w:val="20"/>
          <w:lang w:eastAsia="pt-BR"/>
        </w:rPr>
        <w:t>0</w:t>
      </w:r>
      <w:r w:rsidRPr="00632046">
        <w:rPr>
          <w:rFonts w:ascii="Consolas" w:eastAsia="Times New Roman" w:hAnsi="Consolas" w:cs="Courier New"/>
          <w:color w:val="A9B7C6"/>
          <w:sz w:val="16"/>
          <w:szCs w:val="20"/>
          <w:lang w:eastAsia="pt-BR"/>
        </w:rPr>
        <w:t>) {</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populateCbAtributoY</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.getAtributos</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lblSomatoria</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cbAtributoY</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rbReduceSum</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r w:rsidRPr="00632046">
        <w:rPr>
          <w:rFonts w:ascii="Consolas" w:eastAsia="Times New Roman" w:hAnsi="Consolas" w:cs="Courier New"/>
          <w:color w:val="A9B7C6"/>
          <w:sz w:val="16"/>
          <w:szCs w:val="20"/>
          <w:lang w:eastAsia="pt-BR"/>
        </w:rPr>
        <w:t xml:space="preserve">} </w:t>
      </w:r>
      <w:proofErr w:type="spellStart"/>
      <w:r w:rsidRPr="00632046">
        <w:rPr>
          <w:rFonts w:ascii="Consolas" w:eastAsia="Times New Roman" w:hAnsi="Consolas" w:cs="Courier New"/>
          <w:color w:val="CC7832"/>
          <w:sz w:val="16"/>
          <w:szCs w:val="20"/>
          <w:lang w:eastAsia="pt-BR"/>
        </w:rPr>
        <w:t>else</w:t>
      </w:r>
      <w:proofErr w:type="spellEnd"/>
      <w:r w:rsidRPr="00632046">
        <w:rPr>
          <w:rFonts w:ascii="Consolas" w:eastAsia="Times New Roman" w:hAnsi="Consolas" w:cs="Courier New"/>
          <w:color w:val="CC7832"/>
          <w:sz w:val="16"/>
          <w:szCs w:val="20"/>
          <w:lang w:eastAsia="pt-BR"/>
        </w:rPr>
        <w:t xml:space="preserve"> </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9876AA"/>
          <w:sz w:val="16"/>
          <w:szCs w:val="20"/>
          <w:lang w:eastAsia="pt-BR"/>
        </w:rPr>
        <w:t>cbAtributoY</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false</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rbReduceSum</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false</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populateCbTipoGrafico</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r>
      <w:r w:rsidRPr="00632046">
        <w:rPr>
          <w:rFonts w:ascii="Consolas" w:eastAsia="Times New Roman" w:hAnsi="Consolas" w:cs="Courier New"/>
          <w:color w:val="A9B7C6"/>
          <w:sz w:val="16"/>
          <w:szCs w:val="20"/>
          <w:lang w:eastAsia="pt-BR"/>
        </w:rPr>
        <w:t>}</w:t>
      </w:r>
    </w:p>
    <w:p w:rsidR="00102AB7" w:rsidRDefault="00102AB7" w:rsidP="00102AB7">
      <w:pPr>
        <w:rPr>
          <w:b/>
          <w:sz w:val="20"/>
        </w:rPr>
      </w:pPr>
      <w:r>
        <w:rPr>
          <w:b/>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uma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É disparado no momento em que o usuário clica no botão Adicionar Gráfico.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A figura 20 traz uma reprodução do código fonte do método.</w:t>
      </w:r>
    </w:p>
    <w:p w:rsidR="0071322E" w:rsidRDefault="0071322E" w:rsidP="009C5596">
      <w:pPr>
        <w:rPr>
          <w:b/>
          <w:sz w:val="20"/>
          <w:szCs w:val="20"/>
        </w:rPr>
      </w:pPr>
    </w:p>
    <w:p w:rsidR="00632046" w:rsidRDefault="00632046">
      <w:pPr>
        <w:spacing w:after="160" w:line="240" w:lineRule="auto"/>
        <w:jc w:val="left"/>
        <w:rPr>
          <w:b/>
          <w:sz w:val="20"/>
          <w:szCs w:val="20"/>
        </w:rPr>
      </w:pPr>
      <w:r>
        <w:rPr>
          <w:b/>
          <w:sz w:val="20"/>
          <w:szCs w:val="20"/>
        </w:rPr>
        <w:br w:type="page"/>
      </w:r>
    </w:p>
    <w:p w:rsidR="0071322E" w:rsidRDefault="0071322E" w:rsidP="009C5596">
      <w:pPr>
        <w:rPr>
          <w:b/>
          <w:sz w:val="20"/>
          <w:szCs w:val="20"/>
        </w:rPr>
      </w:pPr>
      <w:r>
        <w:rPr>
          <w:b/>
          <w:sz w:val="20"/>
          <w:szCs w:val="20"/>
        </w:rPr>
        <w:lastRenderedPageBreak/>
        <w:t>Figura 20 –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D241E4"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CC7832"/>
          <w:sz w:val="18"/>
          <w:szCs w:val="18"/>
          <w:lang w:eastAsia="pt-BR"/>
        </w:rPr>
      </w:pPr>
      <w:r w:rsidRPr="00D241E4">
        <w:rPr>
          <w:rFonts w:ascii="Consolas" w:eastAsia="Times New Roman" w:hAnsi="Consolas" w:cs="Courier New"/>
          <w:color w:val="808080"/>
          <w:sz w:val="18"/>
          <w:szCs w:val="18"/>
          <w:lang w:eastAsia="pt-BR"/>
        </w:rPr>
        <w:t>//Método adiciona novo gráfico à listagem exibida na tela.</w:t>
      </w:r>
      <w:r w:rsidRPr="00D241E4">
        <w:rPr>
          <w:rFonts w:ascii="Consolas" w:eastAsia="Times New Roman" w:hAnsi="Consolas" w:cs="Courier New"/>
          <w:color w:val="808080"/>
          <w:sz w:val="18"/>
          <w:szCs w:val="18"/>
          <w:lang w:eastAsia="pt-BR"/>
        </w:rPr>
        <w:br/>
      </w:r>
      <w:proofErr w:type="spellStart"/>
      <w:r w:rsidRPr="00D241E4">
        <w:rPr>
          <w:rFonts w:ascii="Consolas" w:eastAsia="Times New Roman" w:hAnsi="Consolas" w:cs="Courier New"/>
          <w:color w:val="CC7832"/>
          <w:sz w:val="18"/>
          <w:szCs w:val="18"/>
          <w:lang w:eastAsia="pt-BR"/>
        </w:rPr>
        <w:t>public</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CC7832"/>
          <w:sz w:val="18"/>
          <w:szCs w:val="18"/>
          <w:lang w:eastAsia="pt-BR"/>
        </w:rPr>
        <w:t>void</w:t>
      </w:r>
      <w:proofErr w:type="spellEnd"/>
      <w:r w:rsidRPr="00D241E4">
        <w:rPr>
          <w:rFonts w:ascii="Consolas" w:eastAsia="Times New Roman" w:hAnsi="Consolas" w:cs="Courier New"/>
          <w:color w:val="CC7832"/>
          <w:sz w:val="18"/>
          <w:szCs w:val="18"/>
          <w:lang w:eastAsia="pt-BR"/>
        </w:rPr>
        <w:t xml:space="preserve"> </w:t>
      </w:r>
      <w:proofErr w:type="spellStart"/>
      <w:proofErr w:type="gramStart"/>
      <w:r w:rsidRPr="00D241E4">
        <w:rPr>
          <w:rFonts w:ascii="Consolas" w:eastAsia="Times New Roman" w:hAnsi="Consolas" w:cs="Courier New"/>
          <w:color w:val="FFC66D"/>
          <w:sz w:val="18"/>
          <w:szCs w:val="18"/>
          <w:lang w:eastAsia="pt-BR"/>
        </w:rPr>
        <w:t>addGrafico</w:t>
      </w:r>
      <w:proofErr w:type="spellEnd"/>
      <w:proofErr w:type="gram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ActionEvent</w:t>
      </w:r>
      <w:proofErr w:type="spellEnd"/>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actionEvent</w:t>
      </w:r>
      <w:proofErr w:type="spellEnd"/>
      <w:r w:rsidRPr="00D241E4">
        <w:rPr>
          <w:rFonts w:ascii="Consolas" w:eastAsia="Times New Roman" w:hAnsi="Consolas" w:cs="Courier New"/>
          <w:color w:val="A9B7C6"/>
          <w:sz w:val="18"/>
          <w:szCs w:val="18"/>
          <w:lang w:eastAsia="pt-BR"/>
        </w:rPr>
        <w:t>) {</w:t>
      </w:r>
      <w:r w:rsidRPr="00D241E4">
        <w:rPr>
          <w:rFonts w:ascii="Consolas" w:eastAsia="Times New Roman" w:hAnsi="Consolas" w:cs="Courier New"/>
          <w:color w:val="A9B7C6"/>
          <w:sz w:val="18"/>
          <w:szCs w:val="18"/>
          <w:lang w:eastAsia="pt-BR"/>
        </w:rPr>
        <w:br/>
        <w:t xml:space="preserve">    </w:t>
      </w:r>
      <w:proofErr w:type="spellStart"/>
      <w:r w:rsidRPr="00D241E4">
        <w:rPr>
          <w:rFonts w:ascii="Consolas" w:eastAsia="Times New Roman" w:hAnsi="Consolas" w:cs="Courier New"/>
          <w:color w:val="CC7832"/>
          <w:sz w:val="18"/>
          <w:szCs w:val="18"/>
          <w:lang w:eastAsia="pt-BR"/>
        </w:rPr>
        <w:t>try</w:t>
      </w:r>
      <w:proofErr w:type="spellEnd"/>
      <w:r w:rsidRPr="00D241E4">
        <w:rPr>
          <w:rFonts w:ascii="Consolas" w:eastAsia="Times New Roman" w:hAnsi="Consolas" w:cs="Courier New"/>
          <w:color w:val="CC7832"/>
          <w:sz w:val="18"/>
          <w:szCs w:val="18"/>
          <w:lang w:eastAsia="pt-BR"/>
        </w:rPr>
        <w:t xml:space="preserve"> </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A9B7C6"/>
          <w:sz w:val="18"/>
          <w:szCs w:val="18"/>
          <w:lang w:eastAsia="pt-BR"/>
        </w:rPr>
        <w:br/>
        <w:t xml:space="preserve">        String </w:t>
      </w:r>
      <w:proofErr w:type="spellStart"/>
      <w:r w:rsidRPr="00D241E4">
        <w:rPr>
          <w:rFonts w:ascii="Consolas" w:eastAsia="Times New Roman" w:hAnsi="Consolas" w:cs="Courier New"/>
          <w:color w:val="A9B7C6"/>
          <w:sz w:val="18"/>
          <w:szCs w:val="18"/>
          <w:lang w:eastAsia="pt-BR"/>
        </w:rPr>
        <w:t>atributoX</w:t>
      </w:r>
      <w:proofErr w:type="spell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cbAtributoX</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getSelectedItem</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 xml:space="preserve">String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CC7832"/>
          <w:sz w:val="18"/>
          <w:szCs w:val="18"/>
          <w:lang w:eastAsia="pt-BR"/>
        </w:rPr>
        <w:t>;</w:t>
      </w:r>
    </w:p>
    <w:p w:rsidR="00D241E4"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8"/>
          <w:szCs w:val="18"/>
          <w:lang w:eastAsia="pt-BR"/>
        </w:rPr>
      </w:pPr>
      <w:r w:rsidRPr="00D241E4">
        <w:rPr>
          <w:rFonts w:ascii="Consolas" w:eastAsia="Times New Roman" w:hAnsi="Consolas" w:cs="Courier New"/>
          <w:color w:val="CC7832"/>
          <w:sz w:val="18"/>
          <w:szCs w:val="18"/>
          <w:lang w:eastAsia="pt-BR"/>
        </w:rPr>
        <w:br/>
        <w:t xml:space="preserve">        </w:t>
      </w:r>
      <w:proofErr w:type="spellStart"/>
      <w:proofErr w:type="gramStart"/>
      <w:r w:rsidRPr="00D241E4">
        <w:rPr>
          <w:rFonts w:ascii="Consolas" w:eastAsia="Times New Roman" w:hAnsi="Consolas" w:cs="Courier New"/>
          <w:color w:val="CC7832"/>
          <w:sz w:val="18"/>
          <w:szCs w:val="18"/>
          <w:lang w:eastAsia="pt-BR"/>
        </w:rPr>
        <w:t>if</w:t>
      </w:r>
      <w:proofErr w:type="spellEnd"/>
      <w:proofErr w:type="gramEnd"/>
      <w:r w:rsidRPr="00D241E4">
        <w:rPr>
          <w:rFonts w:ascii="Consolas" w:eastAsia="Times New Roman" w:hAnsi="Consolas" w:cs="Courier New"/>
          <w:color w:val="CC7832"/>
          <w:sz w:val="18"/>
          <w:szCs w:val="18"/>
          <w:lang w:eastAsia="pt-BR"/>
        </w:rPr>
        <w:t xml:space="preserve"> </w:t>
      </w:r>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CC7832"/>
          <w:sz w:val="18"/>
          <w:szCs w:val="18"/>
          <w:lang w:eastAsia="pt-BR"/>
        </w:rPr>
        <w:t>this</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9876AA"/>
          <w:sz w:val="18"/>
          <w:szCs w:val="18"/>
          <w:lang w:eastAsia="pt-BR"/>
        </w:rPr>
        <w:t>grouping</w:t>
      </w:r>
      <w:proofErr w:type="spellEnd"/>
      <w:r w:rsidRPr="00D241E4">
        <w:rPr>
          <w:rFonts w:ascii="Consolas" w:eastAsia="Times New Roman" w:hAnsi="Consolas" w:cs="Courier New"/>
          <w:color w:val="9876AA"/>
          <w:sz w:val="18"/>
          <w:szCs w:val="18"/>
          <w:lang w:eastAsia="pt-BR"/>
        </w:rPr>
        <w:t xml:space="preserve"> </w:t>
      </w:r>
      <w:r w:rsidRPr="00D241E4">
        <w:rPr>
          <w:rFonts w:ascii="Consolas" w:eastAsia="Times New Roman" w:hAnsi="Consolas" w:cs="Courier New"/>
          <w:color w:val="A9B7C6"/>
          <w:sz w:val="18"/>
          <w:szCs w:val="18"/>
          <w:lang w:eastAsia="pt-BR"/>
        </w:rPr>
        <w:t xml:space="preserve">== </w:t>
      </w:r>
      <w:r w:rsidRPr="00D241E4">
        <w:rPr>
          <w:rFonts w:ascii="Consolas" w:eastAsia="Times New Roman" w:hAnsi="Consolas" w:cs="Courier New"/>
          <w:color w:val="6897BB"/>
          <w:sz w:val="18"/>
          <w:szCs w:val="18"/>
          <w:lang w:eastAsia="pt-BR"/>
        </w:rPr>
        <w:t>1</w:t>
      </w:r>
      <w:r w:rsidRPr="00D241E4">
        <w:rPr>
          <w:rFonts w:ascii="Consolas" w:eastAsia="Times New Roman" w:hAnsi="Consolas" w:cs="Courier New"/>
          <w:color w:val="A9B7C6"/>
          <w:sz w:val="18"/>
          <w:szCs w:val="18"/>
          <w:lang w:eastAsia="pt-BR"/>
        </w:rPr>
        <w:t>) {</w:t>
      </w:r>
      <w:r w:rsidRPr="00D241E4">
        <w:rPr>
          <w:rFonts w:ascii="Consolas" w:eastAsia="Times New Roman" w:hAnsi="Consolas" w:cs="Courier New"/>
          <w:color w:val="A9B7C6"/>
          <w:sz w:val="18"/>
          <w:szCs w:val="18"/>
          <w:lang w:eastAsia="pt-BR"/>
        </w:rPr>
        <w:br/>
        <w:t xml:space="preserve">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cbAtributoY</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getSelectedItem</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CC7832"/>
          <w:sz w:val="18"/>
          <w:szCs w:val="18"/>
          <w:lang w:eastAsia="pt-BR"/>
        </w:rPr>
        <w:t>else</w:t>
      </w:r>
      <w:proofErr w:type="spellEnd"/>
      <w:r w:rsidRPr="00D241E4">
        <w:rPr>
          <w:rFonts w:ascii="Consolas" w:eastAsia="Times New Roman" w:hAnsi="Consolas" w:cs="Courier New"/>
          <w:color w:val="CC7832"/>
          <w:sz w:val="18"/>
          <w:szCs w:val="18"/>
          <w:lang w:eastAsia="pt-BR"/>
        </w:rPr>
        <w:t xml:space="preserve"> </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A9B7C6"/>
          <w:sz w:val="18"/>
          <w:szCs w:val="18"/>
          <w:lang w:eastAsia="pt-BR"/>
        </w:rPr>
        <w:br/>
        <w:t xml:space="preserve">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cbAtributoX</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getSelectedItem</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w:t>
      </w:r>
    </w:p>
    <w:p w:rsidR="00D241E4"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CC7832"/>
          <w:sz w:val="18"/>
          <w:szCs w:val="18"/>
          <w:lang w:eastAsia="pt-BR"/>
        </w:rPr>
      </w:pPr>
      <w:r w:rsidRPr="00D241E4">
        <w:rPr>
          <w:rFonts w:ascii="Consolas" w:eastAsia="Times New Roman" w:hAnsi="Consolas" w:cs="Courier New"/>
          <w:color w:val="A9B7C6"/>
          <w:sz w:val="18"/>
          <w:szCs w:val="18"/>
          <w:lang w:eastAsia="pt-BR"/>
        </w:rPr>
        <w:br/>
        <w:t xml:space="preserve">        String </w:t>
      </w:r>
      <w:proofErr w:type="spellStart"/>
      <w:proofErr w:type="gramStart"/>
      <w:r w:rsidRPr="00D241E4">
        <w:rPr>
          <w:rFonts w:ascii="Consolas" w:eastAsia="Times New Roman" w:hAnsi="Consolas" w:cs="Courier New"/>
          <w:color w:val="A9B7C6"/>
          <w:sz w:val="18"/>
          <w:szCs w:val="18"/>
          <w:lang w:eastAsia="pt-BR"/>
        </w:rPr>
        <w:t>tipoGraf</w:t>
      </w:r>
      <w:proofErr w:type="spellEnd"/>
      <w:proofErr w:type="gram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cbTipoGrafico</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getSelectedItem</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 xml:space="preserve">String </w:t>
      </w:r>
      <w:proofErr w:type="spellStart"/>
      <w:r w:rsidRPr="00D241E4">
        <w:rPr>
          <w:rFonts w:ascii="Consolas" w:eastAsia="Times New Roman" w:hAnsi="Consolas" w:cs="Courier New"/>
          <w:color w:val="A9B7C6"/>
          <w:sz w:val="18"/>
          <w:szCs w:val="18"/>
          <w:lang w:eastAsia="pt-BR"/>
        </w:rPr>
        <w:t>titGraf</w:t>
      </w:r>
      <w:proofErr w:type="spell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tfTituloGrafico</w:t>
      </w:r>
      <w:r w:rsidRPr="00D241E4">
        <w:rPr>
          <w:rFonts w:ascii="Consolas" w:eastAsia="Times New Roman" w:hAnsi="Consolas" w:cs="Courier New"/>
          <w:color w:val="A9B7C6"/>
          <w:sz w:val="18"/>
          <w:szCs w:val="18"/>
          <w:lang w:eastAsia="pt-BR"/>
        </w:rPr>
        <w:t>.getText</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A9B7C6"/>
          <w:sz w:val="18"/>
          <w:szCs w:val="18"/>
          <w:lang w:eastAsia="pt-BR"/>
        </w:rPr>
        <w:t>System.</w:t>
      </w:r>
      <w:r w:rsidRPr="00D241E4">
        <w:rPr>
          <w:rFonts w:ascii="Consolas" w:eastAsia="Times New Roman" w:hAnsi="Consolas" w:cs="Courier New"/>
          <w:i/>
          <w:iCs/>
          <w:color w:val="9876AA"/>
          <w:sz w:val="18"/>
          <w:szCs w:val="18"/>
          <w:lang w:eastAsia="pt-BR"/>
        </w:rPr>
        <w:t>out</w:t>
      </w:r>
      <w:r w:rsidRPr="00D241E4">
        <w:rPr>
          <w:rFonts w:ascii="Consolas" w:eastAsia="Times New Roman" w:hAnsi="Consolas" w:cs="Courier New"/>
          <w:color w:val="A9B7C6"/>
          <w:sz w:val="18"/>
          <w:szCs w:val="18"/>
          <w:lang w:eastAsia="pt-BR"/>
        </w:rPr>
        <w:t>.println</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6A8759"/>
          <w:sz w:val="18"/>
          <w:szCs w:val="18"/>
          <w:lang w:eastAsia="pt-BR"/>
        </w:rPr>
        <w:t>"</w:t>
      </w:r>
      <w:proofErr w:type="spellStart"/>
      <w:r w:rsidRPr="00D241E4">
        <w:rPr>
          <w:rFonts w:ascii="Consolas" w:eastAsia="Times New Roman" w:hAnsi="Consolas" w:cs="Courier New"/>
          <w:color w:val="6A8759"/>
          <w:sz w:val="18"/>
          <w:szCs w:val="18"/>
          <w:lang w:eastAsia="pt-BR"/>
        </w:rPr>
        <w:t>Grafico</w:t>
      </w:r>
      <w:proofErr w:type="spellEnd"/>
      <w:r w:rsidRPr="00D241E4">
        <w:rPr>
          <w:rFonts w:ascii="Consolas" w:eastAsia="Times New Roman" w:hAnsi="Consolas" w:cs="Courier New"/>
          <w:color w:val="6A8759"/>
          <w:sz w:val="18"/>
          <w:szCs w:val="18"/>
          <w:lang w:eastAsia="pt-BR"/>
        </w:rPr>
        <w:t xml:space="preserve">:"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titGraf</w:t>
      </w:r>
      <w:proofErr w:type="spellEnd"/>
      <w:r w:rsidRPr="00D241E4">
        <w:rPr>
          <w:rFonts w:ascii="Consolas" w:eastAsia="Times New Roman" w:hAnsi="Consolas" w:cs="Courier New"/>
          <w:color w:val="A9B7C6"/>
          <w:sz w:val="18"/>
          <w:szCs w:val="18"/>
          <w:lang w:eastAsia="pt-BR"/>
        </w:rPr>
        <w:t xml:space="preserve"> + </w:t>
      </w:r>
      <w:r w:rsidRPr="00D241E4">
        <w:rPr>
          <w:rFonts w:ascii="Consolas" w:eastAsia="Times New Roman" w:hAnsi="Consolas" w:cs="Courier New"/>
          <w:color w:val="6A8759"/>
          <w:sz w:val="18"/>
          <w:szCs w:val="18"/>
          <w:lang w:eastAsia="pt-BR"/>
        </w:rPr>
        <w:t xml:space="preserve">" Tipo:"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tipoGraf</w:t>
      </w:r>
      <w:proofErr w:type="spellEnd"/>
      <w:r w:rsidRPr="00D241E4">
        <w:rPr>
          <w:rFonts w:ascii="Consolas" w:eastAsia="Times New Roman" w:hAnsi="Consolas" w:cs="Courier New"/>
          <w:color w:val="A9B7C6"/>
          <w:sz w:val="18"/>
          <w:szCs w:val="18"/>
          <w:lang w:eastAsia="pt-BR"/>
        </w:rPr>
        <w:br/>
        <w:t xml:space="preserve">                + </w:t>
      </w:r>
      <w:r w:rsidRPr="00D241E4">
        <w:rPr>
          <w:rFonts w:ascii="Consolas" w:eastAsia="Times New Roman" w:hAnsi="Consolas" w:cs="Courier New"/>
          <w:color w:val="6A8759"/>
          <w:sz w:val="18"/>
          <w:szCs w:val="18"/>
          <w:lang w:eastAsia="pt-BR"/>
        </w:rPr>
        <w:t xml:space="preserve">" Dimensão:"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atributoX</w:t>
      </w:r>
      <w:proofErr w:type="spellEnd"/>
      <w:r w:rsidRPr="00D241E4">
        <w:rPr>
          <w:rFonts w:ascii="Consolas" w:eastAsia="Times New Roman" w:hAnsi="Consolas" w:cs="Courier New"/>
          <w:color w:val="A9B7C6"/>
          <w:sz w:val="18"/>
          <w:szCs w:val="18"/>
          <w:lang w:eastAsia="pt-BR"/>
        </w:rPr>
        <w:t xml:space="preserve"> + </w:t>
      </w:r>
      <w:r w:rsidRPr="00D241E4">
        <w:rPr>
          <w:rFonts w:ascii="Consolas" w:eastAsia="Times New Roman" w:hAnsi="Consolas" w:cs="Courier New"/>
          <w:color w:val="6A8759"/>
          <w:sz w:val="18"/>
          <w:szCs w:val="18"/>
          <w:lang w:eastAsia="pt-BR"/>
        </w:rPr>
        <w:t xml:space="preserve">" </w:t>
      </w:r>
      <w:proofErr w:type="spellStart"/>
      <w:r w:rsidRPr="00D241E4">
        <w:rPr>
          <w:rFonts w:ascii="Consolas" w:eastAsia="Times New Roman" w:hAnsi="Consolas" w:cs="Courier New"/>
          <w:color w:val="6A8759"/>
          <w:sz w:val="18"/>
          <w:szCs w:val="18"/>
          <w:lang w:eastAsia="pt-BR"/>
        </w:rPr>
        <w:t>Somatoria</w:t>
      </w:r>
      <w:proofErr w:type="spellEnd"/>
      <w:r w:rsidRPr="00D241E4">
        <w:rPr>
          <w:rFonts w:ascii="Consolas" w:eastAsia="Times New Roman" w:hAnsi="Consolas" w:cs="Courier New"/>
          <w:color w:val="6A8759"/>
          <w:sz w:val="18"/>
          <w:szCs w:val="18"/>
          <w:lang w:eastAsia="pt-BR"/>
        </w:rPr>
        <w:t xml:space="preserve">:"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A9B7C6"/>
          <w:sz w:val="18"/>
          <w:szCs w:val="18"/>
          <w:lang w:eastAsia="pt-BR"/>
        </w:rPr>
        <w:br/>
        <w:t xml:space="preserve">                + </w:t>
      </w:r>
      <w:r w:rsidRPr="00D241E4">
        <w:rPr>
          <w:rFonts w:ascii="Consolas" w:eastAsia="Times New Roman" w:hAnsi="Consolas" w:cs="Courier New"/>
          <w:color w:val="6A8759"/>
          <w:sz w:val="18"/>
          <w:szCs w:val="18"/>
          <w:lang w:eastAsia="pt-BR"/>
        </w:rPr>
        <w:t xml:space="preserve">" agrupamento:"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CC7832"/>
          <w:sz w:val="18"/>
          <w:szCs w:val="18"/>
          <w:lang w:eastAsia="pt-BR"/>
        </w:rPr>
        <w:t>this</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9876AA"/>
          <w:sz w:val="18"/>
          <w:szCs w:val="18"/>
          <w:lang w:eastAsia="pt-BR"/>
        </w:rPr>
        <w:t>grouping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p>
    <w:p w:rsidR="0077738E" w:rsidRPr="00D241E4"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8"/>
          <w:szCs w:val="18"/>
          <w:lang w:eastAsia="pt-BR"/>
        </w:rPr>
      </w:pPr>
      <w:r w:rsidRPr="00D241E4">
        <w:rPr>
          <w:rFonts w:ascii="Consolas" w:eastAsia="Times New Roman" w:hAnsi="Consolas" w:cs="Courier New"/>
          <w:color w:val="CC7832"/>
          <w:sz w:val="18"/>
          <w:szCs w:val="18"/>
          <w:lang w:eastAsia="pt-BR"/>
        </w:rPr>
        <w:br/>
        <w:t xml:space="preserve">        </w:t>
      </w:r>
      <w:proofErr w:type="spellStart"/>
      <w:proofErr w:type="gramStart"/>
      <w:r w:rsidRPr="00D241E4">
        <w:rPr>
          <w:rFonts w:ascii="Consolas" w:eastAsia="Times New Roman" w:hAnsi="Consolas" w:cs="Courier New"/>
          <w:color w:val="9876AA"/>
          <w:sz w:val="18"/>
          <w:szCs w:val="18"/>
          <w:lang w:eastAsia="pt-BR"/>
        </w:rPr>
        <w:t>graficos</w:t>
      </w:r>
      <w:proofErr w:type="gramEnd"/>
      <w:r w:rsidRPr="00D241E4">
        <w:rPr>
          <w:rFonts w:ascii="Consolas" w:eastAsia="Times New Roman" w:hAnsi="Consolas" w:cs="Courier New"/>
          <w:color w:val="A9B7C6"/>
          <w:sz w:val="18"/>
          <w:szCs w:val="18"/>
          <w:lang w:eastAsia="pt-BR"/>
        </w:rPr>
        <w:t>.add</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 xml:space="preserve">new </w:t>
      </w:r>
      <w:proofErr w:type="spellStart"/>
      <w:r w:rsidRPr="00D241E4">
        <w:rPr>
          <w:rFonts w:ascii="Consolas" w:eastAsia="Times New Roman" w:hAnsi="Consolas" w:cs="Courier New"/>
          <w:color w:val="A9B7C6"/>
          <w:sz w:val="18"/>
          <w:szCs w:val="18"/>
          <w:lang w:eastAsia="pt-BR"/>
        </w:rPr>
        <w:t>Grafico</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atributoX</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A9B7C6"/>
          <w:sz w:val="18"/>
          <w:szCs w:val="18"/>
          <w:lang w:eastAsia="pt-BR"/>
        </w:rPr>
        <w:t>titGraf</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A9B7C6"/>
          <w:sz w:val="18"/>
          <w:szCs w:val="18"/>
          <w:lang w:eastAsia="pt-BR"/>
        </w:rPr>
        <w:t>tipoGraf</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CC7832"/>
          <w:sz w:val="18"/>
          <w:szCs w:val="18"/>
          <w:lang w:eastAsia="pt-BR"/>
        </w:rPr>
        <w:t>this</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9876AA"/>
          <w:sz w:val="18"/>
          <w:szCs w:val="18"/>
          <w:lang w:eastAsia="pt-BR"/>
        </w:rPr>
        <w:t>grouping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9876AA"/>
          <w:sz w:val="18"/>
          <w:szCs w:val="18"/>
          <w:lang w:eastAsia="pt-BR"/>
        </w:rPr>
        <w:t>lvGraficos</w:t>
      </w:r>
      <w:r w:rsidRPr="00D241E4">
        <w:rPr>
          <w:rFonts w:ascii="Consolas" w:eastAsia="Times New Roman" w:hAnsi="Consolas" w:cs="Courier New"/>
          <w:color w:val="A9B7C6"/>
          <w:sz w:val="18"/>
          <w:szCs w:val="18"/>
          <w:lang w:eastAsia="pt-BR"/>
        </w:rPr>
        <w:t>.getItems</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setAll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9876AA"/>
          <w:sz w:val="18"/>
          <w:szCs w:val="18"/>
          <w:lang w:eastAsia="pt-BR"/>
        </w:rPr>
        <w:t>graficos</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9876AA"/>
          <w:sz w:val="18"/>
          <w:szCs w:val="18"/>
          <w:lang w:eastAsia="pt-BR"/>
        </w:rPr>
        <w:t>cbAtributoX</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clearSelection</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9876AA"/>
          <w:sz w:val="18"/>
          <w:szCs w:val="18"/>
          <w:lang w:eastAsia="pt-BR"/>
        </w:rPr>
        <w:t>cbAtributoY</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clearSelection</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9876AA"/>
          <w:sz w:val="18"/>
          <w:szCs w:val="18"/>
          <w:lang w:eastAsia="pt-BR"/>
        </w:rPr>
        <w:t>btnEndDashboard</w:t>
      </w:r>
      <w:r w:rsidRPr="00D241E4">
        <w:rPr>
          <w:rFonts w:ascii="Consolas" w:eastAsia="Times New Roman" w:hAnsi="Consolas" w:cs="Courier New"/>
          <w:color w:val="A9B7C6"/>
          <w:sz w:val="18"/>
          <w:szCs w:val="18"/>
          <w:lang w:eastAsia="pt-BR"/>
        </w:rPr>
        <w:t>.setDisable</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false</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 xml:space="preserve">} </w:t>
      </w:r>
      <w:r w:rsidRPr="00D241E4">
        <w:rPr>
          <w:rFonts w:ascii="Consolas" w:eastAsia="Times New Roman" w:hAnsi="Consolas" w:cs="Courier New"/>
          <w:color w:val="CC7832"/>
          <w:sz w:val="18"/>
          <w:szCs w:val="18"/>
          <w:lang w:eastAsia="pt-BR"/>
        </w:rPr>
        <w:t xml:space="preserve">catch </w:t>
      </w:r>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Exception</w:t>
      </w:r>
      <w:proofErr w:type="spellEnd"/>
      <w:r w:rsidRPr="00D241E4">
        <w:rPr>
          <w:rFonts w:ascii="Consolas" w:eastAsia="Times New Roman" w:hAnsi="Consolas" w:cs="Courier New"/>
          <w:color w:val="A9B7C6"/>
          <w:sz w:val="18"/>
          <w:szCs w:val="18"/>
          <w:lang w:eastAsia="pt-BR"/>
        </w:rPr>
        <w:t xml:space="preserve"> e) {</w:t>
      </w:r>
      <w:r w:rsidRPr="00D241E4">
        <w:rPr>
          <w:rFonts w:ascii="Consolas" w:eastAsia="Times New Roman" w:hAnsi="Consolas" w:cs="Courier New"/>
          <w:color w:val="A9B7C6"/>
          <w:sz w:val="18"/>
          <w:szCs w:val="18"/>
          <w:lang w:eastAsia="pt-BR"/>
        </w:rPr>
        <w:br/>
        <w:t xml:space="preserve">        </w:t>
      </w:r>
      <w:proofErr w:type="spellStart"/>
      <w:r w:rsidRPr="00D241E4">
        <w:rPr>
          <w:rFonts w:ascii="Consolas" w:eastAsia="Times New Roman" w:hAnsi="Consolas" w:cs="Courier New"/>
          <w:color w:val="A9B7C6"/>
          <w:sz w:val="18"/>
          <w:szCs w:val="18"/>
          <w:lang w:eastAsia="pt-BR"/>
        </w:rPr>
        <w:t>System.</w:t>
      </w:r>
      <w:r w:rsidRPr="00D241E4">
        <w:rPr>
          <w:rFonts w:ascii="Consolas" w:eastAsia="Times New Roman" w:hAnsi="Consolas" w:cs="Courier New"/>
          <w:i/>
          <w:iCs/>
          <w:color w:val="9876AA"/>
          <w:sz w:val="18"/>
          <w:szCs w:val="18"/>
          <w:lang w:eastAsia="pt-BR"/>
        </w:rPr>
        <w:t>out</w:t>
      </w:r>
      <w:r w:rsidRPr="00D241E4">
        <w:rPr>
          <w:rFonts w:ascii="Consolas" w:eastAsia="Times New Roman" w:hAnsi="Consolas" w:cs="Courier New"/>
          <w:color w:val="A9B7C6"/>
          <w:sz w:val="18"/>
          <w:szCs w:val="18"/>
          <w:lang w:eastAsia="pt-BR"/>
        </w:rPr>
        <w:t>.println</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6A8759"/>
          <w:sz w:val="18"/>
          <w:szCs w:val="18"/>
          <w:lang w:eastAsia="pt-BR"/>
        </w:rPr>
        <w:t>"</w:t>
      </w:r>
      <w:proofErr w:type="spellStart"/>
      <w:r w:rsidRPr="00D241E4">
        <w:rPr>
          <w:rFonts w:ascii="Consolas" w:eastAsia="Times New Roman" w:hAnsi="Consolas" w:cs="Courier New"/>
          <w:color w:val="6A8759"/>
          <w:sz w:val="18"/>
          <w:szCs w:val="18"/>
          <w:lang w:eastAsia="pt-BR"/>
        </w:rPr>
        <w:t>AddGrafico</w:t>
      </w:r>
      <w:proofErr w:type="spellEnd"/>
      <w:r w:rsidRPr="00D241E4">
        <w:rPr>
          <w:rFonts w:ascii="Consolas" w:eastAsia="Times New Roman" w:hAnsi="Consolas" w:cs="Courier New"/>
          <w:color w:val="6A8759"/>
          <w:sz w:val="18"/>
          <w:szCs w:val="18"/>
          <w:lang w:eastAsia="pt-BR"/>
        </w:rPr>
        <w:t xml:space="preserve">:"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e.toString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new </w:t>
      </w:r>
      <w:proofErr w:type="spellStart"/>
      <w:r w:rsidRPr="00D241E4">
        <w:rPr>
          <w:rFonts w:ascii="Consolas" w:eastAsia="Times New Roman" w:hAnsi="Consolas" w:cs="Courier New"/>
          <w:color w:val="A9B7C6"/>
          <w:sz w:val="18"/>
          <w:szCs w:val="18"/>
          <w:lang w:eastAsia="pt-BR"/>
        </w:rPr>
        <w:t>Alert</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Alert.AlertType.</w:t>
      </w:r>
      <w:r w:rsidRPr="00D241E4">
        <w:rPr>
          <w:rFonts w:ascii="Consolas" w:eastAsia="Times New Roman" w:hAnsi="Consolas" w:cs="Courier New"/>
          <w:i/>
          <w:iCs/>
          <w:color w:val="9876AA"/>
          <w:sz w:val="18"/>
          <w:szCs w:val="18"/>
          <w:lang w:eastAsia="pt-BR"/>
        </w:rPr>
        <w:t>INFORMATION</w:t>
      </w:r>
      <w:proofErr w:type="spellEnd"/>
      <w:r w:rsidRPr="00D241E4">
        <w:rPr>
          <w:rFonts w:ascii="Consolas" w:eastAsia="Times New Roman" w:hAnsi="Consolas" w:cs="Courier New"/>
          <w:color w:val="CC7832"/>
          <w:sz w:val="18"/>
          <w:szCs w:val="18"/>
          <w:lang w:eastAsia="pt-BR"/>
        </w:rPr>
        <w:t xml:space="preserve">, </w:t>
      </w:r>
      <w:r w:rsidRPr="00D241E4">
        <w:rPr>
          <w:rFonts w:ascii="Consolas" w:eastAsia="Times New Roman" w:hAnsi="Consolas" w:cs="Courier New"/>
          <w:color w:val="6A8759"/>
          <w:sz w:val="18"/>
          <w:szCs w:val="18"/>
          <w:lang w:eastAsia="pt-BR"/>
        </w:rPr>
        <w:t>"Você não selecionou os dados para inserir o gráfico!</w:t>
      </w:r>
      <w:proofErr w:type="gramStart"/>
      <w:r w:rsidRPr="00D241E4">
        <w:rPr>
          <w:rFonts w:ascii="Consolas" w:eastAsia="Times New Roman" w:hAnsi="Consolas" w:cs="Courier New"/>
          <w:color w:val="6A8759"/>
          <w:sz w:val="18"/>
          <w:szCs w:val="18"/>
          <w:lang w:eastAsia="pt-BR"/>
        </w:rPr>
        <w:t xml:space="preserve">" </w:t>
      </w:r>
      <w:proofErr w:type="gramEnd"/>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e.toString</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showAndWait</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A9B7C6"/>
          <w:sz w:val="18"/>
          <w:szCs w:val="18"/>
          <w:lang w:eastAsia="pt-BR"/>
        </w:rPr>
        <w:br/>
        <w:t>}</w:t>
      </w:r>
    </w:p>
    <w:p w:rsidR="0071322E" w:rsidRPr="0071322E" w:rsidRDefault="0071322E" w:rsidP="009C5596">
      <w:pPr>
        <w:rPr>
          <w:b/>
          <w:sz w:val="20"/>
          <w:szCs w:val="20"/>
        </w:rPr>
      </w:pPr>
      <w:r>
        <w:rPr>
          <w:b/>
          <w:sz w:val="20"/>
          <w:szCs w:val="20"/>
        </w:rPr>
        <w:t>Fonte: Elaborada pelo Autor</w:t>
      </w:r>
    </w:p>
    <w:p w:rsidR="004C23F9" w:rsidRDefault="0077716E" w:rsidP="0077716E">
      <w:r>
        <w:tab/>
      </w:r>
    </w:p>
    <w:p w:rsidR="009F523D" w:rsidRDefault="00632046" w:rsidP="00630F53">
      <w:r>
        <w:tab/>
        <w:t xml:space="preserve">O método </w:t>
      </w:r>
      <w:proofErr w:type="spellStart"/>
      <w:proofErr w:type="gramStart"/>
      <w:r>
        <w:t>endDashboard</w:t>
      </w:r>
      <w:proofErr w:type="spellEnd"/>
      <w:proofErr w:type="gramEnd"/>
      <w:r>
        <w:t>()</w:t>
      </w:r>
      <w:r w:rsidR="009D60F8">
        <w:t xml:space="preserve"> é disparado quando o usuário clica sobre o </w:t>
      </w:r>
      <w:proofErr w:type="spellStart"/>
      <w:r w:rsidR="009D60F8">
        <w:t>botã</w:t>
      </w:r>
      <w:proofErr w:type="spellEnd"/>
      <w:r w:rsidR="009D60F8">
        <w:t xml:space="preserve"> Finalizar Dashboard na interface gráfica e</w:t>
      </w:r>
      <w:r>
        <w:t xml:space="preserve"> tem como finalidade fazer a instanciação do objeto Dashboard, passando como parâmetros para o construtor o Dataset, o Nome especificado pelo usuário e a lista de Gráficos com a chamada de método </w:t>
      </w:r>
      <w:proofErr w:type="spellStart"/>
      <w:r>
        <w:t>setaDashboard</w:t>
      </w:r>
      <w:proofErr w:type="spellEnd"/>
      <w:r>
        <w:t xml:space="preserve">(). Também instancia o </w:t>
      </w:r>
      <w:r w:rsidR="00630F53">
        <w:t xml:space="preserve">objeto </w:t>
      </w:r>
      <w:r>
        <w:t xml:space="preserve">Gerador, passando como parâmetros para o construtor </w:t>
      </w:r>
      <w:r w:rsidR="00630F53">
        <w:t xml:space="preserve">o objeto Dashboard e o descritor File do diretório de destino. Por fim, instancia o objeto </w:t>
      </w:r>
      <w:proofErr w:type="spellStart"/>
      <w:proofErr w:type="gramStart"/>
      <w:r w:rsidR="00630F53">
        <w:t>PackSaida</w:t>
      </w:r>
      <w:proofErr w:type="spellEnd"/>
      <w:proofErr w:type="gramEnd"/>
      <w:r w:rsidR="00630F53">
        <w:t>, passando como parâmetro para o construtor o descritor File do diretório de destino e o descritor File do arquivo CSV. A figura 21 trás a reprodução do código fonte do método e suas dependências.</w:t>
      </w:r>
    </w:p>
    <w:p w:rsidR="00630F53" w:rsidRDefault="00630F53" w:rsidP="00630F53"/>
    <w:p w:rsidR="00D241E4" w:rsidRDefault="00D241E4">
      <w:pPr>
        <w:spacing w:after="160" w:line="240" w:lineRule="auto"/>
        <w:jc w:val="left"/>
        <w:rPr>
          <w:b/>
          <w:sz w:val="20"/>
          <w:szCs w:val="20"/>
        </w:rPr>
      </w:pPr>
      <w:r>
        <w:rPr>
          <w:b/>
          <w:sz w:val="20"/>
          <w:szCs w:val="20"/>
        </w:rPr>
        <w:br w:type="page"/>
      </w:r>
    </w:p>
    <w:p w:rsidR="00FB6197" w:rsidRPr="00FB6197" w:rsidRDefault="00FB6197" w:rsidP="0077716E">
      <w:pPr>
        <w:rPr>
          <w:b/>
          <w:sz w:val="20"/>
          <w:szCs w:val="20"/>
        </w:rPr>
      </w:pPr>
      <w:r w:rsidRPr="00FB6197">
        <w:rPr>
          <w:b/>
          <w:sz w:val="20"/>
          <w:szCs w:val="20"/>
        </w:rPr>
        <w:lastRenderedPageBreak/>
        <w:t xml:space="preserve">Figura 21 –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rsidR="00FB6197" w:rsidRPr="00FB6197" w:rsidRDefault="00FB6197" w:rsidP="00FB61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FB6197">
        <w:rPr>
          <w:rFonts w:ascii="Consolas" w:eastAsia="Times New Roman" w:hAnsi="Consolas" w:cs="Courier New"/>
          <w:color w:val="808080"/>
          <w:sz w:val="16"/>
          <w:szCs w:val="20"/>
          <w:lang w:eastAsia="pt-BR"/>
        </w:rPr>
        <w:t xml:space="preserve">//Método finaliza a geração do Dashboard, executando o motor de templates </w:t>
      </w:r>
      <w:proofErr w:type="spellStart"/>
      <w:proofErr w:type="gramStart"/>
      <w:r w:rsidRPr="00FB6197">
        <w:rPr>
          <w:rFonts w:ascii="Consolas" w:eastAsia="Times New Roman" w:hAnsi="Consolas" w:cs="Courier New"/>
          <w:color w:val="808080"/>
          <w:sz w:val="16"/>
          <w:szCs w:val="20"/>
          <w:lang w:eastAsia="pt-BR"/>
        </w:rPr>
        <w:t>FreeMarker</w:t>
      </w:r>
      <w:proofErr w:type="spellEnd"/>
      <w:proofErr w:type="gramEnd"/>
      <w:r w:rsidRPr="00FB6197">
        <w:rPr>
          <w:rFonts w:ascii="Consolas" w:eastAsia="Times New Roman" w:hAnsi="Consolas" w:cs="Courier New"/>
          <w:color w:val="808080"/>
          <w:sz w:val="16"/>
          <w:szCs w:val="20"/>
          <w:lang w:eastAsia="pt-BR"/>
        </w:rPr>
        <w:t xml:space="preserve">, copiando os arquivos para a pasta de destino e gerando o zip de </w:t>
      </w:r>
      <w:proofErr w:type="spellStart"/>
      <w:r w:rsidRPr="00FB6197">
        <w:rPr>
          <w:rFonts w:ascii="Consolas" w:eastAsia="Times New Roman" w:hAnsi="Consolas" w:cs="Courier New"/>
          <w:color w:val="808080"/>
          <w:sz w:val="16"/>
          <w:szCs w:val="20"/>
          <w:lang w:eastAsia="pt-BR"/>
        </w:rPr>
        <w:t>saida</w:t>
      </w:r>
      <w:proofErr w:type="spellEnd"/>
      <w:r w:rsidRPr="00FB6197">
        <w:rPr>
          <w:rFonts w:ascii="Consolas" w:eastAsia="Times New Roman" w:hAnsi="Consolas" w:cs="Courier New"/>
          <w:color w:val="808080"/>
          <w:sz w:val="16"/>
          <w:szCs w:val="20"/>
          <w:lang w:eastAsia="pt-BR"/>
        </w:rPr>
        <w:t>.</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public</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endDashboard</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ActionEvent</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A9B7C6"/>
          <w:sz w:val="16"/>
          <w:szCs w:val="20"/>
          <w:lang w:eastAsia="pt-BR"/>
        </w:rPr>
        <w:t>actionEvent</w:t>
      </w:r>
      <w:proofErr w:type="spellEnd"/>
      <w:r w:rsidRPr="00FB6197">
        <w:rPr>
          <w:rFonts w:ascii="Consolas" w:eastAsia="Times New Roman" w:hAnsi="Consolas" w:cs="Courier New"/>
          <w:color w:val="A9B7C6"/>
          <w:sz w:val="16"/>
          <w:szCs w:val="20"/>
          <w:lang w:eastAsia="pt-BR"/>
        </w:rPr>
        <w:t>)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setaDashboard</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CC7832"/>
          <w:sz w:val="16"/>
          <w:szCs w:val="20"/>
          <w:lang w:eastAsia="pt-BR"/>
        </w:rPr>
        <w:t>try</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setaGerador</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setaPackSaida</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CC7832"/>
          <w:sz w:val="16"/>
          <w:szCs w:val="20"/>
          <w:lang w:eastAsia="pt-BR"/>
        </w:rPr>
        <w:t xml:space="preserve">catch </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Exception</w:t>
      </w:r>
      <w:proofErr w:type="spellEnd"/>
      <w:r w:rsidRPr="00FB6197">
        <w:rPr>
          <w:rFonts w:ascii="Consolas" w:eastAsia="Times New Roman" w:hAnsi="Consolas" w:cs="Courier New"/>
          <w:color w:val="A9B7C6"/>
          <w:sz w:val="16"/>
          <w:szCs w:val="20"/>
          <w:lang w:eastAsia="pt-BR"/>
        </w:rPr>
        <w:t xml:space="preserve"> e)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System.</w:t>
      </w:r>
      <w:r w:rsidRPr="00FB6197">
        <w:rPr>
          <w:rFonts w:ascii="Consolas" w:eastAsia="Times New Roman" w:hAnsi="Consolas" w:cs="Courier New"/>
          <w:i/>
          <w:iCs/>
          <w:color w:val="9876AA"/>
          <w:sz w:val="16"/>
          <w:szCs w:val="20"/>
          <w:lang w:eastAsia="pt-BR"/>
        </w:rPr>
        <w:t>out</w:t>
      </w:r>
      <w:r w:rsidRPr="00FB6197">
        <w:rPr>
          <w:rFonts w:ascii="Consolas" w:eastAsia="Times New Roman" w:hAnsi="Consolas" w:cs="Courier New"/>
          <w:color w:val="A9B7C6"/>
          <w:sz w:val="16"/>
          <w:szCs w:val="20"/>
          <w:lang w:eastAsia="pt-BR"/>
        </w:rPr>
        <w:t>.println</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6A8759"/>
          <w:sz w:val="16"/>
          <w:szCs w:val="20"/>
          <w:lang w:eastAsia="pt-BR"/>
        </w:rPr>
        <w:t>"</w:t>
      </w:r>
      <w:proofErr w:type="spellStart"/>
      <w:r w:rsidRPr="00FB6197">
        <w:rPr>
          <w:rFonts w:ascii="Consolas" w:eastAsia="Times New Roman" w:hAnsi="Consolas" w:cs="Courier New"/>
          <w:color w:val="6A8759"/>
          <w:sz w:val="16"/>
          <w:szCs w:val="20"/>
          <w:lang w:eastAsia="pt-BR"/>
        </w:rPr>
        <w:t>SetaGerador</w:t>
      </w:r>
      <w:proofErr w:type="spellEnd"/>
      <w:r w:rsidRPr="00FB6197">
        <w:rPr>
          <w:rFonts w:ascii="Consolas" w:eastAsia="Times New Roman" w:hAnsi="Consolas" w:cs="Courier New"/>
          <w:color w:val="6A8759"/>
          <w:sz w:val="16"/>
          <w:szCs w:val="20"/>
          <w:lang w:eastAsia="pt-BR"/>
        </w:rP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A9B7C6"/>
          <w:sz w:val="16"/>
          <w:szCs w:val="20"/>
          <w:lang w:eastAsia="pt-BR"/>
        </w:rPr>
        <w:t>e.toString</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new </w:t>
      </w:r>
      <w:proofErr w:type="spellStart"/>
      <w:r w:rsidRPr="00FB6197">
        <w:rPr>
          <w:rFonts w:ascii="Consolas" w:eastAsia="Times New Roman" w:hAnsi="Consolas" w:cs="Courier New"/>
          <w:color w:val="A9B7C6"/>
          <w:sz w:val="16"/>
          <w:szCs w:val="20"/>
          <w:lang w:eastAsia="pt-BR"/>
        </w:rPr>
        <w:t>Alert</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Alert.AlertType.</w:t>
      </w:r>
      <w:r w:rsidRPr="00FB6197">
        <w:rPr>
          <w:rFonts w:ascii="Consolas" w:eastAsia="Times New Roman" w:hAnsi="Consolas" w:cs="Courier New"/>
          <w:i/>
          <w:iCs/>
          <w:color w:val="9876AA"/>
          <w:sz w:val="16"/>
          <w:szCs w:val="20"/>
          <w:lang w:eastAsia="pt-BR"/>
        </w:rPr>
        <w:t>INFORMATION</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6A8759"/>
          <w:sz w:val="16"/>
          <w:szCs w:val="20"/>
          <w:lang w:eastAsia="pt-BR"/>
        </w:rPr>
        <w:t>"Não foi possível gerar o Dashboard. Verifique as opções escolhidas!"</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showAndWait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finally</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proofErr w:type="spellStart"/>
      <w:r w:rsidRPr="00FB6197">
        <w:rPr>
          <w:rFonts w:ascii="Consolas" w:eastAsia="Times New Roman" w:hAnsi="Consolas" w:cs="Courier New"/>
          <w:color w:val="A9B7C6"/>
          <w:sz w:val="16"/>
          <w:szCs w:val="20"/>
          <w:lang w:eastAsia="pt-BR"/>
        </w:rPr>
        <w:t>Alert</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Alert.AlertType.</w:t>
      </w:r>
      <w:r w:rsidRPr="00FB6197">
        <w:rPr>
          <w:rFonts w:ascii="Consolas" w:eastAsia="Times New Roman" w:hAnsi="Consolas" w:cs="Courier New"/>
          <w:i/>
          <w:iCs/>
          <w:color w:val="9876AA"/>
          <w:sz w:val="16"/>
          <w:szCs w:val="20"/>
          <w:lang w:eastAsia="pt-BR"/>
        </w:rPr>
        <w:t>INFORMATION</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6A8759"/>
          <w:sz w:val="16"/>
          <w:szCs w:val="20"/>
          <w:lang w:eastAsia="pt-BR"/>
        </w:rPr>
        <w:t>"Dashboard gerado com sucesso!"</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showAndWait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A9B7C6"/>
          <w:sz w:val="16"/>
          <w:szCs w:val="20"/>
          <w:lang w:eastAsia="pt-BR"/>
        </w:rPr>
        <w:t>resetForm</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//Método instancia objeto Dashboard juntando todas as informações definidas pelo usuário na UI</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setaDashboard</w:t>
      </w:r>
      <w:proofErr w:type="spellEnd"/>
      <w:r w:rsidRPr="00FB6197">
        <w:rPr>
          <w:rFonts w:ascii="Consolas" w:eastAsia="Times New Roman" w:hAnsi="Consolas" w:cs="Courier New"/>
          <w:color w:val="A9B7C6"/>
          <w:sz w:val="16"/>
          <w:szCs w:val="20"/>
          <w:lang w:eastAsia="pt-BR"/>
        </w:rPr>
        <w:t>()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9876AA"/>
          <w:sz w:val="16"/>
          <w:szCs w:val="20"/>
          <w:lang w:eastAsia="pt-BR"/>
        </w:rPr>
        <w:t>tituloDashboard</w:t>
      </w:r>
      <w:proofErr w:type="spellEnd"/>
      <w:r w:rsidRPr="00FB6197">
        <w:rPr>
          <w:rFonts w:ascii="Consolas" w:eastAsia="Times New Roman" w:hAnsi="Consolas" w:cs="Courier New"/>
          <w:color w:val="9876AA"/>
          <w:sz w:val="16"/>
          <w:szCs w:val="20"/>
          <w:lang w:eastAsia="pt-BR"/>
        </w:rP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9876AA"/>
          <w:sz w:val="16"/>
          <w:szCs w:val="20"/>
          <w:lang w:eastAsia="pt-BR"/>
        </w:rPr>
        <w:t>tfTituloDashboard</w:t>
      </w:r>
      <w:r w:rsidRPr="00FB6197">
        <w:rPr>
          <w:rFonts w:ascii="Consolas" w:eastAsia="Times New Roman" w:hAnsi="Consolas" w:cs="Courier New"/>
          <w:color w:val="A9B7C6"/>
          <w:sz w:val="16"/>
          <w:szCs w:val="20"/>
          <w:lang w:eastAsia="pt-BR"/>
        </w:rPr>
        <w:t>.getText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9876AA"/>
          <w:sz w:val="16"/>
          <w:szCs w:val="20"/>
          <w:lang w:eastAsia="pt-BR"/>
        </w:rPr>
        <w:t xml:space="preserve">dashboard </w:t>
      </w:r>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CC7832"/>
          <w:sz w:val="16"/>
          <w:szCs w:val="20"/>
          <w:lang w:eastAsia="pt-BR"/>
        </w:rPr>
        <w:t xml:space="preserve">new </w:t>
      </w:r>
      <w:r w:rsidRPr="00FB6197">
        <w:rPr>
          <w:rFonts w:ascii="Consolas" w:eastAsia="Times New Roman" w:hAnsi="Consolas" w:cs="Courier New"/>
          <w:color w:val="A9B7C6"/>
          <w:sz w:val="16"/>
          <w:szCs w:val="20"/>
          <w:lang w:eastAsia="pt-BR"/>
        </w:rPr>
        <w:t>Dashboard(</w:t>
      </w:r>
      <w:proofErr w:type="spellStart"/>
      <w:r w:rsidRPr="00FB6197">
        <w:rPr>
          <w:rFonts w:ascii="Consolas" w:eastAsia="Times New Roman" w:hAnsi="Consolas" w:cs="Courier New"/>
          <w:color w:val="9876AA"/>
          <w:sz w:val="16"/>
          <w:szCs w:val="20"/>
          <w:lang w:eastAsia="pt-BR"/>
        </w:rPr>
        <w:t>dataset</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tituloDashboard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graficos</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 xml:space="preserve">//Método instancia a classe gerador, que processa o </w:t>
      </w:r>
      <w:proofErr w:type="spellStart"/>
      <w:r w:rsidRPr="00FB6197">
        <w:rPr>
          <w:rFonts w:ascii="Consolas" w:eastAsia="Times New Roman" w:hAnsi="Consolas" w:cs="Courier New"/>
          <w:color w:val="808080"/>
          <w:sz w:val="16"/>
          <w:szCs w:val="20"/>
          <w:lang w:eastAsia="pt-BR"/>
        </w:rPr>
        <w:t>template</w:t>
      </w:r>
      <w:proofErr w:type="spellEnd"/>
      <w:r w:rsidRPr="00FB6197">
        <w:rPr>
          <w:rFonts w:ascii="Consolas" w:eastAsia="Times New Roman" w:hAnsi="Consolas" w:cs="Courier New"/>
          <w:color w:val="808080"/>
          <w:sz w:val="16"/>
          <w:szCs w:val="20"/>
          <w:lang w:eastAsia="pt-BR"/>
        </w:rPr>
        <w:t xml:space="preserve"> </w:t>
      </w:r>
      <w:proofErr w:type="spellStart"/>
      <w:r w:rsidRPr="00FB6197">
        <w:rPr>
          <w:rFonts w:ascii="Consolas" w:eastAsia="Times New Roman" w:hAnsi="Consolas" w:cs="Courier New"/>
          <w:color w:val="808080"/>
          <w:sz w:val="16"/>
          <w:szCs w:val="20"/>
          <w:lang w:eastAsia="pt-BR"/>
        </w:rPr>
        <w:t>FreeMarker</w:t>
      </w:r>
      <w:proofErr w:type="spellEnd"/>
      <w:r w:rsidRPr="00FB6197">
        <w:rPr>
          <w:rFonts w:ascii="Consolas" w:eastAsia="Times New Roman" w:hAnsi="Consolas" w:cs="Courier New"/>
          <w:color w:val="808080"/>
          <w:sz w:val="16"/>
          <w:szCs w:val="20"/>
          <w:lang w:eastAsia="pt-BR"/>
        </w:rPr>
        <w:t xml:space="preserve"> e gera em disco o arquivo Dashboard.html.</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setaGerador</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throws</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IOException</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TemplateException</w:t>
      </w:r>
      <w:proofErr w:type="spellEnd"/>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r w:rsidRPr="00FB6197">
        <w:rPr>
          <w:rFonts w:ascii="Consolas" w:eastAsia="Times New Roman" w:hAnsi="Consolas" w:cs="Courier New"/>
          <w:color w:val="A9B7C6"/>
          <w:sz w:val="16"/>
          <w:szCs w:val="20"/>
          <w:lang w:eastAsia="pt-BR"/>
        </w:rPr>
        <w:t>Gerador(</w:t>
      </w:r>
      <w:proofErr w:type="spellStart"/>
      <w:r w:rsidRPr="00FB6197">
        <w:rPr>
          <w:rFonts w:ascii="Consolas" w:eastAsia="Times New Roman" w:hAnsi="Consolas" w:cs="Courier New"/>
          <w:color w:val="9876AA"/>
          <w:sz w:val="16"/>
          <w:szCs w:val="20"/>
          <w:lang w:eastAsia="pt-BR"/>
        </w:rPr>
        <w:t>dashboard</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9876AA"/>
          <w:sz w:val="16"/>
          <w:szCs w:val="20"/>
          <w:lang w:eastAsia="pt-BR"/>
        </w:rPr>
        <w:t>destFolder</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//Método instancia novo pack  de saída para gerar em disco o Dashboard completo.</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setaPackSaida</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throws</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IOException</w:t>
      </w:r>
      <w:proofErr w:type="spellEnd"/>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proofErr w:type="spellStart"/>
      <w:r w:rsidRPr="00FB6197">
        <w:rPr>
          <w:rFonts w:ascii="Consolas" w:eastAsia="Times New Roman" w:hAnsi="Consolas" w:cs="Courier New"/>
          <w:color w:val="A9B7C6"/>
          <w:sz w:val="16"/>
          <w:szCs w:val="20"/>
          <w:lang w:eastAsia="pt-BR"/>
        </w:rPr>
        <w:t>PackSaida</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9876AA"/>
          <w:sz w:val="16"/>
          <w:szCs w:val="20"/>
          <w:lang w:eastAsia="pt-BR"/>
        </w:rPr>
        <w:t>destFolder</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csvFile</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p>
    <w:p w:rsidR="00FB6197" w:rsidRPr="00FB6197" w:rsidRDefault="00FB6197" w:rsidP="0077716E">
      <w:pPr>
        <w:rPr>
          <w:b/>
          <w:sz w:val="20"/>
          <w:szCs w:val="20"/>
        </w:rPr>
      </w:pPr>
    </w:p>
    <w:p w:rsidR="00FB6197" w:rsidRDefault="00FB6197" w:rsidP="0077716E">
      <w:pPr>
        <w:rPr>
          <w:b/>
          <w:sz w:val="20"/>
          <w:szCs w:val="20"/>
        </w:rPr>
      </w:pPr>
      <w:r w:rsidRPr="00FB6197">
        <w:rPr>
          <w:b/>
          <w:sz w:val="20"/>
          <w:szCs w:val="20"/>
        </w:rPr>
        <w:t>Fonte: Elaborada pelo Autor</w:t>
      </w:r>
    </w:p>
    <w:p w:rsidR="005712B2" w:rsidRDefault="005712B2" w:rsidP="005712B2"/>
    <w:p w:rsidR="00E530FA" w:rsidRDefault="00E20670" w:rsidP="00E20670">
      <w:pPr>
        <w:pStyle w:val="Ttulo3"/>
      </w:pPr>
      <w:r>
        <w:t xml:space="preserve">4.7.3 </w:t>
      </w:r>
      <w:r w:rsidR="004E0378">
        <w:t>O modelo Dataset</w:t>
      </w:r>
    </w:p>
    <w:p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DashGen relativas ao arquivo CSV. </w:t>
      </w:r>
    </w:p>
    <w:p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33716A">
        <w:t xml:space="preserve"> para manipulação dos dados do arquivo CSV, e, ainda, possui um método de identificação por força bruta de atributos contendo dados em formato numérico.</w:t>
      </w:r>
    </w:p>
    <w:p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rsidR="0033716A" w:rsidRDefault="0033716A" w:rsidP="004E0378">
      <w:r>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lastRenderedPageBreak/>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CD1926">
        <w:t>Sem essa identificação seria impo</w:t>
      </w:r>
      <w:r w:rsidR="005D26C3">
        <w:t>ssível usar o método de redução</w:t>
      </w:r>
      <w:r w:rsidR="00CD1926">
        <w:t xml:space="preserve"> por somatória.</w:t>
      </w:r>
      <w:r w:rsidR="005D26C3">
        <w:t xml:space="preserve"> </w:t>
      </w:r>
    </w:p>
    <w:p w:rsidR="0033716A" w:rsidRDefault="005D26C3" w:rsidP="004E0378">
      <w:r>
        <w:t xml:space="preserve">A figura 22 traz a reprodução do código fonte dos métodos </w:t>
      </w:r>
      <w:proofErr w:type="spellStart"/>
      <w:proofErr w:type="gramStart"/>
      <w:r>
        <w:t>isNumeric</w:t>
      </w:r>
      <w:proofErr w:type="spellEnd"/>
      <w:proofErr w:type="gramEnd"/>
      <w:r>
        <w:t xml:space="preserve">() e </w:t>
      </w:r>
      <w:proofErr w:type="spellStart"/>
      <w:r>
        <w:t>columnDiscoverType</w:t>
      </w:r>
      <w:proofErr w:type="spellEnd"/>
      <w:r>
        <w:t>(),responsáveis por percorrer as 100 primeiras linhas do arquivo em cada um dos atributos testando o resultado e identificando os valores numéricos.</w:t>
      </w:r>
    </w:p>
    <w:p w:rsidR="005D26C3" w:rsidRDefault="005D26C3" w:rsidP="004E0378"/>
    <w:p w:rsidR="005D26C3" w:rsidRDefault="005D26C3" w:rsidP="004E0378">
      <w:pPr>
        <w:rPr>
          <w:b/>
          <w:sz w:val="20"/>
        </w:rPr>
      </w:pPr>
      <w:r>
        <w:rPr>
          <w:b/>
          <w:sz w:val="20"/>
        </w:rPr>
        <w:t xml:space="preserve">Figura 22 – Código fonte dos métodos </w:t>
      </w:r>
      <w:proofErr w:type="spellStart"/>
      <w:proofErr w:type="gramStart"/>
      <w:r>
        <w:rPr>
          <w:b/>
          <w:sz w:val="20"/>
        </w:rPr>
        <w:t>isNumeric</w:t>
      </w:r>
      <w:proofErr w:type="spellEnd"/>
      <w:proofErr w:type="gramEnd"/>
      <w:r>
        <w:rPr>
          <w:b/>
          <w:sz w:val="20"/>
        </w:rPr>
        <w:t xml:space="preserve">() e </w:t>
      </w:r>
      <w:proofErr w:type="spellStart"/>
      <w:r>
        <w:rPr>
          <w:b/>
          <w:sz w:val="20"/>
        </w:rPr>
        <w:t>columnDiscoverType</w:t>
      </w:r>
      <w:proofErr w:type="spellEnd"/>
      <w:r>
        <w:rPr>
          <w:b/>
          <w:sz w:val="20"/>
        </w:rPr>
        <w:t>()</w:t>
      </w:r>
    </w:p>
    <w:p w:rsidR="006B7669" w:rsidRPr="006B7669" w:rsidRDefault="006B7669" w:rsidP="006B76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6B7669">
        <w:rPr>
          <w:rFonts w:ascii="Consolas" w:eastAsia="Times New Roman" w:hAnsi="Consolas" w:cs="Courier New"/>
          <w:color w:val="808080"/>
          <w:sz w:val="16"/>
          <w:szCs w:val="20"/>
          <w:lang w:eastAsia="pt-BR"/>
        </w:rPr>
        <w:t>//Método para teste se uma String contém um valor numérico</w:t>
      </w:r>
      <w:r w:rsidRPr="006B7669">
        <w:rPr>
          <w:rFonts w:ascii="Consolas" w:eastAsia="Times New Roman" w:hAnsi="Consolas" w:cs="Courier New"/>
          <w:color w:val="808080"/>
          <w:sz w:val="16"/>
          <w:szCs w:val="20"/>
          <w:lang w:eastAsia="pt-BR"/>
        </w:rPr>
        <w:br/>
      </w:r>
      <w:proofErr w:type="gramStart"/>
      <w:r w:rsidRPr="006B7669">
        <w:rPr>
          <w:rFonts w:ascii="Consolas" w:eastAsia="Times New Roman" w:hAnsi="Consolas" w:cs="Courier New"/>
          <w:color w:val="808080"/>
          <w:sz w:val="16"/>
          <w:szCs w:val="20"/>
          <w:lang w:eastAsia="pt-BR"/>
        </w:rPr>
        <w:t xml:space="preserve">  </w:t>
      </w:r>
      <w:proofErr w:type="spellStart"/>
      <w:proofErr w:type="gramEnd"/>
      <w:r w:rsidRPr="006B7669">
        <w:rPr>
          <w:rFonts w:ascii="Consolas" w:eastAsia="Times New Roman" w:hAnsi="Consolas" w:cs="Courier New"/>
          <w:color w:val="CC7832"/>
          <w:sz w:val="16"/>
          <w:szCs w:val="20"/>
          <w:lang w:eastAsia="pt-BR"/>
        </w:rPr>
        <w:t>private</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CC7832"/>
          <w:sz w:val="16"/>
          <w:szCs w:val="20"/>
          <w:lang w:eastAsia="pt-BR"/>
        </w:rPr>
        <w:t>boolean</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FFC66D"/>
          <w:sz w:val="16"/>
          <w:szCs w:val="20"/>
          <w:lang w:eastAsia="pt-BR"/>
        </w:rPr>
        <w:t>isNumeric</w:t>
      </w:r>
      <w:proofErr w:type="spellEnd"/>
      <w:r w:rsidRPr="006B7669">
        <w:rPr>
          <w:rFonts w:ascii="Consolas" w:eastAsia="Times New Roman" w:hAnsi="Consolas" w:cs="Courier New"/>
          <w:color w:val="A9B7C6"/>
          <w:sz w:val="16"/>
          <w:szCs w:val="20"/>
          <w:lang w:eastAsia="pt-BR"/>
        </w:rPr>
        <w:t>(String string)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try</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A9B7C6"/>
          <w:sz w:val="16"/>
          <w:szCs w:val="20"/>
          <w:lang w:eastAsia="pt-BR"/>
        </w:rPr>
        <w:t>Double.</w:t>
      </w:r>
      <w:r w:rsidRPr="006B7669">
        <w:rPr>
          <w:rFonts w:ascii="Consolas" w:eastAsia="Times New Roman" w:hAnsi="Consolas" w:cs="Courier New"/>
          <w:i/>
          <w:iCs/>
          <w:color w:val="A9B7C6"/>
          <w:sz w:val="16"/>
          <w:szCs w:val="20"/>
          <w:lang w:eastAsia="pt-BR"/>
        </w:rPr>
        <w:t>parseDouble</w:t>
      </w:r>
      <w:proofErr w:type="spellEnd"/>
      <w:r w:rsidRPr="006B7669">
        <w:rPr>
          <w:rFonts w:ascii="Consolas" w:eastAsia="Times New Roman" w:hAnsi="Consolas" w:cs="Courier New"/>
          <w:color w:val="A9B7C6"/>
          <w:sz w:val="16"/>
          <w:szCs w:val="20"/>
          <w:lang w:eastAsia="pt-BR"/>
        </w:rPr>
        <w:t>(string)</w:t>
      </w:r>
      <w:r w:rsidR="00EF1871">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CC7832"/>
          <w:sz w:val="16"/>
          <w:szCs w:val="20"/>
          <w:lang w:eastAsia="pt-BR"/>
        </w:rPr>
        <w:t>true</w:t>
      </w:r>
      <w:proofErr w:type="spellEnd"/>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r w:rsidRPr="006B7669">
        <w:rPr>
          <w:rFonts w:ascii="Consolas" w:eastAsia="Times New Roman" w:hAnsi="Consolas" w:cs="Courier New"/>
          <w:color w:val="CC7832"/>
          <w:sz w:val="16"/>
          <w:szCs w:val="20"/>
          <w:lang w:eastAsia="pt-BR"/>
        </w:rPr>
        <w:t xml:space="preserve">catch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NumberFormatException</w:t>
      </w:r>
      <w:proofErr w:type="spellEnd"/>
      <w:r w:rsidRPr="006B7669">
        <w:rPr>
          <w:rFonts w:ascii="Consolas" w:eastAsia="Times New Roman" w:hAnsi="Consolas" w:cs="Courier New"/>
          <w:color w:val="A9B7C6"/>
          <w:sz w:val="16"/>
          <w:szCs w:val="20"/>
          <w:lang w:eastAsia="pt-BR"/>
        </w:rPr>
        <w:t xml:space="preserve"> e)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false;</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w:t>
      </w:r>
      <w:r w:rsidRPr="006B7669">
        <w:rPr>
          <w:rFonts w:ascii="Consolas" w:eastAsia="Times New Roman" w:hAnsi="Consolas" w:cs="Courier New"/>
          <w:color w:val="A9B7C6"/>
          <w:sz w:val="16"/>
          <w:szCs w:val="20"/>
          <w:lang w:eastAsia="pt-BR"/>
        </w:rPr>
        <w:br/>
      </w:r>
      <w:r w:rsidRPr="006B7669">
        <w:rPr>
          <w:rFonts w:ascii="Consolas" w:eastAsia="Times New Roman" w:hAnsi="Consolas" w:cs="Courier New"/>
          <w:color w:val="A9B7C6"/>
          <w:sz w:val="16"/>
          <w:szCs w:val="20"/>
          <w:lang w:eastAsia="pt-BR"/>
        </w:rPr>
        <w:br/>
      </w:r>
      <w:r w:rsidRPr="006B7669">
        <w:rPr>
          <w:rFonts w:ascii="Consolas" w:eastAsia="Times New Roman" w:hAnsi="Consolas" w:cs="Courier New"/>
          <w:color w:val="808080"/>
          <w:sz w:val="16"/>
          <w:szCs w:val="20"/>
          <w:lang w:eastAsia="pt-BR"/>
        </w:rPr>
        <w:t>//método que testa as 100 primeiras linhas do CSV a procura de valores numéricos</w:t>
      </w:r>
      <w:r w:rsidRPr="006B7669">
        <w:rPr>
          <w:rFonts w:ascii="Consolas" w:eastAsia="Times New Roman" w:hAnsi="Consolas" w:cs="Courier New"/>
          <w:color w:val="808080"/>
          <w:sz w:val="16"/>
          <w:szCs w:val="20"/>
          <w:lang w:eastAsia="pt-BR"/>
        </w:rPr>
        <w:br/>
      </w:r>
      <w:proofErr w:type="spellStart"/>
      <w:r w:rsidRPr="006B7669">
        <w:rPr>
          <w:rFonts w:ascii="Consolas" w:eastAsia="Times New Roman" w:hAnsi="Consolas" w:cs="Courier New"/>
          <w:color w:val="CC7832"/>
          <w:sz w:val="16"/>
          <w:szCs w:val="20"/>
          <w:lang w:eastAsia="pt-BR"/>
        </w:rPr>
        <w:t>private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w:t>
      </w:r>
      <w:proofErr w:type="spellStart"/>
      <w:r w:rsidRPr="006B7669">
        <w:rPr>
          <w:rFonts w:ascii="Consolas" w:eastAsia="Times New Roman" w:hAnsi="Consolas" w:cs="Courier New"/>
          <w:color w:val="FFC66D"/>
          <w:sz w:val="16"/>
          <w:szCs w:val="20"/>
          <w:lang w:eastAsia="pt-BR"/>
        </w:rPr>
        <w:t>columnDiscoverType</w:t>
      </w:r>
      <w:proofErr w:type="spellEnd"/>
      <w:r w:rsidRPr="006B7669">
        <w:rPr>
          <w:rFonts w:ascii="Consolas" w:eastAsia="Times New Roman" w:hAnsi="Consolas" w:cs="Courier New"/>
          <w:color w:val="A9B7C6"/>
          <w:sz w:val="16"/>
          <w:szCs w:val="20"/>
          <w:lang w:eastAsia="pt-BR"/>
        </w:rPr>
        <w:t xml:space="preserve">(String </w:t>
      </w:r>
      <w:proofErr w:type="spellStart"/>
      <w:r w:rsidRPr="006B7669">
        <w:rPr>
          <w:rFonts w:ascii="Consolas" w:eastAsia="Times New Roman" w:hAnsi="Consolas" w:cs="Courier New"/>
          <w:color w:val="A9B7C6"/>
          <w:sz w:val="16"/>
          <w:szCs w:val="20"/>
          <w:lang w:eastAsia="pt-BR"/>
        </w:rPr>
        <w:t>col</w:t>
      </w:r>
      <w:proofErr w:type="spellEnd"/>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int</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A9B7C6"/>
          <w:sz w:val="16"/>
          <w:szCs w:val="20"/>
          <w:lang w:eastAsia="pt-BR"/>
        </w:rPr>
        <w:t>numeric</w:t>
      </w:r>
      <w:proofErr w:type="spellEnd"/>
      <w:r w:rsidRPr="006B7669">
        <w:rPr>
          <w:rFonts w:ascii="Consolas" w:eastAsia="Times New Roman" w:hAnsi="Consolas" w:cs="Courier New"/>
          <w:color w:val="A9B7C6"/>
          <w:sz w:val="16"/>
          <w:szCs w:val="20"/>
          <w:lang w:eastAsia="pt-BR"/>
        </w:rPr>
        <w:t xml:space="preserve"> =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808080"/>
          <w:sz w:val="16"/>
          <w:szCs w:val="20"/>
          <w:lang w:eastAsia="pt-BR"/>
        </w:rPr>
        <w:t xml:space="preserve">//Necessário </w:t>
      </w:r>
      <w:proofErr w:type="spellStart"/>
      <w:r w:rsidRPr="006B7669">
        <w:rPr>
          <w:rFonts w:ascii="Consolas" w:eastAsia="Times New Roman" w:hAnsi="Consolas" w:cs="Courier New"/>
          <w:color w:val="808080"/>
          <w:sz w:val="16"/>
          <w:szCs w:val="20"/>
          <w:lang w:eastAsia="pt-BR"/>
        </w:rPr>
        <w:t>resetar</w:t>
      </w:r>
      <w:proofErr w:type="spellEnd"/>
      <w:r w:rsidRPr="006B7669">
        <w:rPr>
          <w:rFonts w:ascii="Consolas" w:eastAsia="Times New Roman" w:hAnsi="Consolas" w:cs="Courier New"/>
          <w:color w:val="808080"/>
          <w:sz w:val="16"/>
          <w:szCs w:val="20"/>
          <w:lang w:eastAsia="pt-BR"/>
        </w:rPr>
        <w:t xml:space="preserve"> o Record para ler novamente as linhas do CSV a partir do inicio</w:t>
      </w:r>
      <w:r w:rsidRPr="006B7669">
        <w:rPr>
          <w:rFonts w:ascii="Consolas" w:eastAsia="Times New Roman" w:hAnsi="Consolas" w:cs="Courier New"/>
          <w:color w:val="808080"/>
          <w:sz w:val="16"/>
          <w:szCs w:val="20"/>
          <w:lang w:eastAsia="pt-BR"/>
        </w:rPr>
        <w:br/>
        <w:t xml:space="preserve">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.setRecord</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for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CSVRecord</w:t>
      </w:r>
      <w:proofErr w:type="spellEnd"/>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A9B7C6"/>
          <w:sz w:val="16"/>
          <w:szCs w:val="20"/>
          <w:lang w:eastAsia="pt-BR"/>
        </w:rPr>
        <w:t>reg</w:t>
      </w:r>
      <w:proofErr w:type="spellEnd"/>
      <w:r w:rsidRPr="006B7669">
        <w:rPr>
          <w:rFonts w:ascii="Consolas" w:eastAsia="Times New Roman" w:hAnsi="Consolas" w:cs="Courier New"/>
          <w:color w:val="A9B7C6"/>
          <w:sz w:val="16"/>
          <w:szCs w:val="20"/>
          <w:lang w:eastAsia="pt-BR"/>
        </w:rPr>
        <w:t xml:space="preserve"> :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9876AA"/>
          <w:sz w:val="16"/>
          <w:szCs w:val="20"/>
          <w:lang w:eastAsia="pt-BR"/>
        </w:rPr>
        <w:t>record</w:t>
      </w:r>
      <w:proofErr w:type="spellEnd"/>
      <w:r w:rsidR="00EF1871">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.isNumeric</w:t>
      </w:r>
      <w:proofErr w:type="spellEnd"/>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reg.get</w:t>
      </w:r>
      <w:proofErr w:type="spellEnd"/>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col</w:t>
      </w:r>
      <w:proofErr w:type="spellEnd"/>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A9B7C6"/>
          <w:sz w:val="16"/>
          <w:szCs w:val="20"/>
          <w:lang w:eastAsia="pt-BR"/>
        </w:rPr>
        <w:t>numeric</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CC7832"/>
          <w:sz w:val="16"/>
          <w:szCs w:val="20"/>
          <w:lang w:eastAsia="pt-BR"/>
        </w:rPr>
        <w:t>else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string++</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reg.getRecordNumber</w:t>
      </w:r>
      <w:proofErr w:type="spellEnd"/>
      <w:r w:rsidRPr="006B7669">
        <w:rPr>
          <w:rFonts w:ascii="Consolas" w:eastAsia="Times New Roman" w:hAnsi="Consolas" w:cs="Courier New"/>
          <w:color w:val="A9B7C6"/>
          <w:sz w:val="16"/>
          <w:szCs w:val="20"/>
          <w:lang w:eastAsia="pt-BR"/>
        </w:rPr>
        <w:t xml:space="preserve">() == </w:t>
      </w:r>
      <w:r w:rsidRPr="006B7669">
        <w:rPr>
          <w:rFonts w:ascii="Consolas" w:eastAsia="Times New Roman" w:hAnsi="Consolas" w:cs="Courier New"/>
          <w:color w:val="6897BB"/>
          <w:sz w:val="16"/>
          <w:szCs w:val="20"/>
          <w:lang w:eastAsia="pt-BR"/>
        </w:rPr>
        <w:t>100</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r w:rsidRPr="006B7669">
        <w:rPr>
          <w:rFonts w:ascii="Consolas" w:eastAsia="Times New Roman" w:hAnsi="Consolas" w:cs="Courier New"/>
          <w:color w:val="CC7832"/>
          <w:sz w:val="16"/>
          <w:szCs w:val="20"/>
          <w:lang w:eastAsia="pt-BR"/>
        </w:rPr>
        <w:t>break;</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&gt;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6A8759"/>
          <w:sz w:val="16"/>
          <w:szCs w:val="20"/>
          <w:lang w:eastAsia="pt-BR"/>
        </w:rPr>
        <w:t>"T"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CC7832"/>
          <w:sz w:val="16"/>
          <w:szCs w:val="20"/>
          <w:lang w:eastAsia="pt-BR"/>
        </w:rPr>
        <w:t>else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9876AA"/>
          <w:sz w:val="16"/>
          <w:szCs w:val="20"/>
          <w:lang w:eastAsia="pt-BR"/>
        </w:rPr>
        <w:t>numFields</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6A8759"/>
          <w:sz w:val="16"/>
          <w:szCs w:val="20"/>
          <w:lang w:eastAsia="pt-BR"/>
        </w:rPr>
        <w:t>"N"</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w:t>
      </w:r>
    </w:p>
    <w:p w:rsidR="005D26C3" w:rsidRDefault="005D26C3" w:rsidP="004E0378">
      <w:pPr>
        <w:rPr>
          <w:b/>
          <w:sz w:val="20"/>
        </w:rPr>
      </w:pPr>
    </w:p>
    <w:p w:rsidR="005D26C3" w:rsidRPr="005D26C3" w:rsidRDefault="005D26C3" w:rsidP="004E0378">
      <w:pPr>
        <w:rPr>
          <w:b/>
          <w:sz w:val="20"/>
        </w:rPr>
      </w:pPr>
      <w:r>
        <w:rPr>
          <w:b/>
          <w:sz w:val="20"/>
        </w:rPr>
        <w:t>Fonte: Elaborada pelo Autor</w:t>
      </w:r>
    </w:p>
    <w:p w:rsidR="00CD1926" w:rsidRDefault="00CD1926" w:rsidP="004E0378"/>
    <w:p w:rsidR="006A7734" w:rsidRDefault="006A7734" w:rsidP="006A7734">
      <w:pPr>
        <w:pStyle w:val="Ttulo3"/>
      </w:pPr>
      <w:r>
        <w:t xml:space="preserve">4.7.4 </w:t>
      </w:r>
      <w:proofErr w:type="gramStart"/>
      <w:r>
        <w:t>A classe Gerador</w:t>
      </w:r>
      <w:proofErr w:type="gramEnd"/>
    </w:p>
    <w:p w:rsidR="006A7734" w:rsidRDefault="007C6545" w:rsidP="007C6545">
      <w:r>
        <w:tab/>
        <w:t xml:space="preserve">A classe denominada Gerador é a responsável por operar o Motor de Gabaritos Apache Freemarker. </w:t>
      </w:r>
      <w:r w:rsidR="004C78DE">
        <w:t xml:space="preserve">Deve receber como parâmetro de construtor o objeto Dashboard e o descritor File do diretório de destino especificado pelo usuário. </w:t>
      </w:r>
    </w:p>
    <w:p w:rsidR="00440F0E" w:rsidRDefault="00440F0E" w:rsidP="007C6545"/>
    <w:p w:rsidR="00440F0E" w:rsidRDefault="00440F0E">
      <w:pPr>
        <w:spacing w:after="160" w:line="240" w:lineRule="auto"/>
        <w:jc w:val="left"/>
        <w:rPr>
          <w:b/>
          <w:sz w:val="20"/>
        </w:rPr>
      </w:pPr>
      <w:r>
        <w:rPr>
          <w:b/>
          <w:sz w:val="20"/>
        </w:rPr>
        <w:br w:type="page"/>
      </w:r>
    </w:p>
    <w:p w:rsidR="00440F0E" w:rsidRDefault="00440F0E" w:rsidP="007C6545">
      <w:pPr>
        <w:rPr>
          <w:b/>
          <w:sz w:val="20"/>
        </w:rPr>
      </w:pPr>
      <w:r>
        <w:rPr>
          <w:b/>
          <w:sz w:val="20"/>
        </w:rPr>
        <w:lastRenderedPageBreak/>
        <w:t>Figura 2</w:t>
      </w:r>
      <w:r>
        <w:rPr>
          <w:b/>
          <w:sz w:val="20"/>
        </w:rPr>
        <w:t>3</w:t>
      </w:r>
      <w:r>
        <w:rPr>
          <w:b/>
          <w:sz w:val="20"/>
        </w:rPr>
        <w:t xml:space="preserve"> – Código fonte </w:t>
      </w:r>
      <w:r>
        <w:rPr>
          <w:b/>
          <w:sz w:val="20"/>
        </w:rPr>
        <w:t xml:space="preserve">da </w:t>
      </w:r>
      <w:proofErr w:type="gramStart"/>
      <w:r>
        <w:rPr>
          <w:b/>
          <w:sz w:val="20"/>
        </w:rPr>
        <w:t>classe Gerador</w:t>
      </w:r>
      <w:proofErr w:type="gramEnd"/>
    </w:p>
    <w:p w:rsidR="00440F0E" w:rsidRPr="00440F0E" w:rsidRDefault="00440F0E" w:rsidP="00440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bookmarkStart w:id="133" w:name="_GoBack"/>
      <w:proofErr w:type="spellStart"/>
      <w:proofErr w:type="gramStart"/>
      <w:r w:rsidRPr="00440F0E">
        <w:rPr>
          <w:rFonts w:ascii="Consolas" w:eastAsia="Times New Roman" w:hAnsi="Consolas" w:cs="Courier New"/>
          <w:color w:val="CC7832"/>
          <w:sz w:val="16"/>
          <w:szCs w:val="20"/>
          <w:lang w:eastAsia="pt-BR"/>
        </w:rPr>
        <w:t>import</w:t>
      </w:r>
      <w:proofErr w:type="spellEnd"/>
      <w:proofErr w:type="gram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freemarker.template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java.io.File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java.io.FileWriter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java.io.IOException</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java.io.Writer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java.util.HashMap</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java.util.Locale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java.util.Map</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public</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class</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Gerador {</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Dashboard </w:t>
      </w:r>
      <w:proofErr w:type="spellStart"/>
      <w:r w:rsidRPr="00440F0E">
        <w:rPr>
          <w:rFonts w:ascii="Consolas" w:eastAsia="Times New Roman" w:hAnsi="Consolas" w:cs="Courier New"/>
          <w:color w:val="9876AA"/>
          <w:sz w:val="16"/>
          <w:szCs w:val="20"/>
          <w:lang w:eastAsia="pt-BR"/>
        </w:rPr>
        <w:t>dashboard</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static</w:t>
      </w:r>
      <w:proofErr w:type="spellEnd"/>
      <w:r w:rsidRPr="00440F0E">
        <w:rPr>
          <w:rFonts w:ascii="Consolas" w:eastAsia="Times New Roman" w:hAnsi="Consolas" w:cs="Courier New"/>
          <w:color w:val="CC7832"/>
          <w:sz w:val="16"/>
          <w:szCs w:val="20"/>
          <w:lang w:eastAsia="pt-BR"/>
        </w:rPr>
        <w:t xml:space="preserve"> final </w:t>
      </w:r>
      <w:r w:rsidRPr="00440F0E">
        <w:rPr>
          <w:rFonts w:ascii="Consolas" w:eastAsia="Times New Roman" w:hAnsi="Consolas" w:cs="Courier New"/>
          <w:color w:val="A9B7C6"/>
          <w:sz w:val="16"/>
          <w:szCs w:val="20"/>
          <w:lang w:eastAsia="pt-BR"/>
        </w:rPr>
        <w:t xml:space="preserve">String </w:t>
      </w:r>
      <w:proofErr w:type="spellStart"/>
      <w:r w:rsidRPr="00440F0E">
        <w:rPr>
          <w:rFonts w:ascii="Consolas" w:eastAsia="Times New Roman" w:hAnsi="Consolas" w:cs="Courier New"/>
          <w:i/>
          <w:iCs/>
          <w:color w:val="9876AA"/>
          <w:sz w:val="16"/>
          <w:szCs w:val="20"/>
          <w:lang w:eastAsia="pt-BR"/>
        </w:rPr>
        <w:t>sep</w:t>
      </w:r>
      <w:proofErr w:type="spellEnd"/>
      <w:r w:rsidRPr="00440F0E">
        <w:rPr>
          <w:rFonts w:ascii="Consolas" w:eastAsia="Times New Roman" w:hAnsi="Consolas" w:cs="Courier New"/>
          <w:i/>
          <w:iCs/>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A9B7C6"/>
          <w:sz w:val="16"/>
          <w:szCs w:val="20"/>
          <w:lang w:eastAsia="pt-BR"/>
        </w:rPr>
        <w:t>File.</w:t>
      </w:r>
      <w:r w:rsidRPr="00440F0E">
        <w:rPr>
          <w:rFonts w:ascii="Consolas" w:eastAsia="Times New Roman" w:hAnsi="Consolas" w:cs="Courier New"/>
          <w:i/>
          <w:iCs/>
          <w:color w:val="9876AA"/>
          <w:sz w:val="16"/>
          <w:szCs w:val="20"/>
          <w:lang w:eastAsia="pt-BR"/>
        </w:rPr>
        <w:t>separator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r w:rsidRPr="00440F0E">
        <w:rPr>
          <w:rFonts w:ascii="Consolas" w:eastAsia="Times New Roman" w:hAnsi="Consolas" w:cs="Courier New"/>
          <w:color w:val="A9B7C6"/>
          <w:sz w:val="16"/>
          <w:szCs w:val="20"/>
          <w:lang w:eastAsia="pt-BR"/>
        </w:rPr>
        <w:t xml:space="preserve">File </w:t>
      </w:r>
      <w:r w:rsidRPr="00440F0E">
        <w:rPr>
          <w:rFonts w:ascii="Consolas" w:eastAsia="Times New Roman" w:hAnsi="Consolas" w:cs="Courier New"/>
          <w:color w:val="9876AA"/>
          <w:sz w:val="16"/>
          <w:szCs w:val="20"/>
          <w:lang w:eastAsia="pt-BR"/>
        </w:rPr>
        <w:t xml:space="preserve">HOME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r w:rsidRPr="00440F0E">
        <w:rPr>
          <w:rFonts w:ascii="Consolas" w:eastAsia="Times New Roman" w:hAnsi="Consolas" w:cs="Courier New"/>
          <w:color w:val="A9B7C6"/>
          <w:sz w:val="16"/>
          <w:szCs w:val="20"/>
          <w:lang w:eastAsia="pt-BR"/>
        </w:rPr>
        <w:t>File(</w:t>
      </w:r>
      <w:r w:rsidRPr="00440F0E">
        <w:rPr>
          <w:rFonts w:ascii="Consolas" w:eastAsia="Times New Roman" w:hAnsi="Consolas" w:cs="Courier New"/>
          <w:color w:val="6A8759"/>
          <w:sz w:val="16"/>
          <w:szCs w:val="20"/>
          <w:lang w:eastAsia="pt-BR"/>
        </w:rPr>
        <w:t>"templates"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File </w:t>
      </w:r>
      <w:proofErr w:type="spellStart"/>
      <w:r w:rsidRPr="00440F0E">
        <w:rPr>
          <w:rFonts w:ascii="Consolas" w:eastAsia="Times New Roman" w:hAnsi="Consolas" w:cs="Courier New"/>
          <w:color w:val="9876AA"/>
          <w:sz w:val="16"/>
          <w:szCs w:val="20"/>
          <w:lang w:eastAsia="pt-BR"/>
        </w:rPr>
        <w:t>destDir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Template </w:t>
      </w:r>
      <w:proofErr w:type="spellStart"/>
      <w:r w:rsidRPr="00440F0E">
        <w:rPr>
          <w:rFonts w:ascii="Consolas" w:eastAsia="Times New Roman" w:hAnsi="Consolas" w:cs="Courier New"/>
          <w:color w:val="9876AA"/>
          <w:sz w:val="16"/>
          <w:szCs w:val="20"/>
          <w:lang w:eastAsia="pt-BR"/>
        </w:rPr>
        <w:t>template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proofErr w:type="spellStart"/>
      <w:r w:rsidRPr="00440F0E">
        <w:rPr>
          <w:rFonts w:ascii="Consolas" w:eastAsia="Times New Roman" w:hAnsi="Consolas" w:cs="Courier New"/>
          <w:color w:val="A9B7C6"/>
          <w:sz w:val="16"/>
          <w:szCs w:val="20"/>
          <w:lang w:eastAsia="pt-BR"/>
        </w:rPr>
        <w:t>Configuration</w:t>
      </w:r>
      <w:proofErr w:type="spellEnd"/>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cfg</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Configuration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Version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"2.3.28"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proofErr w:type="spellStart"/>
      <w:r w:rsidRPr="00440F0E">
        <w:rPr>
          <w:rFonts w:ascii="Consolas" w:eastAsia="Times New Roman" w:hAnsi="Consolas" w:cs="Courier New"/>
          <w:color w:val="A9B7C6"/>
          <w:sz w:val="16"/>
          <w:szCs w:val="20"/>
          <w:lang w:eastAsia="pt-BR"/>
        </w:rPr>
        <w:t>Map</w:t>
      </w:r>
      <w:proofErr w:type="spellEnd"/>
      <w:r w:rsidRPr="00440F0E">
        <w:rPr>
          <w:rFonts w:ascii="Consolas" w:eastAsia="Times New Roman" w:hAnsi="Consolas" w:cs="Courier New"/>
          <w:color w:val="A9B7C6"/>
          <w:sz w:val="16"/>
          <w:szCs w:val="20"/>
          <w:lang w:eastAsia="pt-BR"/>
        </w:rPr>
        <w:t>&lt;</w:t>
      </w:r>
      <w:proofErr w:type="spellStart"/>
      <w:r w:rsidRPr="00440F0E">
        <w:rPr>
          <w:rFonts w:ascii="Consolas" w:eastAsia="Times New Roman" w:hAnsi="Consolas" w:cs="Courier New"/>
          <w:color w:val="A9B7C6"/>
          <w:sz w:val="16"/>
          <w:szCs w:val="20"/>
          <w:lang w:eastAsia="pt-BR"/>
        </w:rPr>
        <w:t>String</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A9B7C6"/>
          <w:sz w:val="16"/>
          <w:szCs w:val="20"/>
          <w:lang w:eastAsia="pt-BR"/>
        </w:rPr>
        <w:t>Object</w:t>
      </w:r>
      <w:proofErr w:type="spellEnd"/>
      <w:r w:rsidRPr="00440F0E">
        <w:rPr>
          <w:rFonts w:ascii="Consolas" w:eastAsia="Times New Roman" w:hAnsi="Consolas" w:cs="Courier New"/>
          <w:color w:val="A9B7C6"/>
          <w:sz w:val="16"/>
          <w:szCs w:val="20"/>
          <w:lang w:eastAsia="pt-BR"/>
        </w:rPr>
        <w:t xml:space="preserve">&gt; </w:t>
      </w:r>
      <w:r w:rsidRPr="00440F0E">
        <w:rPr>
          <w:rFonts w:ascii="Consolas" w:eastAsia="Times New Roman" w:hAnsi="Consolas" w:cs="Courier New"/>
          <w:color w:val="9876AA"/>
          <w:sz w:val="16"/>
          <w:szCs w:val="20"/>
          <w:lang w:eastAsia="pt-BR"/>
        </w:rPr>
        <w:t xml:space="preserve">input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HashMap</w:t>
      </w:r>
      <w:proofErr w:type="spellEnd"/>
      <w:r w:rsidRPr="00440F0E">
        <w:rPr>
          <w:rFonts w:ascii="Consolas" w:eastAsia="Times New Roman" w:hAnsi="Consolas" w:cs="Courier New"/>
          <w:color w:val="A9B7C6"/>
          <w:sz w:val="16"/>
          <w:szCs w:val="20"/>
          <w:lang w:eastAsia="pt-BR"/>
        </w:rPr>
        <w:t>&lt;&gt;()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808080"/>
          <w:sz w:val="16"/>
          <w:szCs w:val="20"/>
          <w:lang w:eastAsia="pt-BR"/>
        </w:rPr>
        <w:t>//Método construtor deve receber como parâmetro um objeto Dashboard</w:t>
      </w:r>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public</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Gerador</w:t>
      </w:r>
      <w:r w:rsidRPr="00440F0E">
        <w:rPr>
          <w:rFonts w:ascii="Consolas" w:eastAsia="Times New Roman" w:hAnsi="Consolas" w:cs="Courier New"/>
          <w:color w:val="A9B7C6"/>
          <w:sz w:val="16"/>
          <w:szCs w:val="20"/>
          <w:lang w:eastAsia="pt-BR"/>
        </w:rPr>
        <w:t xml:space="preserve">(Dashboard </w:t>
      </w:r>
      <w:proofErr w:type="spellStart"/>
      <w:r w:rsidRPr="00440F0E">
        <w:rPr>
          <w:rFonts w:ascii="Consolas" w:eastAsia="Times New Roman" w:hAnsi="Consolas" w:cs="Courier New"/>
          <w:color w:val="A9B7C6"/>
          <w:sz w:val="16"/>
          <w:szCs w:val="20"/>
          <w:lang w:eastAsia="pt-BR"/>
        </w:rPr>
        <w:t>dashboard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File </w:t>
      </w:r>
      <w:proofErr w:type="spellStart"/>
      <w:r w:rsidRPr="00440F0E">
        <w:rPr>
          <w:rFonts w:ascii="Consolas" w:eastAsia="Times New Roman" w:hAnsi="Consolas" w:cs="Courier New"/>
          <w:color w:val="A9B7C6"/>
          <w:sz w:val="16"/>
          <w:szCs w:val="20"/>
          <w:lang w:eastAsia="pt-BR"/>
        </w:rPr>
        <w:t>destDir</w:t>
      </w:r>
      <w:proofErr w:type="spellEnd"/>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TemplateException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dashboard</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dashboard</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destDir</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A9B7C6"/>
          <w:sz w:val="16"/>
          <w:szCs w:val="20"/>
          <w:lang w:eastAsia="pt-BR"/>
        </w:rPr>
        <w:t>destDir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carregaInput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configurar()</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processar()</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//Configurador dos dados necessários para processamento do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configurar</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.setDirectoryForTemplateLoading</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HOME</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.setIncompatibleImprovements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Version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897BB"/>
          <w:sz w:val="16"/>
          <w:szCs w:val="20"/>
          <w:lang w:eastAsia="pt-BR"/>
        </w:rPr>
        <w:t>2</w:t>
      </w:r>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6897BB"/>
          <w:sz w:val="16"/>
          <w:szCs w:val="20"/>
          <w:lang w:eastAsia="pt-BR"/>
        </w:rPr>
        <w:t>3</w:t>
      </w:r>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6897BB"/>
          <w:sz w:val="16"/>
          <w:szCs w:val="20"/>
          <w:lang w:eastAsia="pt-BR"/>
        </w:rPr>
        <w:t>28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.setDefaultEncoding</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"UTF-8"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.setLocale</w:t>
      </w:r>
      <w:proofErr w:type="spellEnd"/>
      <w:r w:rsidRPr="00440F0E">
        <w:rPr>
          <w:rFonts w:ascii="Consolas" w:eastAsia="Times New Roman" w:hAnsi="Consolas" w:cs="Courier New"/>
          <w:color w:val="A9B7C6"/>
          <w:sz w:val="16"/>
          <w:szCs w:val="20"/>
          <w:lang w:eastAsia="pt-BR"/>
        </w:rPr>
        <w:t>(Locale.</w:t>
      </w:r>
      <w:r w:rsidRPr="00440F0E">
        <w:rPr>
          <w:rFonts w:ascii="Consolas" w:eastAsia="Times New Roman" w:hAnsi="Consolas" w:cs="Courier New"/>
          <w:i/>
          <w:iCs/>
          <w:color w:val="9876AA"/>
          <w:sz w:val="16"/>
          <w:szCs w:val="20"/>
          <w:lang w:eastAsia="pt-BR"/>
        </w:rPr>
        <w:t>US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.setTemplateExceptionHandler(TemplateExceptionHandler.</w:t>
      </w:r>
      <w:r w:rsidRPr="00440F0E">
        <w:rPr>
          <w:rFonts w:ascii="Consolas" w:eastAsia="Times New Roman" w:hAnsi="Consolas" w:cs="Courier New"/>
          <w:i/>
          <w:iCs/>
          <w:color w:val="9876AA"/>
          <w:sz w:val="16"/>
          <w:szCs w:val="20"/>
          <w:lang w:eastAsia="pt-BR"/>
        </w:rPr>
        <w:t>RETHROW_HANDLER</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template</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.getTemplate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dashboard.ftl</w:t>
      </w:r>
      <w:proofErr w:type="spellEnd"/>
      <w:r w:rsidRPr="00440F0E">
        <w:rPr>
          <w:rFonts w:ascii="Consolas" w:eastAsia="Times New Roman" w:hAnsi="Consolas" w:cs="Courier New"/>
          <w:color w:val="6A8759"/>
          <w:sz w:val="16"/>
          <w:szCs w:val="20"/>
          <w:lang w:eastAsia="pt-BR"/>
        </w:rPr>
        <w:t>"</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//Método responsável por criar um </w:t>
      </w:r>
      <w:proofErr w:type="spellStart"/>
      <w:r w:rsidRPr="00440F0E">
        <w:rPr>
          <w:rFonts w:ascii="Consolas" w:eastAsia="Times New Roman" w:hAnsi="Consolas" w:cs="Courier New"/>
          <w:color w:val="808080"/>
          <w:sz w:val="16"/>
          <w:szCs w:val="20"/>
          <w:lang w:eastAsia="pt-BR"/>
        </w:rPr>
        <w:t>HashMap</w:t>
      </w:r>
      <w:proofErr w:type="spellEnd"/>
      <w:r w:rsidRPr="00440F0E">
        <w:rPr>
          <w:rFonts w:ascii="Consolas" w:eastAsia="Times New Roman" w:hAnsi="Consolas" w:cs="Courier New"/>
          <w:color w:val="808080"/>
          <w:sz w:val="16"/>
          <w:szCs w:val="20"/>
          <w:lang w:eastAsia="pt-BR"/>
        </w:rPr>
        <w:t xml:space="preserve"> com todos os dados e objetos a serem preenchidos sobre 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FFC66D"/>
          <w:sz w:val="16"/>
          <w:szCs w:val="20"/>
          <w:lang w:eastAsia="pt-BR"/>
        </w:rPr>
        <w:t>carregaInput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 xml:space="preserve">"arquivo:"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.getDataset</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getArquivo</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"arquivo"</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.getDataset</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getArquivo</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 xml:space="preserve">"Titulo:"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.getNomeDashboard</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"titulo"</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.getNomeDashboard</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Graficos</w:t>
      </w:r>
      <w:proofErr w:type="spellEnd"/>
      <w:r w:rsidRPr="00440F0E">
        <w:rPr>
          <w:rFonts w:ascii="Consolas" w:eastAsia="Times New Roman" w:hAnsi="Consolas" w:cs="Courier New"/>
          <w:color w:val="6A8759"/>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.getListaGraficos</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size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graficos</w:t>
      </w:r>
      <w:proofErr w:type="spellEnd"/>
      <w:r w:rsidRPr="00440F0E">
        <w:rPr>
          <w:rFonts w:ascii="Consolas" w:eastAsia="Times New Roman" w:hAnsi="Consolas" w:cs="Courier New"/>
          <w:color w:val="6A8759"/>
          <w:sz w:val="16"/>
          <w:szCs w:val="20"/>
          <w:lang w:eastAsia="pt-BR"/>
        </w:rPr>
        <w:t>"</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.getListaGraficos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//Executa o processamento do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t xml:space="preserve"> e a geração do arquivo final, gravando no caminho </w:t>
      </w:r>
      <w:proofErr w:type="gramStart"/>
      <w:r w:rsidRPr="00440F0E">
        <w:rPr>
          <w:rFonts w:ascii="Consolas" w:eastAsia="Times New Roman" w:hAnsi="Consolas" w:cs="Courier New"/>
          <w:color w:val="808080"/>
          <w:sz w:val="16"/>
          <w:szCs w:val="20"/>
          <w:lang w:eastAsia="pt-BR"/>
        </w:rPr>
        <w:t>especificado</w:t>
      </w:r>
      <w:proofErr w:type="gramEnd"/>
      <w:r w:rsidRPr="00440F0E">
        <w:rPr>
          <w:rFonts w:ascii="Consolas" w:eastAsia="Times New Roman" w:hAnsi="Consolas" w:cs="Courier New"/>
          <w:color w:val="808080"/>
          <w:sz w:val="16"/>
          <w:szCs w:val="20"/>
          <w:lang w:eastAsia="pt-BR"/>
        </w:rPr>
        <w:t xml:space="preserve"> sob o nome</w:t>
      </w:r>
      <w:r w:rsidRPr="00440F0E">
        <w:rPr>
          <w:rFonts w:ascii="Consolas" w:eastAsia="Times New Roman" w:hAnsi="Consolas" w:cs="Courier New"/>
          <w:color w:val="808080"/>
          <w:sz w:val="16"/>
          <w:szCs w:val="20"/>
          <w:lang w:eastAsia="pt-BR"/>
        </w:rPr>
        <w:br/>
        <w:t xml:space="preserve">    // dashboard.html</w:t>
      </w:r>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processar</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TemplateException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Writer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 xml:space="preserve"> =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r w:rsidRPr="00440F0E">
        <w:rPr>
          <w:rFonts w:ascii="Consolas" w:eastAsia="Times New Roman" w:hAnsi="Consolas" w:cs="Courier New"/>
          <w:color w:val="A9B7C6"/>
          <w:sz w:val="16"/>
          <w:szCs w:val="20"/>
          <w:lang w:eastAsia="pt-BR"/>
        </w:rPr>
        <w:t>File(</w:t>
      </w:r>
      <w:proofErr w:type="spellStart"/>
      <w:r w:rsidRPr="00440F0E">
        <w:rPr>
          <w:rFonts w:ascii="Consolas" w:eastAsia="Times New Roman" w:hAnsi="Consolas" w:cs="Courier New"/>
          <w:color w:val="9876AA"/>
          <w:sz w:val="16"/>
          <w:szCs w:val="20"/>
          <w:lang w:eastAsia="pt-BR"/>
        </w:rPr>
        <w:t>destDir</w:t>
      </w:r>
      <w:r w:rsidRPr="00440F0E">
        <w:rPr>
          <w:rFonts w:ascii="Consolas" w:eastAsia="Times New Roman" w:hAnsi="Consolas" w:cs="Courier New"/>
          <w:color w:val="A9B7C6"/>
          <w:sz w:val="16"/>
          <w:szCs w:val="20"/>
          <w:lang w:eastAsia="pt-BR"/>
        </w:rPr>
        <w:t>.getAbsolutePath</w:t>
      </w:r>
      <w:proofErr w:type="spellEnd"/>
      <w:r w:rsidRPr="00440F0E">
        <w:rPr>
          <w:rFonts w:ascii="Consolas" w:eastAsia="Times New Roman" w:hAnsi="Consolas" w:cs="Courier New"/>
          <w:color w:val="A9B7C6"/>
          <w:sz w:val="16"/>
          <w:szCs w:val="20"/>
          <w:lang w:eastAsia="pt-BR"/>
        </w:rPr>
        <w:t>()  +</w:t>
      </w:r>
      <w:proofErr w:type="spellStart"/>
      <w:r w:rsidRPr="00440F0E">
        <w:rPr>
          <w:rFonts w:ascii="Consolas" w:eastAsia="Times New Roman" w:hAnsi="Consolas" w:cs="Courier New"/>
          <w:i/>
          <w:iCs/>
          <w:color w:val="9876AA"/>
          <w:sz w:val="16"/>
          <w:szCs w:val="20"/>
          <w:lang w:eastAsia="pt-BR"/>
        </w:rPr>
        <w:t>sep</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"dashboard.html"</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template</w:t>
      </w:r>
      <w:r w:rsidRPr="00440F0E">
        <w:rPr>
          <w:rFonts w:ascii="Consolas" w:eastAsia="Times New Roman" w:hAnsi="Consolas" w:cs="Courier New"/>
          <w:color w:val="A9B7C6"/>
          <w:sz w:val="16"/>
          <w:szCs w:val="20"/>
          <w:lang w:eastAsia="pt-BR"/>
        </w:rPr>
        <w:t>.process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fileWriter.close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t>}</w:t>
      </w:r>
    </w:p>
    <w:bookmarkEnd w:id="133"/>
    <w:p w:rsidR="00440F0E" w:rsidRDefault="00440F0E" w:rsidP="007C6545">
      <w:pPr>
        <w:rPr>
          <w:b/>
          <w:sz w:val="20"/>
        </w:rPr>
      </w:pPr>
    </w:p>
    <w:p w:rsidR="00440F0E" w:rsidRPr="00440F0E" w:rsidRDefault="00440F0E" w:rsidP="007C6545">
      <w:pPr>
        <w:rPr>
          <w:b/>
          <w:sz w:val="20"/>
        </w:rPr>
      </w:pPr>
      <w:r>
        <w:rPr>
          <w:b/>
          <w:sz w:val="20"/>
        </w:rPr>
        <w:t>Fonte: Elaborada pelo Autor</w:t>
      </w:r>
    </w:p>
    <w:p w:rsidR="00CD1926" w:rsidRPr="004E0378" w:rsidRDefault="00CD1926" w:rsidP="004E0378"/>
    <w:p w:rsidR="00564887" w:rsidRDefault="00564887" w:rsidP="005712B2">
      <w:r>
        <w:br w:type="page"/>
      </w:r>
    </w:p>
    <w:p w:rsidR="005712B2" w:rsidRDefault="005712B2" w:rsidP="005712B2">
      <w:pPr>
        <w:rPr>
          <w:rFonts w:eastAsiaTheme="majorEastAsia" w:cstheme="majorBidi"/>
          <w:szCs w:val="32"/>
        </w:rPr>
      </w:pPr>
    </w:p>
    <w:p w:rsidR="00246861" w:rsidRDefault="00A931EE" w:rsidP="00A931EE">
      <w:pPr>
        <w:pStyle w:val="Ttulo1"/>
      </w:pPr>
      <w:bookmarkStart w:id="134" w:name="_Toc33461715"/>
      <w:proofErr w:type="gramStart"/>
      <w:r>
        <w:t>5</w:t>
      </w:r>
      <w:proofErr w:type="gramEnd"/>
      <w:r>
        <w:t xml:space="preserve"> REFERÊNCIAS</w:t>
      </w:r>
      <w:bookmarkEnd w:id="134"/>
    </w:p>
    <w:p w:rsidR="00F57288" w:rsidRPr="00F57288" w:rsidRDefault="00F57288" w:rsidP="00F57288"/>
    <w:p w:rsidR="0081641E" w:rsidRPr="0081641E" w:rsidRDefault="00F57288" w:rsidP="0081641E">
      <w:pPr>
        <w:widowControl w:val="0"/>
        <w:autoSpaceDE w:val="0"/>
        <w:autoSpaceDN w:val="0"/>
        <w:adjustRightInd w:val="0"/>
        <w:rPr>
          <w:rFonts w:cs="Arial"/>
          <w:noProof/>
          <w:szCs w:val="24"/>
        </w:rPr>
      </w:pPr>
      <w:r>
        <w:fldChar w:fldCharType="begin" w:fldLock="1"/>
      </w:r>
      <w:r>
        <w:instrText xml:space="preserve">ADDIN Mendeley Bibliography CSL_BIBLIOGRAPHY </w:instrText>
      </w:r>
      <w:r>
        <w:fldChar w:fldCharType="separate"/>
      </w:r>
      <w:r w:rsidR="0081641E" w:rsidRPr="0081641E">
        <w:rPr>
          <w:rFonts w:cs="Arial"/>
          <w:noProof/>
          <w:szCs w:val="24"/>
        </w:rPr>
        <w:t xml:space="preserve">ACADEMIAIN. </w:t>
      </w:r>
      <w:r w:rsidR="0081641E" w:rsidRPr="0081641E">
        <w:rPr>
          <w:rFonts w:cs="Arial"/>
          <w:b/>
          <w:bCs/>
          <w:noProof/>
          <w:szCs w:val="24"/>
        </w:rPr>
        <w:t>QLIK SENSE: O QUE É, COMO FUNCIONA E QUAIS AS VANTAGENS?</w:t>
      </w:r>
      <w:r w:rsidR="0081641E" w:rsidRPr="0081641E">
        <w:rPr>
          <w:rFonts w:cs="Arial"/>
          <w:noProof/>
          <w:szCs w:val="24"/>
        </w:rPr>
        <w:t xml:space="preserve">. </w:t>
      </w:r>
      <w:r w:rsidR="0081641E" w:rsidRPr="0081641E">
        <w:rPr>
          <w:rFonts w:cs="Arial"/>
          <w:i/>
          <w:iCs/>
          <w:noProof/>
          <w:szCs w:val="24"/>
        </w:rPr>
        <w:t>[s. l.]</w:t>
      </w:r>
      <w:r w:rsidR="0081641E" w:rsidRPr="0081641E">
        <w:rPr>
          <w:rFonts w:cs="Arial"/>
          <w:noProof/>
          <w:szCs w:val="24"/>
        </w:rPr>
        <w:t xml:space="preserve">, 2019. Disponível em: https://blog.academiain1.com.br/qlik-sense-o-que-e-como-funciona-e-quais-as-vantagens/. Acesso em: 10 jan. 2020.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The Apache Velocity Project</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2019a. Disponível em: https://velocity.apache.org/. Acesso em: 7 jan.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Changes Report - 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2019b. Disponível em: https://velocity.apache.org/engine/devel/changes.html. Acesso em: 22 ago.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Version History - Apache Freemarker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2019c. Disponível em: https://freemarker.apache.org/docs/app_versions.html. Acesso em: 25 ago.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What is Maven</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2019d. Disponível em: https://maven.apache.org/what-is-maven.html. Acesso em: 1 ago.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Apache Commons CSV</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2019e. Disponível em: https://commons.apache.org/proper/commons-csv/index.html. Acesso em: 2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Apache Netbeans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2019f. Disponível em: https://netbeans.org/. Acesso em: 12 jan.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FreeMarker Java Template Engine</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https://freemarker.apache.org/index.html. Acesso em: 1 jun.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ASTAH. </w:t>
      </w:r>
      <w:r w:rsidRPr="0081641E">
        <w:rPr>
          <w:rFonts w:cs="Arial"/>
          <w:b/>
          <w:bCs/>
          <w:noProof/>
          <w:szCs w:val="24"/>
        </w:rPr>
        <w:t>Astah UML</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http://astah.net/editions/uml-new. Acesso em: 10 jan. 2020.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BAELDUNG.COM. </w:t>
      </w:r>
      <w:r w:rsidRPr="0081641E">
        <w:rPr>
          <w:rFonts w:cs="Arial"/>
          <w:b/>
          <w:bCs/>
          <w:noProof/>
          <w:szCs w:val="24"/>
        </w:rPr>
        <w:t>Introduction to 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2017. Disponível em: https://www.baeldung.com/apache-velocity. Acesso em: 7 jan.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BERGEN, Jeroen Van. </w:t>
      </w:r>
      <w:r w:rsidRPr="0081641E">
        <w:rPr>
          <w:rFonts w:cs="Arial"/>
          <w:b/>
          <w:bCs/>
          <w:noProof/>
          <w:szCs w:val="24"/>
        </w:rPr>
        <w:t>Velocity or FreeMarker? Two open source Java-based template engines compared</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2007. Disponível em: https://www.javaworld.com/article/2077797/open-source-tools/velocity-or-freemarker.html. Acesso em: 29 ago.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BEZERRA, Eduardo. </w:t>
      </w:r>
      <w:r w:rsidRPr="0081641E">
        <w:rPr>
          <w:rFonts w:cs="Arial"/>
          <w:b/>
          <w:bCs/>
          <w:noProof/>
          <w:szCs w:val="24"/>
        </w:rPr>
        <w:t>Princípios de Análise e Projeto de Sistemas com UML</w:t>
      </w:r>
      <w:r w:rsidRPr="0081641E">
        <w:rPr>
          <w:rFonts w:cs="Arial"/>
          <w:noProof/>
          <w:szCs w:val="24"/>
        </w:rPr>
        <w:t xml:space="preserve">. 3. ed. Rio de Janeiro: Elsevier, 2015.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BOSTOCK, Mike </w:t>
      </w:r>
      <w:r w:rsidRPr="0081641E">
        <w:rPr>
          <w:rFonts w:cs="Arial"/>
          <w:i/>
          <w:iCs/>
          <w:noProof/>
          <w:szCs w:val="24"/>
        </w:rPr>
        <w:t>et al.</w:t>
      </w:r>
      <w:r w:rsidRPr="0081641E">
        <w:rPr>
          <w:rFonts w:cs="Arial"/>
          <w:noProof/>
          <w:szCs w:val="24"/>
        </w:rPr>
        <w:t xml:space="preserve"> </w:t>
      </w:r>
      <w:r w:rsidRPr="0081641E">
        <w:rPr>
          <w:rFonts w:cs="Arial"/>
          <w:b/>
          <w:bCs/>
          <w:noProof/>
          <w:szCs w:val="24"/>
        </w:rPr>
        <w:t>D3.js - Data Driven Documents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https://d3js.org/. Acesso em: 10 nov.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lastRenderedPageBreak/>
        <w:t xml:space="preserve">CROSSFILTER ORGANIZATION. </w:t>
      </w:r>
      <w:r w:rsidRPr="0081641E">
        <w:rPr>
          <w:rFonts w:cs="Arial"/>
          <w:b/>
          <w:bCs/>
          <w:noProof/>
          <w:szCs w:val="24"/>
        </w:rPr>
        <w:t>Crossfilter js library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https://github.com/crossfilter/crossfilter. Acesso em: 2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CRUZ, Sérgio Aparecido Braga; MOURA, Maria Fernanda. </w:t>
      </w:r>
      <w:r w:rsidRPr="0081641E">
        <w:rPr>
          <w:rFonts w:cs="Arial"/>
          <w:b/>
          <w:bCs/>
          <w:noProof/>
          <w:szCs w:val="24"/>
        </w:rPr>
        <w:t>Formatação de Dados Usando a Ferramenta Velocity</w:t>
      </w:r>
      <w:r w:rsidRPr="0081641E">
        <w:rPr>
          <w:rFonts w:cs="Arial"/>
          <w:noProof/>
          <w:szCs w:val="24"/>
        </w:rPr>
        <w:t xml:space="preserve">. 2002. </w:t>
      </w:r>
      <w:r w:rsidRPr="0081641E">
        <w:rPr>
          <w:rFonts w:cs="Arial"/>
          <w:i/>
          <w:iCs/>
          <w:noProof/>
          <w:szCs w:val="24"/>
        </w:rPr>
        <w:t>[s. l.]</w:t>
      </w:r>
      <w:r w:rsidRPr="0081641E">
        <w:rPr>
          <w:rFonts w:cs="Arial"/>
          <w:noProof/>
          <w:szCs w:val="24"/>
        </w:rPr>
        <w:t>, 2002.</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JETBRAINS. </w:t>
      </w:r>
      <w:r w:rsidRPr="0081641E">
        <w:rPr>
          <w:rFonts w:cs="Arial"/>
          <w:b/>
          <w:bCs/>
          <w:noProof/>
          <w:szCs w:val="24"/>
        </w:rPr>
        <w:t>IntelliJ IDEA</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https://www.jetbrains.com/idea/. Acesso em: 12 jan. 2020.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KRUEGER, Charles W. Software reuse. </w:t>
      </w:r>
      <w:r w:rsidRPr="0081641E">
        <w:rPr>
          <w:rFonts w:cs="Arial"/>
          <w:b/>
          <w:bCs/>
          <w:noProof/>
          <w:szCs w:val="24"/>
        </w:rPr>
        <w:t>ACM Computing Surveys</w:t>
      </w:r>
      <w:r w:rsidRPr="0081641E">
        <w:rPr>
          <w:rFonts w:cs="Arial"/>
          <w:noProof/>
          <w:szCs w:val="24"/>
        </w:rPr>
        <w:t xml:space="preserve">, </w:t>
      </w:r>
      <w:r w:rsidRPr="0081641E">
        <w:rPr>
          <w:rFonts w:cs="Arial"/>
          <w:i/>
          <w:iCs/>
          <w:noProof/>
          <w:szCs w:val="24"/>
        </w:rPr>
        <w:t>[S. l.]</w:t>
      </w:r>
      <w:r w:rsidRPr="0081641E">
        <w:rPr>
          <w:rFonts w:cs="Arial"/>
          <w:noProof/>
          <w:szCs w:val="24"/>
        </w:rPr>
        <w:t>, v. 24, n. 2, p. 131–183, 1992. Disponível em: https://www.cs.ait.ac.th/~on/O/oreilly/perl/advprog/ch17_01.htm</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LUCRÉDIO, Daniel. Uma Abordagem Orientada a Modelos para Reutilização de Software. </w:t>
      </w:r>
      <w:r w:rsidRPr="0081641E">
        <w:rPr>
          <w:rFonts w:cs="Arial"/>
          <w:i/>
          <w:iCs/>
          <w:noProof/>
          <w:szCs w:val="24"/>
        </w:rPr>
        <w:t>[S. l.]</w:t>
      </w:r>
      <w:r w:rsidRPr="0081641E">
        <w:rPr>
          <w:rFonts w:cs="Arial"/>
          <w:noProof/>
          <w:szCs w:val="24"/>
        </w:rPr>
        <w:t xml:space="preserve">, p. 277, 2009.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MICROSOFT. </w:t>
      </w:r>
      <w:r w:rsidRPr="0081641E">
        <w:rPr>
          <w:rFonts w:cs="Arial"/>
          <w:b/>
          <w:bCs/>
          <w:noProof/>
          <w:szCs w:val="24"/>
        </w:rPr>
        <w:t>O que é o PowerBI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https://docs.microsoft.com/pt-br/power-bi/desktop-what-is-desktop. Acesso em: 12 out.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MOURA, Maria Fernanda </w:t>
      </w:r>
      <w:r w:rsidRPr="0081641E">
        <w:rPr>
          <w:rFonts w:cs="Arial"/>
          <w:i/>
          <w:iCs/>
          <w:noProof/>
          <w:szCs w:val="24"/>
        </w:rPr>
        <w:t>et al.</w:t>
      </w:r>
      <w:r w:rsidRPr="0081641E">
        <w:rPr>
          <w:rFonts w:cs="Arial"/>
          <w:noProof/>
          <w:szCs w:val="24"/>
        </w:rPr>
        <w:t xml:space="preserve"> </w:t>
      </w:r>
      <w:r w:rsidRPr="0081641E">
        <w:rPr>
          <w:rFonts w:cs="Arial"/>
          <w:b/>
          <w:bCs/>
          <w:noProof/>
          <w:szCs w:val="24"/>
        </w:rPr>
        <w:t>Comunicado Técnico Uma Análise Comparativa das Soluções Tecnológicas Utilizadas nas Apresentações de Dados da Agência de Informação Embrapa</w:t>
      </w:r>
      <w:r w:rsidRPr="0081641E">
        <w:rPr>
          <w:rFonts w:cs="Arial"/>
          <w:noProof/>
          <w:szCs w:val="24"/>
        </w:rPr>
        <w:t xml:space="preserve">. 2004. - Embrapa, </w:t>
      </w:r>
      <w:r w:rsidRPr="0081641E">
        <w:rPr>
          <w:rFonts w:cs="Arial"/>
          <w:i/>
          <w:iCs/>
          <w:noProof/>
          <w:szCs w:val="24"/>
        </w:rPr>
        <w:t>[s. l.]</w:t>
      </w:r>
      <w:r w:rsidRPr="0081641E">
        <w:rPr>
          <w:rFonts w:cs="Arial"/>
          <w:noProof/>
          <w:szCs w:val="24"/>
        </w:rPr>
        <w:t>, 2004.</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ORACLE. </w:t>
      </w:r>
      <w:r w:rsidRPr="0081641E">
        <w:rPr>
          <w:rFonts w:cs="Arial"/>
          <w:b/>
          <w:bCs/>
          <w:noProof/>
          <w:szCs w:val="24"/>
        </w:rPr>
        <w:t>Oracle - JavaFX Overview(Release 8)</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https://docs.oracle.com/javase/8/javafx/get-started-tutorial/jfx-overview.htm. Acesso em: 2 dez.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QLIK. </w:t>
      </w:r>
      <w:r w:rsidRPr="0081641E">
        <w:rPr>
          <w:rFonts w:cs="Arial"/>
          <w:b/>
          <w:bCs/>
          <w:noProof/>
          <w:szCs w:val="24"/>
        </w:rPr>
        <w:t>Qlik Sense - Plataforma de análise de dados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https://www.qlik.com/pt-br/products/qlik-sense. Acesso em: 10 jan. 2020.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RAUDJÄRV, Rein. </w:t>
      </w:r>
      <w:r w:rsidRPr="0081641E">
        <w:rPr>
          <w:rFonts w:cs="Arial"/>
          <w:b/>
          <w:bCs/>
          <w:noProof/>
          <w:szCs w:val="24"/>
        </w:rPr>
        <w:t>ZT-ZIP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https://github.com/zeroturnaround/zt-zip. Acesso em: 10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SHIMABUKURO JUNIOR, Edison Kicho. Um Gerador de aplicações configurável. </w:t>
      </w:r>
      <w:r w:rsidRPr="0081641E">
        <w:rPr>
          <w:rFonts w:cs="Arial"/>
          <w:i/>
          <w:iCs/>
          <w:noProof/>
          <w:szCs w:val="24"/>
        </w:rPr>
        <w:t>[S. l.]</w:t>
      </w:r>
      <w:r w:rsidRPr="0081641E">
        <w:rPr>
          <w:rFonts w:cs="Arial"/>
          <w:noProof/>
          <w:szCs w:val="24"/>
        </w:rPr>
        <w:t xml:space="preserve">,  2006.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SOMATIVA. </w:t>
      </w:r>
      <w:r w:rsidRPr="0081641E">
        <w:rPr>
          <w:rFonts w:cs="Arial"/>
          <w:b/>
          <w:bCs/>
          <w:noProof/>
          <w:szCs w:val="24"/>
        </w:rPr>
        <w:t>Tableau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http://www.somativa.com.br/tableau-desktop. Acesso em: 12 out.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SOMMERVILLE, Ian. </w:t>
      </w:r>
      <w:r w:rsidRPr="0081641E">
        <w:rPr>
          <w:rFonts w:cs="Arial"/>
          <w:b/>
          <w:bCs/>
          <w:noProof/>
          <w:szCs w:val="24"/>
        </w:rPr>
        <w:t>Engenharia de Software</w:t>
      </w:r>
      <w:r w:rsidRPr="0081641E">
        <w:rPr>
          <w:rFonts w:cs="Arial"/>
          <w:noProof/>
          <w:szCs w:val="24"/>
        </w:rPr>
        <w:t xml:space="preserve">. 3. ed. Sao Paulo: Pearson, 2013.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SYRIANI, Eugene; LUHUNU, Lechanceux; SAHRAOUI, Houari. Systematic mapping study of template-based code generation. </w:t>
      </w:r>
      <w:r w:rsidRPr="0081641E">
        <w:rPr>
          <w:rFonts w:cs="Arial"/>
          <w:b/>
          <w:bCs/>
          <w:noProof/>
          <w:szCs w:val="24"/>
        </w:rPr>
        <w:t>Computer Languages, Systems and Structures</w:t>
      </w:r>
      <w:r w:rsidRPr="0081641E">
        <w:rPr>
          <w:rFonts w:cs="Arial"/>
          <w:noProof/>
          <w:szCs w:val="24"/>
        </w:rPr>
        <w:t xml:space="preserve">, </w:t>
      </w:r>
      <w:r w:rsidRPr="0081641E">
        <w:rPr>
          <w:rFonts w:cs="Arial"/>
          <w:i/>
          <w:iCs/>
          <w:noProof/>
          <w:szCs w:val="24"/>
        </w:rPr>
        <w:t>[S. l.]</w:t>
      </w:r>
      <w:r w:rsidRPr="0081641E">
        <w:rPr>
          <w:rFonts w:cs="Arial"/>
          <w:noProof/>
          <w:szCs w:val="24"/>
        </w:rPr>
        <w:t xml:space="preserve">, v. 52, p. 43–62,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TABLEAU. </w:t>
      </w:r>
      <w:r w:rsidRPr="0081641E">
        <w:rPr>
          <w:rFonts w:cs="Arial"/>
          <w:b/>
          <w:bCs/>
          <w:noProof/>
          <w:szCs w:val="24"/>
        </w:rPr>
        <w:t>Tableau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https://www.tableau.com/pt-br/products/desktop. Acesso em: 12 dez.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lastRenderedPageBreak/>
        <w:t xml:space="preserve">TEAM DC.JS. </w:t>
      </w:r>
      <w:r w:rsidRPr="0081641E">
        <w:rPr>
          <w:rFonts w:cs="Arial"/>
          <w:b/>
          <w:bCs/>
          <w:noProof/>
          <w:szCs w:val="24"/>
        </w:rPr>
        <w:t>dc.js - Dimensional Charting Javascript Library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https://dc-js.github.io/dc.js/. Acesso em: 10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TUTORIALSPOINT. </w:t>
      </w:r>
      <w:r w:rsidRPr="0081641E">
        <w:rPr>
          <w:rFonts w:cs="Arial"/>
          <w:b/>
          <w:bCs/>
          <w:noProof/>
          <w:szCs w:val="24"/>
        </w:rPr>
        <w:t>Tutorialspoint - DC.js tutorials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https://www.tutorialspoint.com/dcjs/. Acesso em: 11 nov.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Apache FreeMarker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https://en.wikipedia.org/wiki/Apache_FreeMarker. Acesso em: 25 nov.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2019a. Disponível em: https://en.wikipedia.org/wiki/Apache_Velocity.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Apache Maven</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2019b. Disponível em: https://pt.wikipedia.org/wiki/Apache_Maven. Acesso em: 22 ago.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JavaFX</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2019c. Disponível em: https://en.wikipedia.org/wiki/JavaFX. Acesso em: 11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MVC</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2019d. Disponível em: https://pt.wikipedia.org/wiki/MVC. Acesso em: 11 dez.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Template Processor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https://en.wikipedia.org/wiki/Template_processor. Acesso em: 6 fev. 2020. </w:t>
      </w:r>
    </w:p>
    <w:p w:rsidR="0081641E" w:rsidRPr="0081641E" w:rsidRDefault="0081641E" w:rsidP="0081641E">
      <w:pPr>
        <w:widowControl w:val="0"/>
        <w:autoSpaceDE w:val="0"/>
        <w:autoSpaceDN w:val="0"/>
        <w:adjustRightInd w:val="0"/>
        <w:rPr>
          <w:rFonts w:cs="Arial"/>
          <w:noProof/>
        </w:rPr>
      </w:pPr>
      <w:r w:rsidRPr="0081641E">
        <w:rPr>
          <w:rFonts w:cs="Arial"/>
          <w:noProof/>
          <w:szCs w:val="24"/>
        </w:rPr>
        <w:t xml:space="preserve">XNAT.ORG. </w:t>
      </w:r>
      <w:r w:rsidRPr="0081641E">
        <w:rPr>
          <w:rFonts w:cs="Arial"/>
          <w:b/>
          <w:bCs/>
          <w:noProof/>
          <w:szCs w:val="24"/>
        </w:rPr>
        <w:t>Apache Velocity Cheatsheet</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https://wiki.xnat.org/docs16/4-developer-documentation/xnat-codex/velocity-cheat-sheet. Acesso em: 7 ago. 2019. </w:t>
      </w:r>
    </w:p>
    <w:p w:rsidR="007E4AAE" w:rsidRPr="003A5E58" w:rsidRDefault="00F57288" w:rsidP="0081641E">
      <w:pPr>
        <w:widowControl w:val="0"/>
        <w:autoSpaceDE w:val="0"/>
        <w:autoSpaceDN w:val="0"/>
        <w:adjustRightInd w:val="0"/>
      </w:pPr>
      <w:r>
        <w:fldChar w:fldCharType="end"/>
      </w:r>
    </w:p>
    <w:sectPr w:rsidR="007E4AAE" w:rsidRPr="003A5E58" w:rsidSect="003232F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7C3C" w:rsidRDefault="00747C3C" w:rsidP="00A253DA">
      <w:pPr>
        <w:spacing w:line="240" w:lineRule="auto"/>
      </w:pPr>
      <w:r>
        <w:separator/>
      </w:r>
    </w:p>
  </w:endnote>
  <w:endnote w:type="continuationSeparator" w:id="0">
    <w:p w:rsidR="00747C3C" w:rsidRDefault="00747C3C"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7C3C" w:rsidRDefault="00747C3C" w:rsidP="00A253DA">
      <w:pPr>
        <w:spacing w:line="240" w:lineRule="auto"/>
      </w:pPr>
      <w:r>
        <w:separator/>
      </w:r>
    </w:p>
  </w:footnote>
  <w:footnote w:type="continuationSeparator" w:id="0">
    <w:p w:rsidR="00747C3C" w:rsidRDefault="00747C3C" w:rsidP="00A253D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C500832"/>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15">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18">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21">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2">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5"/>
  </w:num>
  <w:num w:numId="4">
    <w:abstractNumId w:val="7"/>
  </w:num>
  <w:num w:numId="5">
    <w:abstractNumId w:val="10"/>
  </w:num>
  <w:num w:numId="6">
    <w:abstractNumId w:val="0"/>
  </w:num>
  <w:num w:numId="7">
    <w:abstractNumId w:val="17"/>
  </w:num>
  <w:num w:numId="8">
    <w:abstractNumId w:val="24"/>
  </w:num>
  <w:num w:numId="9">
    <w:abstractNumId w:val="15"/>
  </w:num>
  <w:num w:numId="10">
    <w:abstractNumId w:val="23"/>
  </w:num>
  <w:num w:numId="11">
    <w:abstractNumId w:val="2"/>
  </w:num>
  <w:num w:numId="12">
    <w:abstractNumId w:val="1"/>
  </w:num>
  <w:num w:numId="13">
    <w:abstractNumId w:val="14"/>
  </w:num>
  <w:num w:numId="14">
    <w:abstractNumId w:val="16"/>
  </w:num>
  <w:num w:numId="15">
    <w:abstractNumId w:val="9"/>
  </w:num>
  <w:num w:numId="16">
    <w:abstractNumId w:val="21"/>
  </w:num>
  <w:num w:numId="17">
    <w:abstractNumId w:val="6"/>
  </w:num>
  <w:num w:numId="18">
    <w:abstractNumId w:val="18"/>
  </w:num>
  <w:num w:numId="19">
    <w:abstractNumId w:val="25"/>
  </w:num>
  <w:num w:numId="20">
    <w:abstractNumId w:val="19"/>
  </w:num>
  <w:num w:numId="21">
    <w:abstractNumId w:val="12"/>
  </w:num>
  <w:num w:numId="22">
    <w:abstractNumId w:val="4"/>
  </w:num>
  <w:num w:numId="23">
    <w:abstractNumId w:val="13"/>
  </w:num>
  <w:num w:numId="24">
    <w:abstractNumId w:val="3"/>
  </w:num>
  <w:num w:numId="25">
    <w:abstractNumId w:val="22"/>
  </w:num>
  <w:num w:numId="26">
    <w:abstractNumId w:val="11"/>
  </w:num>
  <w:num w:numId="27">
    <w:abstractNumId w:val="20"/>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oNotTrackFormatting/>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86B"/>
    <w:rsid w:val="00011895"/>
    <w:rsid w:val="00012A6A"/>
    <w:rsid w:val="0001351D"/>
    <w:rsid w:val="00013555"/>
    <w:rsid w:val="00013D36"/>
    <w:rsid w:val="00015B4E"/>
    <w:rsid w:val="00017328"/>
    <w:rsid w:val="00025096"/>
    <w:rsid w:val="00030C7E"/>
    <w:rsid w:val="00033C28"/>
    <w:rsid w:val="00035B0C"/>
    <w:rsid w:val="00041DBB"/>
    <w:rsid w:val="00042B73"/>
    <w:rsid w:val="0004492C"/>
    <w:rsid w:val="0005095E"/>
    <w:rsid w:val="000514B6"/>
    <w:rsid w:val="000527FF"/>
    <w:rsid w:val="0005301A"/>
    <w:rsid w:val="000535FB"/>
    <w:rsid w:val="00061ADB"/>
    <w:rsid w:val="00067EDF"/>
    <w:rsid w:val="00073582"/>
    <w:rsid w:val="0007470D"/>
    <w:rsid w:val="00076846"/>
    <w:rsid w:val="00076BEE"/>
    <w:rsid w:val="00076DA4"/>
    <w:rsid w:val="00085A27"/>
    <w:rsid w:val="00090E95"/>
    <w:rsid w:val="000926E5"/>
    <w:rsid w:val="0009356F"/>
    <w:rsid w:val="000A639D"/>
    <w:rsid w:val="000B2804"/>
    <w:rsid w:val="000B2D2E"/>
    <w:rsid w:val="000B5B66"/>
    <w:rsid w:val="000C1CE4"/>
    <w:rsid w:val="000C5D1C"/>
    <w:rsid w:val="000C5D7F"/>
    <w:rsid w:val="000E034B"/>
    <w:rsid w:val="000F350E"/>
    <w:rsid w:val="000F38DB"/>
    <w:rsid w:val="001021AB"/>
    <w:rsid w:val="00102AB7"/>
    <w:rsid w:val="00103B4F"/>
    <w:rsid w:val="00105E2E"/>
    <w:rsid w:val="00107FEB"/>
    <w:rsid w:val="0011435F"/>
    <w:rsid w:val="00115784"/>
    <w:rsid w:val="00115C4E"/>
    <w:rsid w:val="00116872"/>
    <w:rsid w:val="00123CCD"/>
    <w:rsid w:val="00131502"/>
    <w:rsid w:val="00133D24"/>
    <w:rsid w:val="00141AF0"/>
    <w:rsid w:val="0014352A"/>
    <w:rsid w:val="00143CBD"/>
    <w:rsid w:val="00145C67"/>
    <w:rsid w:val="00145F3B"/>
    <w:rsid w:val="00150837"/>
    <w:rsid w:val="001522DA"/>
    <w:rsid w:val="001540EE"/>
    <w:rsid w:val="00156C9C"/>
    <w:rsid w:val="001573F5"/>
    <w:rsid w:val="00161256"/>
    <w:rsid w:val="00164AF7"/>
    <w:rsid w:val="0016674E"/>
    <w:rsid w:val="0017439B"/>
    <w:rsid w:val="00186B49"/>
    <w:rsid w:val="001879BF"/>
    <w:rsid w:val="00190FBF"/>
    <w:rsid w:val="00194846"/>
    <w:rsid w:val="00197402"/>
    <w:rsid w:val="00197B80"/>
    <w:rsid w:val="001A1AE7"/>
    <w:rsid w:val="001A5708"/>
    <w:rsid w:val="001B3BA6"/>
    <w:rsid w:val="001B5346"/>
    <w:rsid w:val="001B60D5"/>
    <w:rsid w:val="001B6C84"/>
    <w:rsid w:val="001C2268"/>
    <w:rsid w:val="001C22C0"/>
    <w:rsid w:val="001C22CE"/>
    <w:rsid w:val="001C28F6"/>
    <w:rsid w:val="001D19D8"/>
    <w:rsid w:val="001D5F3C"/>
    <w:rsid w:val="001D7A2E"/>
    <w:rsid w:val="001E2AB8"/>
    <w:rsid w:val="001F01BC"/>
    <w:rsid w:val="001F3560"/>
    <w:rsid w:val="001F445A"/>
    <w:rsid w:val="00206BC6"/>
    <w:rsid w:val="00210984"/>
    <w:rsid w:val="00215658"/>
    <w:rsid w:val="0023139A"/>
    <w:rsid w:val="00231E88"/>
    <w:rsid w:val="002417AC"/>
    <w:rsid w:val="0024355C"/>
    <w:rsid w:val="00246861"/>
    <w:rsid w:val="002478DD"/>
    <w:rsid w:val="00250E1D"/>
    <w:rsid w:val="0025109C"/>
    <w:rsid w:val="00251F4F"/>
    <w:rsid w:val="002555FD"/>
    <w:rsid w:val="00255BEF"/>
    <w:rsid w:val="0025716D"/>
    <w:rsid w:val="00264804"/>
    <w:rsid w:val="00266BE8"/>
    <w:rsid w:val="002678B9"/>
    <w:rsid w:val="00272C91"/>
    <w:rsid w:val="00272CA1"/>
    <w:rsid w:val="00273DE0"/>
    <w:rsid w:val="002763A7"/>
    <w:rsid w:val="00284134"/>
    <w:rsid w:val="00286749"/>
    <w:rsid w:val="002876B1"/>
    <w:rsid w:val="0029008A"/>
    <w:rsid w:val="00290739"/>
    <w:rsid w:val="00290C24"/>
    <w:rsid w:val="0029243E"/>
    <w:rsid w:val="002A1027"/>
    <w:rsid w:val="002A1D75"/>
    <w:rsid w:val="002A7825"/>
    <w:rsid w:val="002B097B"/>
    <w:rsid w:val="002B2829"/>
    <w:rsid w:val="002B7DBB"/>
    <w:rsid w:val="002C4EB9"/>
    <w:rsid w:val="002D2BDF"/>
    <w:rsid w:val="002D2FE8"/>
    <w:rsid w:val="002D483C"/>
    <w:rsid w:val="002D4CD9"/>
    <w:rsid w:val="002E16A8"/>
    <w:rsid w:val="002E47A8"/>
    <w:rsid w:val="002E60B5"/>
    <w:rsid w:val="002F5C70"/>
    <w:rsid w:val="002F6905"/>
    <w:rsid w:val="00304147"/>
    <w:rsid w:val="00304AB2"/>
    <w:rsid w:val="00310E7A"/>
    <w:rsid w:val="00311A62"/>
    <w:rsid w:val="00312000"/>
    <w:rsid w:val="003134C9"/>
    <w:rsid w:val="00313606"/>
    <w:rsid w:val="00313CFD"/>
    <w:rsid w:val="00315C8F"/>
    <w:rsid w:val="003173F5"/>
    <w:rsid w:val="00317D97"/>
    <w:rsid w:val="003232F1"/>
    <w:rsid w:val="00327101"/>
    <w:rsid w:val="00330CFA"/>
    <w:rsid w:val="003315C4"/>
    <w:rsid w:val="00333052"/>
    <w:rsid w:val="00334B5B"/>
    <w:rsid w:val="0033716A"/>
    <w:rsid w:val="0034376E"/>
    <w:rsid w:val="00345D68"/>
    <w:rsid w:val="003538C3"/>
    <w:rsid w:val="00353F95"/>
    <w:rsid w:val="00355D8E"/>
    <w:rsid w:val="00355E5E"/>
    <w:rsid w:val="003620C0"/>
    <w:rsid w:val="0036224B"/>
    <w:rsid w:val="0036345C"/>
    <w:rsid w:val="003644CC"/>
    <w:rsid w:val="0037182B"/>
    <w:rsid w:val="003742A7"/>
    <w:rsid w:val="0038020C"/>
    <w:rsid w:val="00384936"/>
    <w:rsid w:val="00384ECB"/>
    <w:rsid w:val="00391B78"/>
    <w:rsid w:val="003A2814"/>
    <w:rsid w:val="003A4D56"/>
    <w:rsid w:val="003A5E58"/>
    <w:rsid w:val="003B2E61"/>
    <w:rsid w:val="003B34E2"/>
    <w:rsid w:val="003B5A51"/>
    <w:rsid w:val="003B65F4"/>
    <w:rsid w:val="003C3E98"/>
    <w:rsid w:val="003C41E0"/>
    <w:rsid w:val="003C4357"/>
    <w:rsid w:val="003C4A4A"/>
    <w:rsid w:val="003D0F98"/>
    <w:rsid w:val="003D385D"/>
    <w:rsid w:val="003D6878"/>
    <w:rsid w:val="003E1734"/>
    <w:rsid w:val="003F07EB"/>
    <w:rsid w:val="003F5476"/>
    <w:rsid w:val="003F63C7"/>
    <w:rsid w:val="003F69F0"/>
    <w:rsid w:val="004007C8"/>
    <w:rsid w:val="004112AD"/>
    <w:rsid w:val="00414034"/>
    <w:rsid w:val="00420E96"/>
    <w:rsid w:val="00421220"/>
    <w:rsid w:val="00422806"/>
    <w:rsid w:val="00423097"/>
    <w:rsid w:val="00424A87"/>
    <w:rsid w:val="004262BF"/>
    <w:rsid w:val="00431C36"/>
    <w:rsid w:val="0043562B"/>
    <w:rsid w:val="00440F0E"/>
    <w:rsid w:val="00440F17"/>
    <w:rsid w:val="00465636"/>
    <w:rsid w:val="004742D1"/>
    <w:rsid w:val="00482FD5"/>
    <w:rsid w:val="004855CF"/>
    <w:rsid w:val="00490E71"/>
    <w:rsid w:val="00494107"/>
    <w:rsid w:val="00495924"/>
    <w:rsid w:val="004A2B95"/>
    <w:rsid w:val="004A39B3"/>
    <w:rsid w:val="004A4E33"/>
    <w:rsid w:val="004A67F0"/>
    <w:rsid w:val="004B0AEA"/>
    <w:rsid w:val="004B0D78"/>
    <w:rsid w:val="004B3C4D"/>
    <w:rsid w:val="004C19CF"/>
    <w:rsid w:val="004C23F9"/>
    <w:rsid w:val="004C46F8"/>
    <w:rsid w:val="004C78DE"/>
    <w:rsid w:val="004D1C18"/>
    <w:rsid w:val="004D64D2"/>
    <w:rsid w:val="004E0378"/>
    <w:rsid w:val="004E58EF"/>
    <w:rsid w:val="00506BC7"/>
    <w:rsid w:val="00510BA0"/>
    <w:rsid w:val="00512188"/>
    <w:rsid w:val="00513D41"/>
    <w:rsid w:val="00515083"/>
    <w:rsid w:val="0052361D"/>
    <w:rsid w:val="0052396E"/>
    <w:rsid w:val="00527285"/>
    <w:rsid w:val="00532B80"/>
    <w:rsid w:val="00542921"/>
    <w:rsid w:val="00555466"/>
    <w:rsid w:val="005560AD"/>
    <w:rsid w:val="0055626F"/>
    <w:rsid w:val="00561CDA"/>
    <w:rsid w:val="00562127"/>
    <w:rsid w:val="00562A7B"/>
    <w:rsid w:val="00564887"/>
    <w:rsid w:val="00564BB9"/>
    <w:rsid w:val="00565124"/>
    <w:rsid w:val="005712B2"/>
    <w:rsid w:val="00574086"/>
    <w:rsid w:val="00574EDC"/>
    <w:rsid w:val="00577E64"/>
    <w:rsid w:val="0058084F"/>
    <w:rsid w:val="0058441F"/>
    <w:rsid w:val="00585D7D"/>
    <w:rsid w:val="00592ECC"/>
    <w:rsid w:val="0059335C"/>
    <w:rsid w:val="00593DF7"/>
    <w:rsid w:val="005A0E94"/>
    <w:rsid w:val="005A2118"/>
    <w:rsid w:val="005A61B8"/>
    <w:rsid w:val="005B27CD"/>
    <w:rsid w:val="005B5AD8"/>
    <w:rsid w:val="005B702A"/>
    <w:rsid w:val="005B70D0"/>
    <w:rsid w:val="005B75A6"/>
    <w:rsid w:val="005C5511"/>
    <w:rsid w:val="005C5ECF"/>
    <w:rsid w:val="005D0641"/>
    <w:rsid w:val="005D1A5C"/>
    <w:rsid w:val="005D1C9C"/>
    <w:rsid w:val="005D26C3"/>
    <w:rsid w:val="005F1743"/>
    <w:rsid w:val="005F25F2"/>
    <w:rsid w:val="005F3566"/>
    <w:rsid w:val="00600FD0"/>
    <w:rsid w:val="0060434F"/>
    <w:rsid w:val="00605BB9"/>
    <w:rsid w:val="006109F9"/>
    <w:rsid w:val="00612020"/>
    <w:rsid w:val="00615B2E"/>
    <w:rsid w:val="00615BF6"/>
    <w:rsid w:val="00616E7B"/>
    <w:rsid w:val="00617750"/>
    <w:rsid w:val="00620C4D"/>
    <w:rsid w:val="00624E34"/>
    <w:rsid w:val="00627C9F"/>
    <w:rsid w:val="00630F53"/>
    <w:rsid w:val="00632046"/>
    <w:rsid w:val="00632066"/>
    <w:rsid w:val="00637456"/>
    <w:rsid w:val="006519D6"/>
    <w:rsid w:val="00654395"/>
    <w:rsid w:val="006574F5"/>
    <w:rsid w:val="00664533"/>
    <w:rsid w:val="00666921"/>
    <w:rsid w:val="00667BBB"/>
    <w:rsid w:val="00673AFF"/>
    <w:rsid w:val="0067652B"/>
    <w:rsid w:val="0067671F"/>
    <w:rsid w:val="00680DCF"/>
    <w:rsid w:val="006811E4"/>
    <w:rsid w:val="00681258"/>
    <w:rsid w:val="0068390C"/>
    <w:rsid w:val="00683CDD"/>
    <w:rsid w:val="00684E1A"/>
    <w:rsid w:val="0069698E"/>
    <w:rsid w:val="006A7734"/>
    <w:rsid w:val="006B477E"/>
    <w:rsid w:val="006B7669"/>
    <w:rsid w:val="006C16C2"/>
    <w:rsid w:val="006C4933"/>
    <w:rsid w:val="006D2F59"/>
    <w:rsid w:val="006D7112"/>
    <w:rsid w:val="006E1E85"/>
    <w:rsid w:val="006E3AD4"/>
    <w:rsid w:val="006E4277"/>
    <w:rsid w:val="006E6142"/>
    <w:rsid w:val="00700E68"/>
    <w:rsid w:val="0070101E"/>
    <w:rsid w:val="007112BA"/>
    <w:rsid w:val="00712C95"/>
    <w:rsid w:val="0071322E"/>
    <w:rsid w:val="007149CE"/>
    <w:rsid w:val="00723EFD"/>
    <w:rsid w:val="00727986"/>
    <w:rsid w:val="00731DA9"/>
    <w:rsid w:val="00735E60"/>
    <w:rsid w:val="00741997"/>
    <w:rsid w:val="007468AB"/>
    <w:rsid w:val="00747C3C"/>
    <w:rsid w:val="00751F8D"/>
    <w:rsid w:val="00752E62"/>
    <w:rsid w:val="007561CB"/>
    <w:rsid w:val="0076354C"/>
    <w:rsid w:val="0077605A"/>
    <w:rsid w:val="0077716E"/>
    <w:rsid w:val="0077738E"/>
    <w:rsid w:val="00786539"/>
    <w:rsid w:val="00791DE4"/>
    <w:rsid w:val="00793A54"/>
    <w:rsid w:val="00795D60"/>
    <w:rsid w:val="0079727D"/>
    <w:rsid w:val="0079742B"/>
    <w:rsid w:val="007A1550"/>
    <w:rsid w:val="007B5358"/>
    <w:rsid w:val="007C2F47"/>
    <w:rsid w:val="007C38BC"/>
    <w:rsid w:val="007C4F51"/>
    <w:rsid w:val="007C6528"/>
    <w:rsid w:val="007C6545"/>
    <w:rsid w:val="007D01B9"/>
    <w:rsid w:val="007D0F7C"/>
    <w:rsid w:val="007D5306"/>
    <w:rsid w:val="007E1041"/>
    <w:rsid w:val="007E4AAE"/>
    <w:rsid w:val="007F0D61"/>
    <w:rsid w:val="007F3595"/>
    <w:rsid w:val="007F40EF"/>
    <w:rsid w:val="007F57D1"/>
    <w:rsid w:val="00800975"/>
    <w:rsid w:val="00800DE8"/>
    <w:rsid w:val="00800FD4"/>
    <w:rsid w:val="00802F9F"/>
    <w:rsid w:val="00813447"/>
    <w:rsid w:val="008140C3"/>
    <w:rsid w:val="0081641E"/>
    <w:rsid w:val="008211DF"/>
    <w:rsid w:val="00825F39"/>
    <w:rsid w:val="00827038"/>
    <w:rsid w:val="00831C89"/>
    <w:rsid w:val="00832DB4"/>
    <w:rsid w:val="00840138"/>
    <w:rsid w:val="00841888"/>
    <w:rsid w:val="008453E8"/>
    <w:rsid w:val="00846DD4"/>
    <w:rsid w:val="00851E20"/>
    <w:rsid w:val="00854DE2"/>
    <w:rsid w:val="00854F7A"/>
    <w:rsid w:val="00857FB2"/>
    <w:rsid w:val="0087408B"/>
    <w:rsid w:val="008815C6"/>
    <w:rsid w:val="00881DD3"/>
    <w:rsid w:val="00893BF7"/>
    <w:rsid w:val="008944A5"/>
    <w:rsid w:val="008949C9"/>
    <w:rsid w:val="008963B5"/>
    <w:rsid w:val="0089750A"/>
    <w:rsid w:val="008A3460"/>
    <w:rsid w:val="008A3950"/>
    <w:rsid w:val="008A5AB8"/>
    <w:rsid w:val="008B0A58"/>
    <w:rsid w:val="008B5485"/>
    <w:rsid w:val="008D2D43"/>
    <w:rsid w:val="008D31BD"/>
    <w:rsid w:val="008D67A1"/>
    <w:rsid w:val="008E1C39"/>
    <w:rsid w:val="008E1DB1"/>
    <w:rsid w:val="008E5A73"/>
    <w:rsid w:val="008E5E5A"/>
    <w:rsid w:val="008E5EC4"/>
    <w:rsid w:val="008E5F31"/>
    <w:rsid w:val="008F579F"/>
    <w:rsid w:val="008F7A6C"/>
    <w:rsid w:val="00901045"/>
    <w:rsid w:val="009060FB"/>
    <w:rsid w:val="00911472"/>
    <w:rsid w:val="0091342A"/>
    <w:rsid w:val="00923686"/>
    <w:rsid w:val="00923F2D"/>
    <w:rsid w:val="00927514"/>
    <w:rsid w:val="00930555"/>
    <w:rsid w:val="00930D65"/>
    <w:rsid w:val="009337B0"/>
    <w:rsid w:val="00940821"/>
    <w:rsid w:val="00941CF4"/>
    <w:rsid w:val="009462E6"/>
    <w:rsid w:val="00946982"/>
    <w:rsid w:val="00953475"/>
    <w:rsid w:val="00954770"/>
    <w:rsid w:val="0095639C"/>
    <w:rsid w:val="00957D16"/>
    <w:rsid w:val="00965822"/>
    <w:rsid w:val="00965D4B"/>
    <w:rsid w:val="009721C4"/>
    <w:rsid w:val="00974654"/>
    <w:rsid w:val="00977E48"/>
    <w:rsid w:val="009954FB"/>
    <w:rsid w:val="0099743A"/>
    <w:rsid w:val="00997B75"/>
    <w:rsid w:val="009A1997"/>
    <w:rsid w:val="009A52F0"/>
    <w:rsid w:val="009A5602"/>
    <w:rsid w:val="009A6CCF"/>
    <w:rsid w:val="009C07DD"/>
    <w:rsid w:val="009C381E"/>
    <w:rsid w:val="009C5596"/>
    <w:rsid w:val="009D1591"/>
    <w:rsid w:val="009D3C80"/>
    <w:rsid w:val="009D49E6"/>
    <w:rsid w:val="009D60F8"/>
    <w:rsid w:val="009E32CC"/>
    <w:rsid w:val="009F15CB"/>
    <w:rsid w:val="009F43F9"/>
    <w:rsid w:val="009F523D"/>
    <w:rsid w:val="009F5D69"/>
    <w:rsid w:val="00A004B7"/>
    <w:rsid w:val="00A00BDC"/>
    <w:rsid w:val="00A0634E"/>
    <w:rsid w:val="00A07DB5"/>
    <w:rsid w:val="00A11350"/>
    <w:rsid w:val="00A14F68"/>
    <w:rsid w:val="00A21D88"/>
    <w:rsid w:val="00A24BC4"/>
    <w:rsid w:val="00A253DA"/>
    <w:rsid w:val="00A270A3"/>
    <w:rsid w:val="00A3712E"/>
    <w:rsid w:val="00A41A6D"/>
    <w:rsid w:val="00A5557A"/>
    <w:rsid w:val="00A570F9"/>
    <w:rsid w:val="00A57B86"/>
    <w:rsid w:val="00A57E78"/>
    <w:rsid w:val="00A60F00"/>
    <w:rsid w:val="00A61618"/>
    <w:rsid w:val="00A62D35"/>
    <w:rsid w:val="00A80778"/>
    <w:rsid w:val="00A90B67"/>
    <w:rsid w:val="00A92E67"/>
    <w:rsid w:val="00A931EE"/>
    <w:rsid w:val="00A961C7"/>
    <w:rsid w:val="00A96D87"/>
    <w:rsid w:val="00AA78C2"/>
    <w:rsid w:val="00AB4845"/>
    <w:rsid w:val="00AB7A2D"/>
    <w:rsid w:val="00AC2A32"/>
    <w:rsid w:val="00AC3440"/>
    <w:rsid w:val="00AC41CB"/>
    <w:rsid w:val="00AC4370"/>
    <w:rsid w:val="00AD0249"/>
    <w:rsid w:val="00AD5973"/>
    <w:rsid w:val="00AD5F93"/>
    <w:rsid w:val="00AE0ADF"/>
    <w:rsid w:val="00AE44ED"/>
    <w:rsid w:val="00AE7715"/>
    <w:rsid w:val="00AF1C13"/>
    <w:rsid w:val="00AF2565"/>
    <w:rsid w:val="00AF6828"/>
    <w:rsid w:val="00B11D27"/>
    <w:rsid w:val="00B15C98"/>
    <w:rsid w:val="00B20D9D"/>
    <w:rsid w:val="00B21778"/>
    <w:rsid w:val="00B26CEE"/>
    <w:rsid w:val="00B30AB7"/>
    <w:rsid w:val="00B33797"/>
    <w:rsid w:val="00B36747"/>
    <w:rsid w:val="00B50B3C"/>
    <w:rsid w:val="00B54485"/>
    <w:rsid w:val="00B55874"/>
    <w:rsid w:val="00B61832"/>
    <w:rsid w:val="00B66370"/>
    <w:rsid w:val="00B70328"/>
    <w:rsid w:val="00B7095A"/>
    <w:rsid w:val="00B765DF"/>
    <w:rsid w:val="00B80B81"/>
    <w:rsid w:val="00B82E89"/>
    <w:rsid w:val="00B87C3B"/>
    <w:rsid w:val="00B9461F"/>
    <w:rsid w:val="00B95A8E"/>
    <w:rsid w:val="00BA0AD1"/>
    <w:rsid w:val="00BA159D"/>
    <w:rsid w:val="00BA30A6"/>
    <w:rsid w:val="00BB1FBB"/>
    <w:rsid w:val="00BB54E9"/>
    <w:rsid w:val="00BB69EE"/>
    <w:rsid w:val="00BE07B0"/>
    <w:rsid w:val="00BE0C2E"/>
    <w:rsid w:val="00BE39AF"/>
    <w:rsid w:val="00BE59E8"/>
    <w:rsid w:val="00BF02C4"/>
    <w:rsid w:val="00C01B7D"/>
    <w:rsid w:val="00C04EF3"/>
    <w:rsid w:val="00C13E5E"/>
    <w:rsid w:val="00C17094"/>
    <w:rsid w:val="00C17F34"/>
    <w:rsid w:val="00C26654"/>
    <w:rsid w:val="00C4192F"/>
    <w:rsid w:val="00C44BC1"/>
    <w:rsid w:val="00C4774C"/>
    <w:rsid w:val="00C529DF"/>
    <w:rsid w:val="00C52A46"/>
    <w:rsid w:val="00C53725"/>
    <w:rsid w:val="00C53C68"/>
    <w:rsid w:val="00C725C0"/>
    <w:rsid w:val="00C727FB"/>
    <w:rsid w:val="00C80F86"/>
    <w:rsid w:val="00C85C22"/>
    <w:rsid w:val="00C96C87"/>
    <w:rsid w:val="00CA58D3"/>
    <w:rsid w:val="00CB0B74"/>
    <w:rsid w:val="00CB4EDD"/>
    <w:rsid w:val="00CC537E"/>
    <w:rsid w:val="00CC76A5"/>
    <w:rsid w:val="00CD0B3A"/>
    <w:rsid w:val="00CD1926"/>
    <w:rsid w:val="00CD6053"/>
    <w:rsid w:val="00CD7BF6"/>
    <w:rsid w:val="00CE2402"/>
    <w:rsid w:val="00CE3589"/>
    <w:rsid w:val="00CE4420"/>
    <w:rsid w:val="00CF2581"/>
    <w:rsid w:val="00CF37C2"/>
    <w:rsid w:val="00CF41D2"/>
    <w:rsid w:val="00CF51CE"/>
    <w:rsid w:val="00CF63BD"/>
    <w:rsid w:val="00D0465E"/>
    <w:rsid w:val="00D20F53"/>
    <w:rsid w:val="00D21DD5"/>
    <w:rsid w:val="00D241E4"/>
    <w:rsid w:val="00D2752F"/>
    <w:rsid w:val="00D460C4"/>
    <w:rsid w:val="00D513E9"/>
    <w:rsid w:val="00D60276"/>
    <w:rsid w:val="00D618C3"/>
    <w:rsid w:val="00D674B4"/>
    <w:rsid w:val="00D70236"/>
    <w:rsid w:val="00D7303F"/>
    <w:rsid w:val="00D752A8"/>
    <w:rsid w:val="00D85C3F"/>
    <w:rsid w:val="00D87B15"/>
    <w:rsid w:val="00D9121E"/>
    <w:rsid w:val="00D94A1A"/>
    <w:rsid w:val="00D950E5"/>
    <w:rsid w:val="00D95695"/>
    <w:rsid w:val="00DA0F26"/>
    <w:rsid w:val="00DA6F8E"/>
    <w:rsid w:val="00DB5A62"/>
    <w:rsid w:val="00DC3C5A"/>
    <w:rsid w:val="00DC79FB"/>
    <w:rsid w:val="00DD0C51"/>
    <w:rsid w:val="00DD3170"/>
    <w:rsid w:val="00DD4CC8"/>
    <w:rsid w:val="00DD5E14"/>
    <w:rsid w:val="00DD7078"/>
    <w:rsid w:val="00DD7A10"/>
    <w:rsid w:val="00DE1705"/>
    <w:rsid w:val="00DE6660"/>
    <w:rsid w:val="00DE7325"/>
    <w:rsid w:val="00DF2AFD"/>
    <w:rsid w:val="00DF39ED"/>
    <w:rsid w:val="00E004A3"/>
    <w:rsid w:val="00E034AB"/>
    <w:rsid w:val="00E0648B"/>
    <w:rsid w:val="00E067C7"/>
    <w:rsid w:val="00E15269"/>
    <w:rsid w:val="00E20670"/>
    <w:rsid w:val="00E24A66"/>
    <w:rsid w:val="00E26106"/>
    <w:rsid w:val="00E354FD"/>
    <w:rsid w:val="00E35D6D"/>
    <w:rsid w:val="00E36DB8"/>
    <w:rsid w:val="00E46F35"/>
    <w:rsid w:val="00E530FA"/>
    <w:rsid w:val="00E54112"/>
    <w:rsid w:val="00E5548F"/>
    <w:rsid w:val="00E60712"/>
    <w:rsid w:val="00E7455B"/>
    <w:rsid w:val="00E75361"/>
    <w:rsid w:val="00E76F06"/>
    <w:rsid w:val="00E871C8"/>
    <w:rsid w:val="00E94B09"/>
    <w:rsid w:val="00E952DE"/>
    <w:rsid w:val="00E97668"/>
    <w:rsid w:val="00EA175B"/>
    <w:rsid w:val="00EA78D8"/>
    <w:rsid w:val="00EB1FA4"/>
    <w:rsid w:val="00EB3E8E"/>
    <w:rsid w:val="00EB5504"/>
    <w:rsid w:val="00EB6B31"/>
    <w:rsid w:val="00EB6B6C"/>
    <w:rsid w:val="00EC1BEF"/>
    <w:rsid w:val="00EC280C"/>
    <w:rsid w:val="00EC7111"/>
    <w:rsid w:val="00EC78A7"/>
    <w:rsid w:val="00EE276B"/>
    <w:rsid w:val="00EF0057"/>
    <w:rsid w:val="00EF0CDF"/>
    <w:rsid w:val="00EF1871"/>
    <w:rsid w:val="00EF3CAA"/>
    <w:rsid w:val="00F0164A"/>
    <w:rsid w:val="00F113B1"/>
    <w:rsid w:val="00F12B0A"/>
    <w:rsid w:val="00F13816"/>
    <w:rsid w:val="00F1638C"/>
    <w:rsid w:val="00F17074"/>
    <w:rsid w:val="00F17CD3"/>
    <w:rsid w:val="00F239FF"/>
    <w:rsid w:val="00F305B6"/>
    <w:rsid w:val="00F30644"/>
    <w:rsid w:val="00F31588"/>
    <w:rsid w:val="00F319EF"/>
    <w:rsid w:val="00F34AA7"/>
    <w:rsid w:val="00F3745A"/>
    <w:rsid w:val="00F400CB"/>
    <w:rsid w:val="00F5686A"/>
    <w:rsid w:val="00F57288"/>
    <w:rsid w:val="00F67539"/>
    <w:rsid w:val="00F72C15"/>
    <w:rsid w:val="00F730FD"/>
    <w:rsid w:val="00F740CE"/>
    <w:rsid w:val="00F760A8"/>
    <w:rsid w:val="00F82485"/>
    <w:rsid w:val="00F8264A"/>
    <w:rsid w:val="00F84552"/>
    <w:rsid w:val="00F867C2"/>
    <w:rsid w:val="00F867D3"/>
    <w:rsid w:val="00F922C8"/>
    <w:rsid w:val="00F92514"/>
    <w:rsid w:val="00F93C30"/>
    <w:rsid w:val="00F96DD7"/>
    <w:rsid w:val="00FA07C7"/>
    <w:rsid w:val="00FB02B1"/>
    <w:rsid w:val="00FB3C79"/>
    <w:rsid w:val="00FB6197"/>
    <w:rsid w:val="00FB6BCB"/>
    <w:rsid w:val="00FC04D5"/>
    <w:rsid w:val="00FC2595"/>
    <w:rsid w:val="00FC2C8A"/>
    <w:rsid w:val="00FC378A"/>
    <w:rsid w:val="00FD12AD"/>
    <w:rsid w:val="00FD151D"/>
    <w:rsid w:val="00FD16A7"/>
    <w:rsid w:val="00FD4C17"/>
    <w:rsid w:val="00FE16F9"/>
    <w:rsid w:val="00FE5B1B"/>
    <w:rsid w:val="00FF0FCA"/>
    <w:rsid w:val="00FF48A6"/>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 Id="R677dc6eb919c4e9d"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72C26-D34A-4296-AB19-D17F1CCE7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49</Pages>
  <Words>28628</Words>
  <Characters>154594</Characters>
  <Application>Microsoft Office Word</Application>
  <DocSecurity>0</DocSecurity>
  <Lines>1288</Lines>
  <Paragraphs>365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526</cp:revision>
  <dcterms:created xsi:type="dcterms:W3CDTF">2017-11-17T15:19:00Z</dcterms:created>
  <dcterms:modified xsi:type="dcterms:W3CDTF">2020-02-25T01:27:00Z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http://www.zotero.org/styles/associacao-brasileira-de-normas-tecnicas-ufrgs</vt:lpwstr>
  </property>
</Properties>
</file>