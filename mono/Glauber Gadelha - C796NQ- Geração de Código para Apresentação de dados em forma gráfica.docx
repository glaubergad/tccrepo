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BF02C4" w:rsidRPr="002B2829" w:rsidRDefault="00BF02C4" w:rsidP="00BF02C4">
      <w:pPr>
        <w:spacing w:line="240" w:lineRule="auto"/>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911472" w:rsidRPr="002B2829" w:rsidRDefault="00911472">
      <w:pPr>
        <w:spacing w:after="160" w:line="259" w:lineRule="auto"/>
        <w:jc w:val="left"/>
        <w:rPr>
          <w:rFonts w:cs="Times New Roman"/>
          <w:b/>
          <w:sz w:val="28"/>
          <w:szCs w:val="24"/>
        </w:rPr>
      </w:pPr>
      <w:r w:rsidRPr="002B2829">
        <w:rPr>
          <w:rFonts w:cs="Times New Roman"/>
          <w:b/>
          <w:sz w:val="28"/>
          <w:szCs w:val="24"/>
        </w:rPr>
        <w:br w:type="page"/>
      </w:r>
    </w:p>
    <w:sdt>
      <w:sdtPr>
        <w:id w:val="-2018992022"/>
        <w:docPartObj>
          <w:docPartGallery w:val="Table of Contents"/>
          <w:docPartUnique/>
        </w:docPartObj>
      </w:sdtPr>
      <w:sdtEndPr>
        <w:rPr>
          <w:rFonts w:eastAsiaTheme="minorHAnsi" w:cstheme="minorBidi"/>
          <w:bCs/>
          <w:szCs w:val="22"/>
          <w:lang w:eastAsia="en-US"/>
        </w:rPr>
      </w:sdtEndPr>
      <w:sdtContent>
        <w:p w:rsidR="001A1AE7" w:rsidRDefault="001A1AE7">
          <w:pPr>
            <w:pStyle w:val="CabealhodoSumrio"/>
          </w:pPr>
          <w:r>
            <w:t>Sumário</w:t>
          </w:r>
        </w:p>
        <w:p w:rsidR="0034376E" w:rsidRDefault="001A1AE7">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33461681" w:history="1">
            <w:r w:rsidR="0034376E" w:rsidRPr="00A87BCD">
              <w:rPr>
                <w:rStyle w:val="Hyperlink"/>
              </w:rPr>
              <w:t>1 INTRODUÇÃO</w:t>
            </w:r>
            <w:r w:rsidR="0034376E">
              <w:rPr>
                <w:webHidden/>
              </w:rPr>
              <w:tab/>
            </w:r>
            <w:r w:rsidR="0034376E">
              <w:rPr>
                <w:webHidden/>
              </w:rPr>
              <w:fldChar w:fldCharType="begin"/>
            </w:r>
            <w:r w:rsidR="0034376E">
              <w:rPr>
                <w:webHidden/>
              </w:rPr>
              <w:instrText xml:space="preserve"> PAGEREF _Toc33461681 \h </w:instrText>
            </w:r>
            <w:r w:rsidR="0034376E">
              <w:rPr>
                <w:webHidden/>
              </w:rPr>
            </w:r>
            <w:r w:rsidR="0034376E">
              <w:rPr>
                <w:webHidden/>
              </w:rPr>
              <w:fldChar w:fldCharType="separate"/>
            </w:r>
            <w:r w:rsidR="0034376E">
              <w:rPr>
                <w:webHidden/>
              </w:rPr>
              <w:t>7</w:t>
            </w:r>
            <w:r w:rsidR="0034376E">
              <w:rPr>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82" w:history="1">
            <w:r w:rsidRPr="00A87BCD">
              <w:rPr>
                <w:rStyle w:val="Hyperlink"/>
                <w:noProof/>
              </w:rPr>
              <w:t>1.1</w:t>
            </w:r>
            <w:r>
              <w:rPr>
                <w:rFonts w:asciiTheme="minorHAnsi" w:eastAsiaTheme="minorEastAsia" w:hAnsiTheme="minorHAnsi"/>
                <w:noProof/>
                <w:sz w:val="22"/>
                <w:lang w:eastAsia="pt-BR"/>
              </w:rPr>
              <w:tab/>
            </w:r>
            <w:r w:rsidRPr="00A87BCD">
              <w:rPr>
                <w:rStyle w:val="Hyperlink"/>
                <w:noProof/>
              </w:rPr>
              <w:t>Objetivo e delimitação de escopo</w:t>
            </w:r>
            <w:r>
              <w:rPr>
                <w:noProof/>
                <w:webHidden/>
              </w:rPr>
              <w:tab/>
            </w:r>
            <w:r>
              <w:rPr>
                <w:noProof/>
                <w:webHidden/>
              </w:rPr>
              <w:fldChar w:fldCharType="begin"/>
            </w:r>
            <w:r>
              <w:rPr>
                <w:noProof/>
                <w:webHidden/>
              </w:rPr>
              <w:instrText xml:space="preserve"> PAGEREF _Toc33461682 \h </w:instrText>
            </w:r>
            <w:r>
              <w:rPr>
                <w:noProof/>
                <w:webHidden/>
              </w:rPr>
            </w:r>
            <w:r>
              <w:rPr>
                <w:noProof/>
                <w:webHidden/>
              </w:rPr>
              <w:fldChar w:fldCharType="separate"/>
            </w:r>
            <w:r>
              <w:rPr>
                <w:noProof/>
                <w:webHidden/>
              </w:rPr>
              <w:t>8</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83" w:history="1">
            <w:r w:rsidRPr="00A87BCD">
              <w:rPr>
                <w:rStyle w:val="Hyperlink"/>
                <w:noProof/>
              </w:rPr>
              <w:t>1.2</w:t>
            </w:r>
            <w:r>
              <w:rPr>
                <w:rFonts w:asciiTheme="minorHAnsi" w:eastAsiaTheme="minorEastAsia" w:hAnsiTheme="minorHAnsi"/>
                <w:noProof/>
                <w:sz w:val="22"/>
                <w:lang w:eastAsia="pt-BR"/>
              </w:rPr>
              <w:tab/>
            </w:r>
            <w:r w:rsidRPr="00A87BCD">
              <w:rPr>
                <w:rStyle w:val="Hyperlink"/>
                <w:noProof/>
              </w:rPr>
              <w:t>Procedimentos metodológicos</w:t>
            </w:r>
            <w:r>
              <w:rPr>
                <w:noProof/>
                <w:webHidden/>
              </w:rPr>
              <w:tab/>
            </w:r>
            <w:r>
              <w:rPr>
                <w:noProof/>
                <w:webHidden/>
              </w:rPr>
              <w:fldChar w:fldCharType="begin"/>
            </w:r>
            <w:r>
              <w:rPr>
                <w:noProof/>
                <w:webHidden/>
              </w:rPr>
              <w:instrText xml:space="preserve"> PAGEREF _Toc33461683 \h </w:instrText>
            </w:r>
            <w:r>
              <w:rPr>
                <w:noProof/>
                <w:webHidden/>
              </w:rPr>
            </w:r>
            <w:r>
              <w:rPr>
                <w:noProof/>
                <w:webHidden/>
              </w:rPr>
              <w:fldChar w:fldCharType="separate"/>
            </w:r>
            <w:r>
              <w:rPr>
                <w:noProof/>
                <w:webHidden/>
              </w:rPr>
              <w:t>9</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84" w:history="1">
            <w:r w:rsidRPr="00A87BCD">
              <w:rPr>
                <w:rStyle w:val="Hyperlink"/>
                <w:noProof/>
              </w:rPr>
              <w:t>1.3 Organização do trabalho</w:t>
            </w:r>
            <w:r>
              <w:rPr>
                <w:noProof/>
                <w:webHidden/>
              </w:rPr>
              <w:tab/>
            </w:r>
            <w:r>
              <w:rPr>
                <w:noProof/>
                <w:webHidden/>
              </w:rPr>
              <w:fldChar w:fldCharType="begin"/>
            </w:r>
            <w:r>
              <w:rPr>
                <w:noProof/>
                <w:webHidden/>
              </w:rPr>
              <w:instrText xml:space="preserve"> PAGEREF _Toc33461684 \h </w:instrText>
            </w:r>
            <w:r>
              <w:rPr>
                <w:noProof/>
                <w:webHidden/>
              </w:rPr>
            </w:r>
            <w:r>
              <w:rPr>
                <w:noProof/>
                <w:webHidden/>
              </w:rPr>
              <w:fldChar w:fldCharType="separate"/>
            </w:r>
            <w:r>
              <w:rPr>
                <w:noProof/>
                <w:webHidden/>
              </w:rPr>
              <w:t>9</w:t>
            </w:r>
            <w:r>
              <w:rPr>
                <w:noProof/>
                <w:webHidden/>
              </w:rPr>
              <w:fldChar w:fldCharType="end"/>
            </w:r>
          </w:hyperlink>
        </w:p>
        <w:p w:rsidR="0034376E" w:rsidRDefault="0034376E">
          <w:pPr>
            <w:pStyle w:val="Sumrio1"/>
            <w:rPr>
              <w:rFonts w:asciiTheme="minorHAnsi" w:eastAsiaTheme="minorEastAsia" w:hAnsiTheme="minorHAnsi"/>
              <w:sz w:val="22"/>
              <w:lang w:eastAsia="pt-BR"/>
            </w:rPr>
          </w:pPr>
          <w:hyperlink w:anchor="_Toc33461685" w:history="1">
            <w:r w:rsidRPr="00A87BCD">
              <w:rPr>
                <w:rStyle w:val="Hyperlink"/>
              </w:rPr>
              <w:t>2 FUNDAMENTAÇÃO TEÓRICA</w:t>
            </w:r>
            <w:r>
              <w:rPr>
                <w:webHidden/>
              </w:rPr>
              <w:tab/>
            </w:r>
            <w:r>
              <w:rPr>
                <w:webHidden/>
              </w:rPr>
              <w:fldChar w:fldCharType="begin"/>
            </w:r>
            <w:r>
              <w:rPr>
                <w:webHidden/>
              </w:rPr>
              <w:instrText xml:space="preserve"> PAGEREF _Toc33461685 \h </w:instrText>
            </w:r>
            <w:r>
              <w:rPr>
                <w:webHidden/>
              </w:rPr>
            </w:r>
            <w:r>
              <w:rPr>
                <w:webHidden/>
              </w:rPr>
              <w:fldChar w:fldCharType="separate"/>
            </w:r>
            <w:r>
              <w:rPr>
                <w:webHidden/>
              </w:rPr>
              <w:t>9</w:t>
            </w:r>
            <w:r>
              <w:rPr>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86" w:history="1">
            <w:r w:rsidRPr="00A87BCD">
              <w:rPr>
                <w:rStyle w:val="Hyperlink"/>
                <w:noProof/>
              </w:rPr>
              <w:t>2.1 Reuso de Software</w:t>
            </w:r>
            <w:r>
              <w:rPr>
                <w:noProof/>
                <w:webHidden/>
              </w:rPr>
              <w:tab/>
            </w:r>
            <w:r>
              <w:rPr>
                <w:noProof/>
                <w:webHidden/>
              </w:rPr>
              <w:fldChar w:fldCharType="begin"/>
            </w:r>
            <w:r>
              <w:rPr>
                <w:noProof/>
                <w:webHidden/>
              </w:rPr>
              <w:instrText xml:space="preserve"> PAGEREF _Toc33461686 \h </w:instrText>
            </w:r>
            <w:r>
              <w:rPr>
                <w:noProof/>
                <w:webHidden/>
              </w:rPr>
            </w:r>
            <w:r>
              <w:rPr>
                <w:noProof/>
                <w:webHidden/>
              </w:rPr>
              <w:fldChar w:fldCharType="separate"/>
            </w:r>
            <w:r>
              <w:rPr>
                <w:noProof/>
                <w:webHidden/>
              </w:rPr>
              <w:t>9</w:t>
            </w:r>
            <w:r>
              <w:rPr>
                <w:noProof/>
                <w:webHidden/>
              </w:rPr>
              <w:fldChar w:fldCharType="end"/>
            </w:r>
          </w:hyperlink>
        </w:p>
        <w:p w:rsidR="0034376E" w:rsidRDefault="0034376E">
          <w:pPr>
            <w:pStyle w:val="Sumrio3"/>
            <w:tabs>
              <w:tab w:val="right" w:pos="9061"/>
            </w:tabs>
            <w:rPr>
              <w:noProof/>
            </w:rPr>
          </w:pPr>
          <w:hyperlink w:anchor="_Toc33461687" w:history="1">
            <w:r w:rsidRPr="00A87BCD">
              <w:rPr>
                <w:rStyle w:val="Hyperlink"/>
                <w:noProof/>
              </w:rPr>
              <w:t>2.1.1 Técnicas de aplicação de reuso de software</w:t>
            </w:r>
            <w:r>
              <w:rPr>
                <w:noProof/>
                <w:webHidden/>
              </w:rPr>
              <w:tab/>
            </w:r>
            <w:r>
              <w:rPr>
                <w:noProof/>
                <w:webHidden/>
              </w:rPr>
              <w:fldChar w:fldCharType="begin"/>
            </w:r>
            <w:r>
              <w:rPr>
                <w:noProof/>
                <w:webHidden/>
              </w:rPr>
              <w:instrText xml:space="preserve"> PAGEREF _Toc33461687 \h </w:instrText>
            </w:r>
            <w:r>
              <w:rPr>
                <w:noProof/>
                <w:webHidden/>
              </w:rPr>
            </w:r>
            <w:r>
              <w:rPr>
                <w:noProof/>
                <w:webHidden/>
              </w:rPr>
              <w:fldChar w:fldCharType="separate"/>
            </w:r>
            <w:r>
              <w:rPr>
                <w:noProof/>
                <w:webHidden/>
              </w:rPr>
              <w:t>11</w:t>
            </w:r>
            <w:r>
              <w:rPr>
                <w:noProof/>
                <w:webHidden/>
              </w:rPr>
              <w:fldChar w:fldCharType="end"/>
            </w:r>
          </w:hyperlink>
        </w:p>
        <w:p w:rsidR="0034376E" w:rsidRDefault="0034376E">
          <w:pPr>
            <w:pStyle w:val="Sumrio3"/>
            <w:tabs>
              <w:tab w:val="right" w:pos="9061"/>
            </w:tabs>
            <w:rPr>
              <w:noProof/>
            </w:rPr>
          </w:pPr>
          <w:hyperlink w:anchor="_Toc33461688" w:history="1">
            <w:r w:rsidRPr="00A87BCD">
              <w:rPr>
                <w:rStyle w:val="Hyperlink"/>
                <w:noProof/>
              </w:rPr>
              <w:t>2.1.2 Geradores de programas</w:t>
            </w:r>
            <w:r>
              <w:rPr>
                <w:noProof/>
                <w:webHidden/>
              </w:rPr>
              <w:tab/>
            </w:r>
            <w:r>
              <w:rPr>
                <w:noProof/>
                <w:webHidden/>
              </w:rPr>
              <w:fldChar w:fldCharType="begin"/>
            </w:r>
            <w:r>
              <w:rPr>
                <w:noProof/>
                <w:webHidden/>
              </w:rPr>
              <w:instrText xml:space="preserve"> PAGEREF _Toc33461688 \h </w:instrText>
            </w:r>
            <w:r>
              <w:rPr>
                <w:noProof/>
                <w:webHidden/>
              </w:rPr>
            </w:r>
            <w:r>
              <w:rPr>
                <w:noProof/>
                <w:webHidden/>
              </w:rPr>
              <w:fldChar w:fldCharType="separate"/>
            </w:r>
            <w:r>
              <w:rPr>
                <w:noProof/>
                <w:webHidden/>
              </w:rPr>
              <w:t>13</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89" w:history="1">
            <w:r w:rsidRPr="00A87BCD">
              <w:rPr>
                <w:rStyle w:val="Hyperlink"/>
                <w:noProof/>
              </w:rPr>
              <w:t>2.2 Motores de gabarito (Template Engines)</w:t>
            </w:r>
            <w:r>
              <w:rPr>
                <w:noProof/>
                <w:webHidden/>
              </w:rPr>
              <w:tab/>
            </w:r>
            <w:r>
              <w:rPr>
                <w:noProof/>
                <w:webHidden/>
              </w:rPr>
              <w:fldChar w:fldCharType="begin"/>
            </w:r>
            <w:r>
              <w:rPr>
                <w:noProof/>
                <w:webHidden/>
              </w:rPr>
              <w:instrText xml:space="preserve"> PAGEREF _Toc33461689 \h </w:instrText>
            </w:r>
            <w:r>
              <w:rPr>
                <w:noProof/>
                <w:webHidden/>
              </w:rPr>
            </w:r>
            <w:r>
              <w:rPr>
                <w:noProof/>
                <w:webHidden/>
              </w:rPr>
              <w:fldChar w:fldCharType="separate"/>
            </w:r>
            <w:r>
              <w:rPr>
                <w:noProof/>
                <w:webHidden/>
              </w:rPr>
              <w:t>14</w:t>
            </w:r>
            <w:r>
              <w:rPr>
                <w:noProof/>
                <w:webHidden/>
              </w:rPr>
              <w:fldChar w:fldCharType="end"/>
            </w:r>
          </w:hyperlink>
        </w:p>
        <w:p w:rsidR="0034376E" w:rsidRDefault="0034376E">
          <w:pPr>
            <w:pStyle w:val="Sumrio3"/>
            <w:tabs>
              <w:tab w:val="right" w:pos="9061"/>
            </w:tabs>
            <w:rPr>
              <w:noProof/>
            </w:rPr>
          </w:pPr>
          <w:hyperlink w:anchor="_Toc33461690" w:history="1">
            <w:r w:rsidRPr="00A87BCD">
              <w:rPr>
                <w:rStyle w:val="Hyperlink"/>
                <w:noProof/>
              </w:rPr>
              <w:t>2.2.1 Elementos básicos de motores de gabarito</w:t>
            </w:r>
            <w:r>
              <w:rPr>
                <w:noProof/>
                <w:webHidden/>
              </w:rPr>
              <w:tab/>
            </w:r>
            <w:r>
              <w:rPr>
                <w:noProof/>
                <w:webHidden/>
              </w:rPr>
              <w:fldChar w:fldCharType="begin"/>
            </w:r>
            <w:r>
              <w:rPr>
                <w:noProof/>
                <w:webHidden/>
              </w:rPr>
              <w:instrText xml:space="preserve"> PAGEREF _Toc33461690 \h </w:instrText>
            </w:r>
            <w:r>
              <w:rPr>
                <w:noProof/>
                <w:webHidden/>
              </w:rPr>
            </w:r>
            <w:r>
              <w:rPr>
                <w:noProof/>
                <w:webHidden/>
              </w:rPr>
              <w:fldChar w:fldCharType="separate"/>
            </w:r>
            <w:r>
              <w:rPr>
                <w:noProof/>
                <w:webHidden/>
              </w:rPr>
              <w:t>14</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91" w:history="1">
            <w:r w:rsidRPr="00A87BCD">
              <w:rPr>
                <w:rStyle w:val="Hyperlink"/>
                <w:noProof/>
              </w:rPr>
              <w:t>2.3 Motores de gabaritos disponíveis para utilização no mercado atual</w:t>
            </w:r>
            <w:r>
              <w:rPr>
                <w:noProof/>
                <w:webHidden/>
              </w:rPr>
              <w:tab/>
            </w:r>
            <w:r>
              <w:rPr>
                <w:noProof/>
                <w:webHidden/>
              </w:rPr>
              <w:fldChar w:fldCharType="begin"/>
            </w:r>
            <w:r>
              <w:rPr>
                <w:noProof/>
                <w:webHidden/>
              </w:rPr>
              <w:instrText xml:space="preserve"> PAGEREF _Toc33461691 \h </w:instrText>
            </w:r>
            <w:r>
              <w:rPr>
                <w:noProof/>
                <w:webHidden/>
              </w:rPr>
            </w:r>
            <w:r>
              <w:rPr>
                <w:noProof/>
                <w:webHidden/>
              </w:rPr>
              <w:fldChar w:fldCharType="separate"/>
            </w:r>
            <w:r>
              <w:rPr>
                <w:noProof/>
                <w:webHidden/>
              </w:rPr>
              <w:t>16</w:t>
            </w:r>
            <w:r>
              <w:rPr>
                <w:noProof/>
                <w:webHidden/>
              </w:rPr>
              <w:fldChar w:fldCharType="end"/>
            </w:r>
          </w:hyperlink>
        </w:p>
        <w:p w:rsidR="0034376E" w:rsidRDefault="0034376E">
          <w:pPr>
            <w:pStyle w:val="Sumrio3"/>
            <w:tabs>
              <w:tab w:val="right" w:pos="9061"/>
            </w:tabs>
            <w:rPr>
              <w:noProof/>
            </w:rPr>
          </w:pPr>
          <w:hyperlink w:anchor="_Toc33461692" w:history="1">
            <w:r w:rsidRPr="00A87BCD">
              <w:rPr>
                <w:rStyle w:val="Hyperlink"/>
                <w:noProof/>
              </w:rPr>
              <w:t>2.3.1 Apache Velocity</w:t>
            </w:r>
            <w:r>
              <w:rPr>
                <w:noProof/>
                <w:webHidden/>
              </w:rPr>
              <w:tab/>
            </w:r>
            <w:r>
              <w:rPr>
                <w:noProof/>
                <w:webHidden/>
              </w:rPr>
              <w:fldChar w:fldCharType="begin"/>
            </w:r>
            <w:r>
              <w:rPr>
                <w:noProof/>
                <w:webHidden/>
              </w:rPr>
              <w:instrText xml:space="preserve"> PAGEREF _Toc33461692 \h </w:instrText>
            </w:r>
            <w:r>
              <w:rPr>
                <w:noProof/>
                <w:webHidden/>
              </w:rPr>
            </w:r>
            <w:r>
              <w:rPr>
                <w:noProof/>
                <w:webHidden/>
              </w:rPr>
              <w:fldChar w:fldCharType="separate"/>
            </w:r>
            <w:r>
              <w:rPr>
                <w:noProof/>
                <w:webHidden/>
              </w:rPr>
              <w:t>16</w:t>
            </w:r>
            <w:r>
              <w:rPr>
                <w:noProof/>
                <w:webHidden/>
              </w:rPr>
              <w:fldChar w:fldCharType="end"/>
            </w:r>
          </w:hyperlink>
        </w:p>
        <w:p w:rsidR="0034376E" w:rsidRDefault="0034376E">
          <w:pPr>
            <w:pStyle w:val="Sumrio3"/>
            <w:tabs>
              <w:tab w:val="right" w:pos="9061"/>
            </w:tabs>
            <w:rPr>
              <w:noProof/>
            </w:rPr>
          </w:pPr>
          <w:hyperlink w:anchor="_Toc33461693" w:history="1">
            <w:r w:rsidRPr="00A87BCD">
              <w:rPr>
                <w:rStyle w:val="Hyperlink"/>
                <w:noProof/>
              </w:rPr>
              <w:t>2.3.2 Apache Freemarker</w:t>
            </w:r>
            <w:r>
              <w:rPr>
                <w:noProof/>
                <w:webHidden/>
              </w:rPr>
              <w:tab/>
            </w:r>
            <w:r>
              <w:rPr>
                <w:noProof/>
                <w:webHidden/>
              </w:rPr>
              <w:fldChar w:fldCharType="begin"/>
            </w:r>
            <w:r>
              <w:rPr>
                <w:noProof/>
                <w:webHidden/>
              </w:rPr>
              <w:instrText xml:space="preserve"> PAGEREF _Toc33461693 \h </w:instrText>
            </w:r>
            <w:r>
              <w:rPr>
                <w:noProof/>
                <w:webHidden/>
              </w:rPr>
            </w:r>
            <w:r>
              <w:rPr>
                <w:noProof/>
                <w:webHidden/>
              </w:rPr>
              <w:fldChar w:fldCharType="separate"/>
            </w:r>
            <w:r>
              <w:rPr>
                <w:noProof/>
                <w:webHidden/>
              </w:rPr>
              <w:t>18</w:t>
            </w:r>
            <w:r>
              <w:rPr>
                <w:noProof/>
                <w:webHidden/>
              </w:rPr>
              <w:fldChar w:fldCharType="end"/>
            </w:r>
          </w:hyperlink>
        </w:p>
        <w:p w:rsidR="0034376E" w:rsidRDefault="0034376E">
          <w:pPr>
            <w:pStyle w:val="Sumrio3"/>
            <w:tabs>
              <w:tab w:val="right" w:pos="9061"/>
            </w:tabs>
            <w:rPr>
              <w:noProof/>
            </w:rPr>
          </w:pPr>
          <w:hyperlink w:anchor="_Toc33461694" w:history="1">
            <w:r w:rsidRPr="00A87BCD">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_Toc33461694 \h </w:instrText>
            </w:r>
            <w:r>
              <w:rPr>
                <w:noProof/>
                <w:webHidden/>
              </w:rPr>
            </w:r>
            <w:r>
              <w:rPr>
                <w:noProof/>
                <w:webHidden/>
              </w:rPr>
              <w:fldChar w:fldCharType="separate"/>
            </w:r>
            <w:r>
              <w:rPr>
                <w:noProof/>
                <w:webHidden/>
              </w:rPr>
              <w:t>21</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95" w:history="1">
            <w:r w:rsidRPr="00A87BCD">
              <w:rPr>
                <w:rStyle w:val="Hyperlink"/>
                <w:noProof/>
              </w:rPr>
              <w:t>2.2 Apache Maven</w:t>
            </w:r>
            <w:r>
              <w:rPr>
                <w:noProof/>
                <w:webHidden/>
              </w:rPr>
              <w:tab/>
            </w:r>
            <w:r>
              <w:rPr>
                <w:noProof/>
                <w:webHidden/>
              </w:rPr>
              <w:fldChar w:fldCharType="begin"/>
            </w:r>
            <w:r>
              <w:rPr>
                <w:noProof/>
                <w:webHidden/>
              </w:rPr>
              <w:instrText xml:space="preserve"> PAGEREF _Toc33461695 \h </w:instrText>
            </w:r>
            <w:r>
              <w:rPr>
                <w:noProof/>
                <w:webHidden/>
              </w:rPr>
            </w:r>
            <w:r>
              <w:rPr>
                <w:noProof/>
                <w:webHidden/>
              </w:rPr>
              <w:fldChar w:fldCharType="separate"/>
            </w:r>
            <w:r>
              <w:rPr>
                <w:noProof/>
                <w:webHidden/>
              </w:rPr>
              <w:t>21</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96" w:history="1">
            <w:r w:rsidRPr="00A87BCD">
              <w:rPr>
                <w:rStyle w:val="Hyperlink"/>
                <w:noProof/>
              </w:rPr>
              <w:t>2.4 DC.js</w:t>
            </w:r>
            <w:r>
              <w:rPr>
                <w:noProof/>
                <w:webHidden/>
              </w:rPr>
              <w:tab/>
            </w:r>
            <w:r>
              <w:rPr>
                <w:noProof/>
                <w:webHidden/>
              </w:rPr>
              <w:fldChar w:fldCharType="begin"/>
            </w:r>
            <w:r>
              <w:rPr>
                <w:noProof/>
                <w:webHidden/>
              </w:rPr>
              <w:instrText xml:space="preserve"> PAGEREF _Toc33461696 \h </w:instrText>
            </w:r>
            <w:r>
              <w:rPr>
                <w:noProof/>
                <w:webHidden/>
              </w:rPr>
            </w:r>
            <w:r>
              <w:rPr>
                <w:noProof/>
                <w:webHidden/>
              </w:rPr>
              <w:fldChar w:fldCharType="separate"/>
            </w:r>
            <w:r>
              <w:rPr>
                <w:noProof/>
                <w:webHidden/>
              </w:rPr>
              <w:t>23</w:t>
            </w:r>
            <w:r>
              <w:rPr>
                <w:noProof/>
                <w:webHidden/>
              </w:rPr>
              <w:fldChar w:fldCharType="end"/>
            </w:r>
          </w:hyperlink>
        </w:p>
        <w:p w:rsidR="0034376E" w:rsidRDefault="0034376E">
          <w:pPr>
            <w:pStyle w:val="Sumrio3"/>
            <w:tabs>
              <w:tab w:val="right" w:pos="9061"/>
            </w:tabs>
            <w:rPr>
              <w:noProof/>
            </w:rPr>
          </w:pPr>
          <w:hyperlink w:anchor="_Toc33461697" w:history="1">
            <w:r w:rsidRPr="00A87BCD">
              <w:rPr>
                <w:rStyle w:val="Hyperlink"/>
                <w:noProof/>
              </w:rPr>
              <w:t>2.4.1 Crossfilter.js</w:t>
            </w:r>
            <w:r>
              <w:rPr>
                <w:noProof/>
                <w:webHidden/>
              </w:rPr>
              <w:tab/>
            </w:r>
            <w:r>
              <w:rPr>
                <w:noProof/>
                <w:webHidden/>
              </w:rPr>
              <w:fldChar w:fldCharType="begin"/>
            </w:r>
            <w:r>
              <w:rPr>
                <w:noProof/>
                <w:webHidden/>
              </w:rPr>
              <w:instrText xml:space="preserve"> PAGEREF _Toc33461697 \h </w:instrText>
            </w:r>
            <w:r>
              <w:rPr>
                <w:noProof/>
                <w:webHidden/>
              </w:rPr>
            </w:r>
            <w:r>
              <w:rPr>
                <w:noProof/>
                <w:webHidden/>
              </w:rPr>
              <w:fldChar w:fldCharType="separate"/>
            </w:r>
            <w:r>
              <w:rPr>
                <w:noProof/>
                <w:webHidden/>
              </w:rPr>
              <w:t>24</w:t>
            </w:r>
            <w:r>
              <w:rPr>
                <w:noProof/>
                <w:webHidden/>
              </w:rPr>
              <w:fldChar w:fldCharType="end"/>
            </w:r>
          </w:hyperlink>
        </w:p>
        <w:p w:rsidR="0034376E" w:rsidRDefault="0034376E">
          <w:pPr>
            <w:pStyle w:val="Sumrio3"/>
            <w:tabs>
              <w:tab w:val="right" w:pos="9061"/>
            </w:tabs>
            <w:rPr>
              <w:noProof/>
            </w:rPr>
          </w:pPr>
          <w:hyperlink w:anchor="_Toc33461698" w:history="1">
            <w:r w:rsidRPr="00A87BCD">
              <w:rPr>
                <w:rStyle w:val="Hyperlink"/>
                <w:noProof/>
              </w:rPr>
              <w:t>2.4.2 D3.js</w:t>
            </w:r>
            <w:r>
              <w:rPr>
                <w:noProof/>
                <w:webHidden/>
              </w:rPr>
              <w:tab/>
            </w:r>
            <w:r>
              <w:rPr>
                <w:noProof/>
                <w:webHidden/>
              </w:rPr>
              <w:fldChar w:fldCharType="begin"/>
            </w:r>
            <w:r>
              <w:rPr>
                <w:noProof/>
                <w:webHidden/>
              </w:rPr>
              <w:instrText xml:space="preserve"> PAGEREF _Toc33461698 \h </w:instrText>
            </w:r>
            <w:r>
              <w:rPr>
                <w:noProof/>
                <w:webHidden/>
              </w:rPr>
            </w:r>
            <w:r>
              <w:rPr>
                <w:noProof/>
                <w:webHidden/>
              </w:rPr>
              <w:fldChar w:fldCharType="separate"/>
            </w:r>
            <w:r>
              <w:rPr>
                <w:noProof/>
                <w:webHidden/>
              </w:rPr>
              <w:t>24</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699" w:history="1">
            <w:r w:rsidRPr="00A87BCD">
              <w:rPr>
                <w:rStyle w:val="Hyperlink"/>
                <w:noProof/>
              </w:rPr>
              <w:t>2.5 Outras bibliotecas utilizadas neste trabalho</w:t>
            </w:r>
            <w:r>
              <w:rPr>
                <w:noProof/>
                <w:webHidden/>
              </w:rPr>
              <w:tab/>
            </w:r>
            <w:r>
              <w:rPr>
                <w:noProof/>
                <w:webHidden/>
              </w:rPr>
              <w:fldChar w:fldCharType="begin"/>
            </w:r>
            <w:r>
              <w:rPr>
                <w:noProof/>
                <w:webHidden/>
              </w:rPr>
              <w:instrText xml:space="preserve"> PAGEREF _Toc33461699 \h </w:instrText>
            </w:r>
            <w:r>
              <w:rPr>
                <w:noProof/>
                <w:webHidden/>
              </w:rPr>
            </w:r>
            <w:r>
              <w:rPr>
                <w:noProof/>
                <w:webHidden/>
              </w:rPr>
              <w:fldChar w:fldCharType="separate"/>
            </w:r>
            <w:r>
              <w:rPr>
                <w:noProof/>
                <w:webHidden/>
              </w:rPr>
              <w:t>24</w:t>
            </w:r>
            <w:r>
              <w:rPr>
                <w:noProof/>
                <w:webHidden/>
              </w:rPr>
              <w:fldChar w:fldCharType="end"/>
            </w:r>
          </w:hyperlink>
        </w:p>
        <w:p w:rsidR="0034376E" w:rsidRDefault="0034376E">
          <w:pPr>
            <w:pStyle w:val="Sumrio3"/>
            <w:tabs>
              <w:tab w:val="right" w:pos="9061"/>
            </w:tabs>
            <w:rPr>
              <w:noProof/>
            </w:rPr>
          </w:pPr>
          <w:hyperlink w:anchor="_Toc33461700" w:history="1">
            <w:r w:rsidRPr="00A87BCD">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_Toc33461700 \h </w:instrText>
            </w:r>
            <w:r>
              <w:rPr>
                <w:noProof/>
                <w:webHidden/>
              </w:rPr>
            </w:r>
            <w:r>
              <w:rPr>
                <w:noProof/>
                <w:webHidden/>
              </w:rPr>
              <w:fldChar w:fldCharType="separate"/>
            </w:r>
            <w:r>
              <w:rPr>
                <w:noProof/>
                <w:webHidden/>
              </w:rPr>
              <w:t>25</w:t>
            </w:r>
            <w:r>
              <w:rPr>
                <w:noProof/>
                <w:webHidden/>
              </w:rPr>
              <w:fldChar w:fldCharType="end"/>
            </w:r>
          </w:hyperlink>
        </w:p>
        <w:p w:rsidR="0034376E" w:rsidRDefault="0034376E">
          <w:pPr>
            <w:pStyle w:val="Sumrio3"/>
            <w:tabs>
              <w:tab w:val="right" w:pos="9061"/>
            </w:tabs>
            <w:rPr>
              <w:noProof/>
            </w:rPr>
          </w:pPr>
          <w:hyperlink w:anchor="_Toc33461701" w:history="1">
            <w:r w:rsidRPr="00A87BCD">
              <w:rPr>
                <w:rStyle w:val="Hyperlink"/>
                <w:noProof/>
              </w:rPr>
              <w:t>2.5.2 Apache Commons IO</w:t>
            </w:r>
            <w:r>
              <w:rPr>
                <w:noProof/>
                <w:webHidden/>
              </w:rPr>
              <w:tab/>
            </w:r>
            <w:r>
              <w:rPr>
                <w:noProof/>
                <w:webHidden/>
              </w:rPr>
              <w:fldChar w:fldCharType="begin"/>
            </w:r>
            <w:r>
              <w:rPr>
                <w:noProof/>
                <w:webHidden/>
              </w:rPr>
              <w:instrText xml:space="preserve"> PAGEREF _Toc33461701 \h </w:instrText>
            </w:r>
            <w:r>
              <w:rPr>
                <w:noProof/>
                <w:webHidden/>
              </w:rPr>
            </w:r>
            <w:r>
              <w:rPr>
                <w:noProof/>
                <w:webHidden/>
              </w:rPr>
              <w:fldChar w:fldCharType="separate"/>
            </w:r>
            <w:r>
              <w:rPr>
                <w:noProof/>
                <w:webHidden/>
              </w:rPr>
              <w:t>25</w:t>
            </w:r>
            <w:r>
              <w:rPr>
                <w:noProof/>
                <w:webHidden/>
              </w:rPr>
              <w:fldChar w:fldCharType="end"/>
            </w:r>
          </w:hyperlink>
        </w:p>
        <w:p w:rsidR="0034376E" w:rsidRDefault="0034376E">
          <w:pPr>
            <w:pStyle w:val="Sumrio3"/>
            <w:tabs>
              <w:tab w:val="right" w:pos="9061"/>
            </w:tabs>
            <w:rPr>
              <w:noProof/>
            </w:rPr>
          </w:pPr>
          <w:hyperlink w:anchor="_Toc33461702" w:history="1">
            <w:r w:rsidRPr="00A87BCD">
              <w:rPr>
                <w:rStyle w:val="Hyperlink"/>
                <w:noProof/>
              </w:rPr>
              <w:t>2.5.3 Zeroturnaround ZT-ZIP</w:t>
            </w:r>
            <w:r>
              <w:rPr>
                <w:noProof/>
                <w:webHidden/>
              </w:rPr>
              <w:tab/>
            </w:r>
            <w:r>
              <w:rPr>
                <w:noProof/>
                <w:webHidden/>
              </w:rPr>
              <w:fldChar w:fldCharType="begin"/>
            </w:r>
            <w:r>
              <w:rPr>
                <w:noProof/>
                <w:webHidden/>
              </w:rPr>
              <w:instrText xml:space="preserve"> PAGEREF _Toc33461702 \h </w:instrText>
            </w:r>
            <w:r>
              <w:rPr>
                <w:noProof/>
                <w:webHidden/>
              </w:rPr>
            </w:r>
            <w:r>
              <w:rPr>
                <w:noProof/>
                <w:webHidden/>
              </w:rPr>
              <w:fldChar w:fldCharType="separate"/>
            </w:r>
            <w:r>
              <w:rPr>
                <w:noProof/>
                <w:webHidden/>
              </w:rPr>
              <w:t>25</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03" w:history="1">
            <w:r w:rsidRPr="00A87BCD">
              <w:rPr>
                <w:rStyle w:val="Hyperlink"/>
                <w:noProof/>
              </w:rPr>
              <w:t>2.6 JavaFX 8</w:t>
            </w:r>
            <w:r>
              <w:rPr>
                <w:noProof/>
                <w:webHidden/>
              </w:rPr>
              <w:tab/>
            </w:r>
            <w:r>
              <w:rPr>
                <w:noProof/>
                <w:webHidden/>
              </w:rPr>
              <w:fldChar w:fldCharType="begin"/>
            </w:r>
            <w:r>
              <w:rPr>
                <w:noProof/>
                <w:webHidden/>
              </w:rPr>
              <w:instrText xml:space="preserve"> PAGEREF _Toc33461703 \h </w:instrText>
            </w:r>
            <w:r>
              <w:rPr>
                <w:noProof/>
                <w:webHidden/>
              </w:rPr>
            </w:r>
            <w:r>
              <w:rPr>
                <w:noProof/>
                <w:webHidden/>
              </w:rPr>
              <w:fldChar w:fldCharType="separate"/>
            </w:r>
            <w:r>
              <w:rPr>
                <w:noProof/>
                <w:webHidden/>
              </w:rPr>
              <w:t>25</w:t>
            </w:r>
            <w:r>
              <w:rPr>
                <w:noProof/>
                <w:webHidden/>
              </w:rPr>
              <w:fldChar w:fldCharType="end"/>
            </w:r>
          </w:hyperlink>
        </w:p>
        <w:p w:rsidR="0034376E" w:rsidRDefault="0034376E">
          <w:pPr>
            <w:pStyle w:val="Sumrio1"/>
            <w:rPr>
              <w:rFonts w:asciiTheme="minorHAnsi" w:eastAsiaTheme="minorEastAsia" w:hAnsiTheme="minorHAnsi"/>
              <w:sz w:val="22"/>
              <w:lang w:eastAsia="pt-BR"/>
            </w:rPr>
          </w:pPr>
          <w:hyperlink w:anchor="_Toc33461704" w:history="1">
            <w:r w:rsidRPr="00A87BCD">
              <w:rPr>
                <w:rStyle w:val="Hyperlink"/>
              </w:rPr>
              <w:t>3 SOLUÇÕES CORRELATAS</w:t>
            </w:r>
            <w:r>
              <w:rPr>
                <w:webHidden/>
              </w:rPr>
              <w:tab/>
            </w:r>
            <w:r>
              <w:rPr>
                <w:webHidden/>
              </w:rPr>
              <w:fldChar w:fldCharType="begin"/>
            </w:r>
            <w:r>
              <w:rPr>
                <w:webHidden/>
              </w:rPr>
              <w:instrText xml:space="preserve"> PAGEREF _Toc33461704 \h </w:instrText>
            </w:r>
            <w:r>
              <w:rPr>
                <w:webHidden/>
              </w:rPr>
            </w:r>
            <w:r>
              <w:rPr>
                <w:webHidden/>
              </w:rPr>
              <w:fldChar w:fldCharType="separate"/>
            </w:r>
            <w:r>
              <w:rPr>
                <w:webHidden/>
              </w:rPr>
              <w:t>27</w:t>
            </w:r>
            <w:r>
              <w:rPr>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05" w:history="1">
            <w:r w:rsidRPr="00A87BCD">
              <w:rPr>
                <w:rStyle w:val="Hyperlink"/>
                <w:noProof/>
              </w:rPr>
              <w:t>3.1 Qlik Sense</w:t>
            </w:r>
            <w:r>
              <w:rPr>
                <w:noProof/>
                <w:webHidden/>
              </w:rPr>
              <w:tab/>
            </w:r>
            <w:r>
              <w:rPr>
                <w:noProof/>
                <w:webHidden/>
              </w:rPr>
              <w:fldChar w:fldCharType="begin"/>
            </w:r>
            <w:r>
              <w:rPr>
                <w:noProof/>
                <w:webHidden/>
              </w:rPr>
              <w:instrText xml:space="preserve"> PAGEREF _Toc33461705 \h </w:instrText>
            </w:r>
            <w:r>
              <w:rPr>
                <w:noProof/>
                <w:webHidden/>
              </w:rPr>
            </w:r>
            <w:r>
              <w:rPr>
                <w:noProof/>
                <w:webHidden/>
              </w:rPr>
              <w:fldChar w:fldCharType="separate"/>
            </w:r>
            <w:r>
              <w:rPr>
                <w:noProof/>
                <w:webHidden/>
              </w:rPr>
              <w:t>27</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06" w:history="1">
            <w:r w:rsidRPr="00A87BCD">
              <w:rPr>
                <w:rStyle w:val="Hyperlink"/>
                <w:noProof/>
              </w:rPr>
              <w:t>3.2 Tableau Desktop</w:t>
            </w:r>
            <w:r>
              <w:rPr>
                <w:noProof/>
                <w:webHidden/>
              </w:rPr>
              <w:tab/>
            </w:r>
            <w:r>
              <w:rPr>
                <w:noProof/>
                <w:webHidden/>
              </w:rPr>
              <w:fldChar w:fldCharType="begin"/>
            </w:r>
            <w:r>
              <w:rPr>
                <w:noProof/>
                <w:webHidden/>
              </w:rPr>
              <w:instrText xml:space="preserve"> PAGEREF _Toc33461706 \h </w:instrText>
            </w:r>
            <w:r>
              <w:rPr>
                <w:noProof/>
                <w:webHidden/>
              </w:rPr>
            </w:r>
            <w:r>
              <w:rPr>
                <w:noProof/>
                <w:webHidden/>
              </w:rPr>
              <w:fldChar w:fldCharType="separate"/>
            </w:r>
            <w:r>
              <w:rPr>
                <w:noProof/>
                <w:webHidden/>
              </w:rPr>
              <w:t>28</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07" w:history="1">
            <w:r w:rsidRPr="00A87BCD">
              <w:rPr>
                <w:rStyle w:val="Hyperlink"/>
                <w:noProof/>
              </w:rPr>
              <w:t>3.3 Microsoft Power BI</w:t>
            </w:r>
            <w:r>
              <w:rPr>
                <w:noProof/>
                <w:webHidden/>
              </w:rPr>
              <w:tab/>
            </w:r>
            <w:r>
              <w:rPr>
                <w:noProof/>
                <w:webHidden/>
              </w:rPr>
              <w:fldChar w:fldCharType="begin"/>
            </w:r>
            <w:r>
              <w:rPr>
                <w:noProof/>
                <w:webHidden/>
              </w:rPr>
              <w:instrText xml:space="preserve"> PAGEREF _Toc33461707 \h </w:instrText>
            </w:r>
            <w:r>
              <w:rPr>
                <w:noProof/>
                <w:webHidden/>
              </w:rPr>
            </w:r>
            <w:r>
              <w:rPr>
                <w:noProof/>
                <w:webHidden/>
              </w:rPr>
              <w:fldChar w:fldCharType="separate"/>
            </w:r>
            <w:r>
              <w:rPr>
                <w:noProof/>
                <w:webHidden/>
              </w:rPr>
              <w:t>30</w:t>
            </w:r>
            <w:r>
              <w:rPr>
                <w:noProof/>
                <w:webHidden/>
              </w:rPr>
              <w:fldChar w:fldCharType="end"/>
            </w:r>
          </w:hyperlink>
        </w:p>
        <w:p w:rsidR="0034376E" w:rsidRDefault="0034376E">
          <w:pPr>
            <w:pStyle w:val="Sumrio1"/>
            <w:rPr>
              <w:rFonts w:asciiTheme="minorHAnsi" w:eastAsiaTheme="minorEastAsia" w:hAnsiTheme="minorHAnsi"/>
              <w:sz w:val="22"/>
              <w:lang w:eastAsia="pt-BR"/>
            </w:rPr>
          </w:pPr>
          <w:hyperlink w:anchor="_Toc33461708" w:history="1">
            <w:r w:rsidRPr="00A87BCD">
              <w:rPr>
                <w:rStyle w:val="Hyperlink"/>
              </w:rPr>
              <w:t>4 Desenvolvimento do Protótipo</w:t>
            </w:r>
            <w:r>
              <w:rPr>
                <w:webHidden/>
              </w:rPr>
              <w:tab/>
            </w:r>
            <w:r>
              <w:rPr>
                <w:webHidden/>
              </w:rPr>
              <w:fldChar w:fldCharType="begin"/>
            </w:r>
            <w:r>
              <w:rPr>
                <w:webHidden/>
              </w:rPr>
              <w:instrText xml:space="preserve"> PAGEREF _Toc33461708 \h </w:instrText>
            </w:r>
            <w:r>
              <w:rPr>
                <w:webHidden/>
              </w:rPr>
            </w:r>
            <w:r>
              <w:rPr>
                <w:webHidden/>
              </w:rPr>
              <w:fldChar w:fldCharType="separate"/>
            </w:r>
            <w:r>
              <w:rPr>
                <w:webHidden/>
              </w:rPr>
              <w:t>31</w:t>
            </w:r>
            <w:r>
              <w:rPr>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09" w:history="1">
            <w:r w:rsidRPr="00A87BCD">
              <w:rPr>
                <w:rStyle w:val="Hyperlink"/>
                <w:noProof/>
              </w:rPr>
              <w:t>4.1 - Descrição Geral</w:t>
            </w:r>
            <w:r>
              <w:rPr>
                <w:noProof/>
                <w:webHidden/>
              </w:rPr>
              <w:tab/>
            </w:r>
            <w:r>
              <w:rPr>
                <w:noProof/>
                <w:webHidden/>
              </w:rPr>
              <w:fldChar w:fldCharType="begin"/>
            </w:r>
            <w:r>
              <w:rPr>
                <w:noProof/>
                <w:webHidden/>
              </w:rPr>
              <w:instrText xml:space="preserve"> PAGEREF _Toc33461709 \h </w:instrText>
            </w:r>
            <w:r>
              <w:rPr>
                <w:noProof/>
                <w:webHidden/>
              </w:rPr>
            </w:r>
            <w:r>
              <w:rPr>
                <w:noProof/>
                <w:webHidden/>
              </w:rPr>
              <w:fldChar w:fldCharType="separate"/>
            </w:r>
            <w:r>
              <w:rPr>
                <w:noProof/>
                <w:webHidden/>
              </w:rPr>
              <w:t>31</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10" w:history="1">
            <w:r w:rsidRPr="00A87BCD">
              <w:rPr>
                <w:rStyle w:val="Hyperlink"/>
                <w:noProof/>
              </w:rPr>
              <w:t>4.2 Descrição das Etapas de Desenvolvimento</w:t>
            </w:r>
            <w:r>
              <w:rPr>
                <w:noProof/>
                <w:webHidden/>
              </w:rPr>
              <w:tab/>
            </w:r>
            <w:r>
              <w:rPr>
                <w:noProof/>
                <w:webHidden/>
              </w:rPr>
              <w:fldChar w:fldCharType="begin"/>
            </w:r>
            <w:r>
              <w:rPr>
                <w:noProof/>
                <w:webHidden/>
              </w:rPr>
              <w:instrText xml:space="preserve"> PAGEREF _Toc33461710 \h </w:instrText>
            </w:r>
            <w:r>
              <w:rPr>
                <w:noProof/>
                <w:webHidden/>
              </w:rPr>
            </w:r>
            <w:r>
              <w:rPr>
                <w:noProof/>
                <w:webHidden/>
              </w:rPr>
              <w:fldChar w:fldCharType="separate"/>
            </w:r>
            <w:r>
              <w:rPr>
                <w:noProof/>
                <w:webHidden/>
              </w:rPr>
              <w:t>32</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11" w:history="1">
            <w:r w:rsidRPr="00A87BCD">
              <w:rPr>
                <w:rStyle w:val="Hyperlink"/>
                <w:noProof/>
              </w:rPr>
              <w:t>4.3 – Levantamento dos Requisitos</w:t>
            </w:r>
            <w:r>
              <w:rPr>
                <w:noProof/>
                <w:webHidden/>
              </w:rPr>
              <w:tab/>
            </w:r>
            <w:r>
              <w:rPr>
                <w:noProof/>
                <w:webHidden/>
              </w:rPr>
              <w:fldChar w:fldCharType="begin"/>
            </w:r>
            <w:r>
              <w:rPr>
                <w:noProof/>
                <w:webHidden/>
              </w:rPr>
              <w:instrText xml:space="preserve"> PAGEREF _Toc33461711 \h </w:instrText>
            </w:r>
            <w:r>
              <w:rPr>
                <w:noProof/>
                <w:webHidden/>
              </w:rPr>
            </w:r>
            <w:r>
              <w:rPr>
                <w:noProof/>
                <w:webHidden/>
              </w:rPr>
              <w:fldChar w:fldCharType="separate"/>
            </w:r>
            <w:r>
              <w:rPr>
                <w:noProof/>
                <w:webHidden/>
              </w:rPr>
              <w:t>32</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12" w:history="1">
            <w:r w:rsidRPr="00A87BCD">
              <w:rPr>
                <w:rStyle w:val="Hyperlink"/>
                <w:noProof/>
              </w:rPr>
              <w:t>4.4 – Modelo de Casos de Uso</w:t>
            </w:r>
            <w:r>
              <w:rPr>
                <w:noProof/>
                <w:webHidden/>
              </w:rPr>
              <w:tab/>
            </w:r>
            <w:r>
              <w:rPr>
                <w:noProof/>
                <w:webHidden/>
              </w:rPr>
              <w:fldChar w:fldCharType="begin"/>
            </w:r>
            <w:r>
              <w:rPr>
                <w:noProof/>
                <w:webHidden/>
              </w:rPr>
              <w:instrText xml:space="preserve"> PAGEREF _Toc33461712 \h </w:instrText>
            </w:r>
            <w:r>
              <w:rPr>
                <w:noProof/>
                <w:webHidden/>
              </w:rPr>
            </w:r>
            <w:r>
              <w:rPr>
                <w:noProof/>
                <w:webHidden/>
              </w:rPr>
              <w:fldChar w:fldCharType="separate"/>
            </w:r>
            <w:r>
              <w:rPr>
                <w:noProof/>
                <w:webHidden/>
              </w:rPr>
              <w:t>33</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13" w:history="1">
            <w:r w:rsidRPr="00A87BCD">
              <w:rPr>
                <w:rStyle w:val="Hyperlink"/>
                <w:noProof/>
              </w:rPr>
              <w:t>4.5 Modelagem de classes</w:t>
            </w:r>
            <w:r>
              <w:rPr>
                <w:noProof/>
                <w:webHidden/>
              </w:rPr>
              <w:tab/>
            </w:r>
            <w:r>
              <w:rPr>
                <w:noProof/>
                <w:webHidden/>
              </w:rPr>
              <w:fldChar w:fldCharType="begin"/>
            </w:r>
            <w:r>
              <w:rPr>
                <w:noProof/>
                <w:webHidden/>
              </w:rPr>
              <w:instrText xml:space="preserve"> PAGEREF _Toc33461713 \h </w:instrText>
            </w:r>
            <w:r>
              <w:rPr>
                <w:noProof/>
                <w:webHidden/>
              </w:rPr>
            </w:r>
            <w:r>
              <w:rPr>
                <w:noProof/>
                <w:webHidden/>
              </w:rPr>
              <w:fldChar w:fldCharType="separate"/>
            </w:r>
            <w:r>
              <w:rPr>
                <w:noProof/>
                <w:webHidden/>
              </w:rPr>
              <w:t>35</w:t>
            </w:r>
            <w:r>
              <w:rPr>
                <w:noProof/>
                <w:webHidden/>
              </w:rPr>
              <w:fldChar w:fldCharType="end"/>
            </w:r>
          </w:hyperlink>
        </w:p>
        <w:p w:rsidR="0034376E" w:rsidRDefault="0034376E">
          <w:pPr>
            <w:pStyle w:val="Sumrio2"/>
            <w:rPr>
              <w:rFonts w:asciiTheme="minorHAnsi" w:eastAsiaTheme="minorEastAsia" w:hAnsiTheme="minorHAnsi"/>
              <w:noProof/>
              <w:sz w:val="22"/>
              <w:lang w:eastAsia="pt-BR"/>
            </w:rPr>
          </w:pPr>
          <w:hyperlink w:anchor="_Toc33461714" w:history="1">
            <w:r w:rsidRPr="00A87BCD">
              <w:rPr>
                <w:rStyle w:val="Hyperlink"/>
                <w:noProof/>
              </w:rPr>
              <w:t>4.6 Modelagem dinâmica</w:t>
            </w:r>
            <w:r>
              <w:rPr>
                <w:noProof/>
                <w:webHidden/>
              </w:rPr>
              <w:tab/>
            </w:r>
            <w:r>
              <w:rPr>
                <w:noProof/>
                <w:webHidden/>
              </w:rPr>
              <w:fldChar w:fldCharType="begin"/>
            </w:r>
            <w:r>
              <w:rPr>
                <w:noProof/>
                <w:webHidden/>
              </w:rPr>
              <w:instrText xml:space="preserve"> PAGEREF _Toc33461714 \h </w:instrText>
            </w:r>
            <w:r>
              <w:rPr>
                <w:noProof/>
                <w:webHidden/>
              </w:rPr>
            </w:r>
            <w:r>
              <w:rPr>
                <w:noProof/>
                <w:webHidden/>
              </w:rPr>
              <w:fldChar w:fldCharType="separate"/>
            </w:r>
            <w:r>
              <w:rPr>
                <w:noProof/>
                <w:webHidden/>
              </w:rPr>
              <w:t>37</w:t>
            </w:r>
            <w:r>
              <w:rPr>
                <w:noProof/>
                <w:webHidden/>
              </w:rPr>
              <w:fldChar w:fldCharType="end"/>
            </w:r>
          </w:hyperlink>
        </w:p>
        <w:p w:rsidR="0034376E" w:rsidRDefault="0034376E">
          <w:pPr>
            <w:pStyle w:val="Sumrio1"/>
            <w:rPr>
              <w:rFonts w:asciiTheme="minorHAnsi" w:eastAsiaTheme="minorEastAsia" w:hAnsiTheme="minorHAnsi"/>
              <w:sz w:val="22"/>
              <w:lang w:eastAsia="pt-BR"/>
            </w:rPr>
          </w:pPr>
          <w:hyperlink w:anchor="_Toc33461715" w:history="1">
            <w:r w:rsidRPr="00A87BCD">
              <w:rPr>
                <w:rStyle w:val="Hyperlink"/>
              </w:rPr>
              <w:t>5 REFERÊNCIAS</w:t>
            </w:r>
            <w:r>
              <w:rPr>
                <w:webHidden/>
              </w:rPr>
              <w:tab/>
            </w:r>
            <w:r>
              <w:rPr>
                <w:webHidden/>
              </w:rPr>
              <w:fldChar w:fldCharType="begin"/>
            </w:r>
            <w:r>
              <w:rPr>
                <w:webHidden/>
              </w:rPr>
              <w:instrText xml:space="preserve"> PAGEREF _Toc33461715 \h </w:instrText>
            </w:r>
            <w:r>
              <w:rPr>
                <w:webHidden/>
              </w:rPr>
            </w:r>
            <w:r>
              <w:rPr>
                <w:webHidden/>
              </w:rPr>
              <w:fldChar w:fldCharType="separate"/>
            </w:r>
            <w:r>
              <w:rPr>
                <w:webHidden/>
              </w:rPr>
              <w:t>40</w:t>
            </w:r>
            <w:r>
              <w:rPr>
                <w:webHidden/>
              </w:rPr>
              <w:fldChar w:fldCharType="end"/>
            </w:r>
          </w:hyperlink>
        </w:p>
        <w:p w:rsidR="001A1AE7" w:rsidRDefault="001A1AE7">
          <w:r>
            <w:rPr>
              <w:b/>
              <w:bCs/>
            </w:rPr>
            <w:fldChar w:fldCharType="end"/>
          </w:r>
        </w:p>
      </w:sdtContent>
    </w:sdt>
    <w:p w:rsidR="0005095E" w:rsidRPr="002B2829" w:rsidRDefault="0005095E" w:rsidP="00562A7B">
      <w:pPr>
        <w:jc w:val="left"/>
        <w:rPr>
          <w:rFonts w:cs="Times New Roman"/>
          <w:b/>
          <w:sz w:val="28"/>
          <w:szCs w:val="24"/>
        </w:rPr>
      </w:pPr>
      <w:r w:rsidRPr="002B2829">
        <w:rPr>
          <w:rFonts w:cs="Times New Roman"/>
          <w:b/>
          <w:sz w:val="28"/>
          <w:szCs w:val="24"/>
        </w:rPr>
        <w:br w:type="page"/>
      </w:r>
    </w:p>
    <w:p w:rsidR="0005095E" w:rsidRDefault="003232F1" w:rsidP="00085A27">
      <w:pPr>
        <w:pStyle w:val="Ttulo1"/>
      </w:pPr>
      <w:bookmarkStart w:id="5" w:name="_Toc498681696"/>
      <w:bookmarkStart w:id="6" w:name="_Toc33461681"/>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D0465E">
      <w:pPr>
        <w:ind w:firstLine="567"/>
        <w:rPr>
          <w:del w:id="7" w:author="Glauber Matteis Gadelha" w:date="2018-10-27T08:08:00Z"/>
        </w:rPr>
        <w:pPrChange w:id="8" w:author="glaubergad" w:date="2019-03-04T20:22:00Z">
          <w:pPr>
            <w:pStyle w:val="Paragrafo-Artigo"/>
            <w:spacing w:line="360" w:lineRule="auto"/>
            <w:ind w:firstLine="1134"/>
          </w:pPr>
        </w:pPrChange>
      </w:pPr>
      <w:r w:rsidRPr="002B2829">
        <w:t>A evolução tecnológica, além de muitas vantagens e confortos, nos trouxe algo que ao mesmo tempo</w:t>
      </w:r>
      <w:r w:rsidR="00085A27">
        <w:t xml:space="preserve"> é</w:t>
      </w:r>
      <w:r w:rsidRPr="002B2829">
        <w:t xml:space="preserve"> valioso</w:t>
      </w:r>
      <w:r w:rsidR="001522DA">
        <w:t xml:space="preserve"> e assustador</w:t>
      </w:r>
      <w:r w:rsidRPr="002B2829">
        <w:t xml:space="preserve">: </w:t>
      </w:r>
      <w:del w:id="9" w:author="Glauber Matteis Gadelha" w:date="2018-10-27T08:02:00Z">
        <w:r w:rsidRPr="002B2829" w:rsidDel="00F6358D">
          <w:delText xml:space="preserve">: O </w:delText>
        </w:r>
      </w:del>
      <w:ins w:id="10" w:author="Aluno" w:date="2018-10-25T20:47:00Z">
        <w:del w:id="11" w:author="Glauber Matteis Gadelha" w:date="2018-10-27T08:02:00Z">
          <w:r w:rsidRPr="002B2829" w:rsidDel="00F6358D">
            <w:delText>o</w:delText>
          </w:r>
        </w:del>
      </w:ins>
      <w:ins w:id="12" w:author="Glauber Matteis Gadelha" w:date="2018-10-27T08:02:00Z">
        <w:r w:rsidRPr="002B2829">
          <w:t xml:space="preserve"> o</w:t>
        </w:r>
      </w:ins>
      <w:ins w:id="13" w:author="Aluno" w:date="2018-10-25T20:47:00Z">
        <w:del w:id="14" w:author="Glauber Matteis Gadelha" w:date="2018-10-27T08:02:00Z">
          <w:r w:rsidRPr="002B2829" w:rsidDel="00F6358D">
            <w:delText xml:space="preserve"> </w:delText>
          </w:r>
        </w:del>
      </w:ins>
      <w:ins w:id="15" w:author="Glauber Matteis Gadelha" w:date="2018-10-27T08:18:00Z">
        <w:r w:rsidRPr="002B2829">
          <w:t xml:space="preserve"> </w:t>
        </w:r>
      </w:ins>
      <w:r w:rsidRPr="002B2829">
        <w:t>acúmulo minuto a minuto de massas de dados cada vez maiores</w:t>
      </w:r>
      <w:ins w:id="16" w:author="Glauber Matteis Gadelha" w:date="2018-10-27T08:08:00Z">
        <w:r w:rsidRPr="002B2829">
          <w:t>.</w:t>
        </w:r>
        <w:r w:rsidRPr="002B2829" w:rsidDel="00F6358D">
          <w:t xml:space="preserve"> </w:t>
        </w:r>
      </w:ins>
      <w:del w:id="17" w:author="Glauber Matteis Gadelha" w:date="2018-10-27T08:08:00Z">
        <w:r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w:t>
      </w:r>
      <w:r w:rsidR="007C38BC">
        <w:lastRenderedPageBreak/>
        <w:t>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461682"/>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spellStart"/>
      <w:proofErr w:type="gramStart"/>
      <w:r>
        <w:t>JavaFX</w:t>
      </w:r>
      <w:proofErr w:type="spellEnd"/>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461683"/>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461684"/>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461685"/>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461686"/>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266BE8" w:rsidP="00683CDD">
      <w:r>
        <w:t xml:space="preserve">Dentre </w:t>
      </w:r>
      <w:r w:rsidR="008944A5">
        <w:t>alguns d</w:t>
      </w:r>
      <w:r>
        <w:t xml:space="preserve">os benefícios do reuso de software podemos </w:t>
      </w:r>
      <w:r w:rsidR="004A4E33">
        <w:t>destacar</w:t>
      </w:r>
      <w:r>
        <w:t xml:space="preserve"> </w:t>
      </w:r>
      <w:r w:rsidR="004A4E33">
        <w:t>os</w:t>
      </w:r>
      <w:r>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266BE8">
        <w:rPr>
          <w:noProof/>
        </w:rPr>
        <w:t>(SOMMERVILLE, 2013)</w:t>
      </w:r>
      <w:r w:rsidR="003F07EB">
        <w:fldChar w:fldCharType="end"/>
      </w:r>
      <w:r>
        <w:t xml:space="preserve">: </w:t>
      </w:r>
    </w:p>
    <w:p w:rsidR="00266BE8" w:rsidRDefault="008944A5" w:rsidP="00266BE8">
      <w:pPr>
        <w:pStyle w:val="PargrafodaLista"/>
        <w:numPr>
          <w:ilvl w:val="0"/>
          <w:numId w:val="15"/>
        </w:numPr>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266BE8">
      <w:pPr>
        <w:pStyle w:val="PargrafodaLista"/>
        <w:numPr>
          <w:ilvl w:val="0"/>
          <w:numId w:val="15"/>
        </w:numPr>
      </w:pPr>
      <w:r>
        <w:t>Aumento da confiança: Reusar soluções previamente desenvolvidas, testadas e validadas geralmente reflete uma confiabilidade maior do que uma nova solução desenvolvida;</w:t>
      </w:r>
    </w:p>
    <w:p w:rsidR="008944A5" w:rsidRDefault="008944A5" w:rsidP="00266BE8">
      <w:pPr>
        <w:pStyle w:val="PargrafodaLista"/>
        <w:numPr>
          <w:ilvl w:val="0"/>
          <w:numId w:val="15"/>
        </w:numPr>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461687"/>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CC76A5" w:rsidRDefault="00CC76A5" w:rsidP="00CC76A5">
      <w:pPr>
        <w:jc w:val="left"/>
        <w:rPr>
          <w:sz w:val="20"/>
          <w:szCs w:val="20"/>
        </w:rPr>
      </w:pPr>
      <w:r w:rsidRPr="00CC76A5">
        <w:rPr>
          <w:sz w:val="20"/>
          <w:szCs w:val="20"/>
        </w:rPr>
        <w:lastRenderedPageBreak/>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rsidR="0055626F" w:rsidRDefault="00C4192F" w:rsidP="00C4192F">
      <w:pPr>
        <w:jc w:val="center"/>
      </w:pPr>
      <w:r>
        <w:rPr>
          <w:noProof/>
          <w:lang w:eastAsia="pt-BR"/>
        </w:rPr>
        <w:drawing>
          <wp:inline distT="0" distB="0" distL="0" distR="0" wp14:anchorId="075A9E28" wp14:editId="3A72239F">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rsidR="00CC76A5" w:rsidRDefault="00CC76A5" w:rsidP="00CC76A5">
      <w:pPr>
        <w:jc w:val="left"/>
        <w:rPr>
          <w:sz w:val="20"/>
          <w:szCs w:val="20"/>
        </w:rPr>
      </w:pPr>
    </w:p>
    <w:p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461688"/>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461689"/>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461690"/>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47CD625A" wp14:editId="2D42FD80">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disponível, entre outras ferramentas o </w:t>
      </w:r>
      <w:proofErr w:type="spellStart"/>
      <w:proofErr w:type="gramStart"/>
      <w:r>
        <w:t>Twig</w:t>
      </w:r>
      <w:proofErr w:type="spellEnd"/>
      <w:r w:rsidR="00F3745A">
        <w:t xml:space="preserve"> </w:t>
      </w:r>
      <w:r>
        <w:t>.</w:t>
      </w:r>
      <w:proofErr w:type="gramEnd"/>
      <w:r>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dos três motores de gabaritos</w:t>
      </w:r>
      <w:r w:rsidR="00DD5E14">
        <w:t xml:space="preserve"> 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461691"/>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461692"/>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5B5AD8">
      <w:pP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7E03D311" wp14:editId="73C51C86">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del w:id="86" w:author="glaubergad" w:date="2019-03-04T20:25:00Z">
        <w:r w:rsidRPr="003173F5" w:rsidDel="00482FD5">
          <w:delText>3</w:delText>
        </w:r>
      </w:del>
      <w:bookmarkStart w:id="87" w:name="_Toc33461693"/>
      <w:ins w:id="88" w:author="glaubergad" w:date="2019-03-04T20:25:00Z">
        <w:r w:rsidR="00482FD5" w:rsidRPr="003173F5">
          <w:t>2</w:t>
        </w:r>
      </w:ins>
      <w:r w:rsidRPr="003173F5">
        <w:t>.3.</w:t>
      </w:r>
      <w:r w:rsidR="00E5548F" w:rsidRPr="003173F5">
        <w:t>2</w:t>
      </w:r>
      <w:r w:rsidRPr="003173F5">
        <w:t xml:space="preserve"> Apache Freemarker</w:t>
      </w:r>
      <w:bookmarkEnd w:id="87"/>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461694"/>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CD7BF6">
      <w:pPr>
        <w:jc w:val="left"/>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461695"/>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DA6F8E">
      <w:pP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6BE42981" wp14:editId="2B191833">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DA6F8E">
      <w:pP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rsidR="00A11350" w:rsidRDefault="00A11350" w:rsidP="00A11350"/>
    <w:p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7CC22A60" wp14:editId="3FE09A83">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A11350">
      <w:pP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461696"/>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461697"/>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461698"/>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461699"/>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461700"/>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461701"/>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461702"/>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461703"/>
      <w:r>
        <w:t xml:space="preserve">2.6 </w:t>
      </w:r>
      <w:proofErr w:type="spellStart"/>
      <w:proofErr w:type="gramStart"/>
      <w:r>
        <w:t>JavaFX</w:t>
      </w:r>
      <w:proofErr w:type="spellEnd"/>
      <w:proofErr w:type="gramEnd"/>
      <w:r>
        <w:t xml:space="preserve"> 8</w:t>
      </w:r>
      <w:bookmarkEnd w:id="98"/>
    </w:p>
    <w:p w:rsidR="00D20F53" w:rsidRDefault="00923F2D" w:rsidP="00923F2D">
      <w:r>
        <w:tab/>
      </w:r>
      <w:r w:rsidR="00D85C3F">
        <w:t xml:space="preserve">O </w:t>
      </w:r>
      <w:proofErr w:type="spellStart"/>
      <w:proofErr w:type="gramStart"/>
      <w:r w:rsidR="00D85C3F">
        <w:t>JavaFX</w:t>
      </w:r>
      <w:proofErr w:type="spellEnd"/>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spellStart"/>
      <w:proofErr w:type="gramStart"/>
      <w:r w:rsidR="00015B4E">
        <w:t>JavaFX</w:t>
      </w:r>
      <w:proofErr w:type="spellEnd"/>
      <w:proofErr w:type="gramEnd"/>
      <w:r w:rsidR="00015B4E">
        <w:t xml:space="preserve"> se deu em 4 de dezembro de 2008, com a liberação da versão 1.0.2, quando o Java ainda era de propriedade da Sun Microsystems. A intenção era de que o </w:t>
      </w:r>
      <w:proofErr w:type="spellStart"/>
      <w:proofErr w:type="gramStart"/>
      <w:r w:rsidR="00015B4E">
        <w:t>JavaFX</w:t>
      </w:r>
      <w:proofErr w:type="spellEnd"/>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spellStart"/>
      <w:proofErr w:type="gramStart"/>
      <w:r>
        <w:t>JavaFX</w:t>
      </w:r>
      <w:proofErr w:type="spellEnd"/>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spellStart"/>
      <w:proofErr w:type="gramStart"/>
      <w:r w:rsidR="00E354FD">
        <w:t>JavaFX</w:t>
      </w:r>
      <w:proofErr w:type="spellEnd"/>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spellStart"/>
      <w:proofErr w:type="gramStart"/>
      <w:r>
        <w:t>JavaFX</w:t>
      </w:r>
      <w:proofErr w:type="spellEnd"/>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spellStart"/>
      <w:proofErr w:type="gramStart"/>
      <w:r w:rsidR="004C19CF">
        <w:t>JavaFX</w:t>
      </w:r>
      <w:proofErr w:type="spellEnd"/>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6 demonstra uma reprodução de tela do </w:t>
      </w:r>
      <w:proofErr w:type="gramStart"/>
      <w:r>
        <w:t>IntelliJ</w:t>
      </w:r>
      <w:proofErr w:type="gramEnd"/>
      <w:r>
        <w:t xml:space="preserve"> Idea com o </w:t>
      </w:r>
      <w:proofErr w:type="spellStart"/>
      <w:r>
        <w:t>plugin</w:t>
      </w:r>
      <w:proofErr w:type="spellEnd"/>
      <w:r>
        <w:t xml:space="preserve"> </w:t>
      </w:r>
      <w:proofErr w:type="spellStart"/>
      <w:r>
        <w:t>JavaFX</w:t>
      </w:r>
      <w:proofErr w:type="spellEnd"/>
      <w:r>
        <w:t xml:space="preserve"> Scene Builder.</w:t>
      </w:r>
    </w:p>
    <w:p w:rsidR="009F5D69" w:rsidRDefault="009F5D69" w:rsidP="00DA6F8E">
      <w:pPr>
        <w:rPr>
          <w:b/>
          <w:sz w:val="20"/>
          <w:szCs w:val="20"/>
        </w:rPr>
      </w:pPr>
      <w:r>
        <w:rPr>
          <w:b/>
          <w:sz w:val="20"/>
          <w:szCs w:val="20"/>
        </w:rPr>
        <w:lastRenderedPageBreak/>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26947453" wp14:editId="283F5ABD">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990850"/>
                    </a:xfrm>
                    <a:prstGeom prst="rect">
                      <a:avLst/>
                    </a:prstGeom>
                  </pic:spPr>
                </pic:pic>
              </a:graphicData>
            </a:graphic>
          </wp:inline>
        </w:drawing>
      </w:r>
    </w:p>
    <w:p w:rsidR="00164AF7" w:rsidRDefault="009F5D69" w:rsidP="003C41E0">
      <w:pP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spellStart"/>
      <w:proofErr w:type="gramStart"/>
      <w:r w:rsidR="007D5306">
        <w:t>JavaFX</w:t>
      </w:r>
      <w:proofErr w:type="spellEnd"/>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461704"/>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461705"/>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7D0F7C">
      <w:pPr>
        <w:pStyle w:val="PargrafodaLista"/>
        <w:numPr>
          <w:ilvl w:val="0"/>
          <w:numId w:val="24"/>
        </w:numPr>
      </w:pPr>
      <w:r>
        <w:lastRenderedPageBreak/>
        <w:t>Visualização de dados intuitiva: conjunto de gráficos e tabelas que permitem melhor entendimento das relações entre os dados;</w:t>
      </w:r>
    </w:p>
    <w:p w:rsidR="007D0F7C" w:rsidRDefault="007D0F7C" w:rsidP="007D0F7C">
      <w:pPr>
        <w:pStyle w:val="PargrafodaLista"/>
        <w:numPr>
          <w:ilvl w:val="0"/>
          <w:numId w:val="24"/>
        </w:numPr>
      </w:pPr>
      <w:r>
        <w:t>Facilidad</w:t>
      </w:r>
      <w:r w:rsidR="00B55874">
        <w:t xml:space="preserve">e de compartilhamento: Permite fácil </w:t>
      </w:r>
      <w:r>
        <w:t>compartilhamento de visualizações úteis com outros interessados;</w:t>
      </w:r>
    </w:p>
    <w:p w:rsidR="007D0F7C" w:rsidRDefault="007D0F7C" w:rsidP="007D0F7C">
      <w:pPr>
        <w:pStyle w:val="PargrafodaLista"/>
        <w:numPr>
          <w:ilvl w:val="0"/>
          <w:numId w:val="24"/>
        </w:numPr>
      </w:pPr>
      <w:r>
        <w:t>Geração de relatórios simplificada: Permite a criação de relatórios personalizados com filtros diferenciados;</w:t>
      </w:r>
    </w:p>
    <w:p w:rsidR="007D0F7C" w:rsidRDefault="007D0F7C" w:rsidP="007D0F7C">
      <w:pPr>
        <w:pStyle w:val="PargrafodaLista"/>
        <w:numPr>
          <w:ilvl w:val="0"/>
          <w:numId w:val="24"/>
        </w:numPr>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7D0F7C">
      <w:pPr>
        <w:pStyle w:val="PargrafodaLista"/>
        <w:numPr>
          <w:ilvl w:val="0"/>
          <w:numId w:val="24"/>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9C381E">
      <w:pPr>
        <w:rPr>
          <w:b/>
          <w:sz w:val="20"/>
        </w:rPr>
      </w:pPr>
      <w:r>
        <w:rPr>
          <w:b/>
          <w:sz w:val="20"/>
        </w:rPr>
        <w:t>Figura 7 – Telas do Qlik Sense</w:t>
      </w:r>
    </w:p>
    <w:p w:rsidR="009C381E" w:rsidRDefault="009C381E" w:rsidP="009C381E">
      <w:pPr>
        <w:jc w:val="center"/>
        <w:rPr>
          <w:b/>
          <w:sz w:val="20"/>
        </w:rPr>
      </w:pPr>
      <w:r>
        <w:rPr>
          <w:b/>
          <w:noProof/>
          <w:sz w:val="20"/>
          <w:lang w:eastAsia="pt-BR"/>
        </w:rPr>
        <w:drawing>
          <wp:inline distT="0" distB="0" distL="0" distR="0" wp14:anchorId="2188BC2F" wp14:editId="15A82168">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Default="009C381E" w:rsidP="009C381E">
      <w:pP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rsidR="009C381E" w:rsidRDefault="009C381E" w:rsidP="009C381E">
      <w:pPr>
        <w:rPr>
          <w:b/>
          <w:sz w:val="20"/>
        </w:rPr>
      </w:pPr>
    </w:p>
    <w:p w:rsidR="00384ECB" w:rsidRDefault="00384ECB" w:rsidP="00384ECB">
      <w:pPr>
        <w:pStyle w:val="Ttulo2"/>
      </w:pPr>
      <w:bookmarkStart w:id="101" w:name="_Toc33461706"/>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4855CF">
      <w:pPr>
        <w:pStyle w:val="PargrafodaLista"/>
        <w:numPr>
          <w:ilvl w:val="0"/>
          <w:numId w:val="25"/>
        </w:numPr>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9C381E">
      <w:pPr>
        <w:pStyle w:val="PargrafodaLista"/>
        <w:numPr>
          <w:ilvl w:val="0"/>
          <w:numId w:val="25"/>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9C381E">
      <w:pPr>
        <w:pStyle w:val="PargrafodaLista"/>
        <w:numPr>
          <w:ilvl w:val="0"/>
          <w:numId w:val="25"/>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9C381E">
      <w:pPr>
        <w:pStyle w:val="PargrafodaLista"/>
        <w:numPr>
          <w:ilvl w:val="0"/>
          <w:numId w:val="25"/>
        </w:numPr>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9C381E">
      <w:pPr>
        <w:pStyle w:val="PargrafodaLista"/>
        <w:numPr>
          <w:ilvl w:val="0"/>
          <w:numId w:val="25"/>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8E5E5A">
      <w:pPr>
        <w:rPr>
          <w:b/>
          <w:sz w:val="20"/>
          <w:szCs w:val="20"/>
        </w:rPr>
      </w:pPr>
      <w:r w:rsidRPr="008E5E5A">
        <w:rPr>
          <w:b/>
          <w:sz w:val="20"/>
          <w:szCs w:val="20"/>
        </w:rPr>
        <w:t>Figura 8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6E164D73" wp14:editId="68A6173B">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rsidR="008E5E5A" w:rsidRDefault="008E5E5A" w:rsidP="008E5E5A">
      <w:pPr>
        <w:rPr>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rsidR="008E5E5A" w:rsidRDefault="00A5557A" w:rsidP="00A5557A">
      <w:pPr>
        <w:pStyle w:val="Ttulo2"/>
      </w:pPr>
      <w:bookmarkStart w:id="102" w:name="_Toc33461707"/>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150837">
      <w:pPr>
        <w:pStyle w:val="PargrafodaLista"/>
        <w:numPr>
          <w:ilvl w:val="0"/>
          <w:numId w:val="26"/>
        </w:numPr>
      </w:pPr>
      <w:r>
        <w:t xml:space="preserve">Conexão </w:t>
      </w:r>
      <w:proofErr w:type="gramStart"/>
      <w:r>
        <w:t>à</w:t>
      </w:r>
      <w:proofErr w:type="gramEnd"/>
      <w:r>
        <w:t xml:space="preserve"> fontes de dados;</w:t>
      </w:r>
    </w:p>
    <w:p w:rsidR="00150837" w:rsidRDefault="00150837" w:rsidP="00150837">
      <w:pPr>
        <w:pStyle w:val="PargrafodaLista"/>
        <w:numPr>
          <w:ilvl w:val="0"/>
          <w:numId w:val="26"/>
        </w:numPr>
      </w:pPr>
      <w:r>
        <w:t>Transformação e limpeza dos dados para criação de um modelo de dados;</w:t>
      </w:r>
    </w:p>
    <w:p w:rsidR="00150837" w:rsidRDefault="00150837" w:rsidP="00150837">
      <w:pPr>
        <w:pStyle w:val="PargrafodaLista"/>
        <w:numPr>
          <w:ilvl w:val="0"/>
          <w:numId w:val="26"/>
        </w:numPr>
      </w:pPr>
      <w:r>
        <w:t>Criação de quadros de visualização para representação visual dos dados;</w:t>
      </w:r>
    </w:p>
    <w:p w:rsidR="00150837" w:rsidRDefault="00150837" w:rsidP="00150837">
      <w:pPr>
        <w:pStyle w:val="PargrafodaLista"/>
        <w:numPr>
          <w:ilvl w:val="0"/>
          <w:numId w:val="26"/>
        </w:numPr>
      </w:pPr>
      <w:r>
        <w:t>Criação de relatórios;</w:t>
      </w:r>
    </w:p>
    <w:p w:rsidR="00150837" w:rsidRDefault="00150837" w:rsidP="00150837">
      <w:pPr>
        <w:pStyle w:val="PargrafodaLista"/>
        <w:numPr>
          <w:ilvl w:val="0"/>
          <w:numId w:val="26"/>
        </w:numPr>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150837">
      <w:pP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46D62659" wp14:editId="2089FE19">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F5686A" w:rsidRDefault="00F5686A" w:rsidP="00150837">
      <w:pPr>
        <w:rPr>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rsidR="00107FEB" w:rsidRDefault="0052361D" w:rsidP="0005301A">
      <w:pPr>
        <w:pStyle w:val="Ttulo1"/>
      </w:pPr>
      <w:bookmarkStart w:id="103" w:name="_Toc33461708"/>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461709"/>
      <w:proofErr w:type="gramStart"/>
      <w:r>
        <w:t>4</w:t>
      </w:r>
      <w:r w:rsidR="0005301A">
        <w:t>.1 -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CB4EDD">
      <w:pPr>
        <w:pStyle w:val="PargrafodaLista"/>
        <w:numPr>
          <w:ilvl w:val="0"/>
          <w:numId w:val="10"/>
        </w:numPr>
        <w:ind w:left="993"/>
      </w:pPr>
      <w:r>
        <w:t xml:space="preserve">O usuário indica ao </w:t>
      </w:r>
      <w:proofErr w:type="gramStart"/>
      <w:r>
        <w:t>DashGen</w:t>
      </w:r>
      <w:proofErr w:type="gramEnd"/>
      <w:r>
        <w:t xml:space="preserve"> qual o arquivo fonte de dados;</w:t>
      </w:r>
    </w:p>
    <w:p w:rsidR="00EB5504" w:rsidRDefault="00EB5504" w:rsidP="00CB4EDD">
      <w:pPr>
        <w:pStyle w:val="PargrafodaLista"/>
        <w:numPr>
          <w:ilvl w:val="0"/>
          <w:numId w:val="10"/>
        </w:numPr>
        <w:ind w:left="993"/>
      </w:pPr>
      <w:r>
        <w:t>O usuário determina o diretório onde deve ser armazenado o Dashboard;</w:t>
      </w:r>
    </w:p>
    <w:p w:rsidR="00CB4EDD" w:rsidRDefault="00CB4EDD" w:rsidP="00CB4EDD">
      <w:pPr>
        <w:pStyle w:val="PargrafodaLista"/>
        <w:numPr>
          <w:ilvl w:val="0"/>
          <w:numId w:val="10"/>
        </w:numPr>
        <w:ind w:left="993"/>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CB4EDD">
      <w:pPr>
        <w:pStyle w:val="PargrafodaLista"/>
        <w:numPr>
          <w:ilvl w:val="0"/>
          <w:numId w:val="10"/>
        </w:numPr>
        <w:ind w:left="993"/>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CB4EDD">
      <w:pPr>
        <w:pStyle w:val="PargrafodaLista"/>
        <w:numPr>
          <w:ilvl w:val="0"/>
          <w:numId w:val="10"/>
        </w:numPr>
        <w:ind w:left="993"/>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CB4EDD">
      <w:pPr>
        <w:pStyle w:val="PargrafodaLista"/>
        <w:numPr>
          <w:ilvl w:val="0"/>
          <w:numId w:val="10"/>
        </w:numPr>
        <w:ind w:left="993"/>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CB4EDD">
      <w:pPr>
        <w:pStyle w:val="PargrafodaLista"/>
        <w:numPr>
          <w:ilvl w:val="0"/>
          <w:numId w:val="10"/>
        </w:numPr>
        <w:ind w:left="993"/>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F740CE" w:rsidRDefault="00F740CE">
      <w:pPr>
        <w:spacing w:after="160" w:line="240" w:lineRule="auto"/>
        <w:jc w:val="left"/>
        <w:rPr>
          <w:b/>
          <w:sz w:val="20"/>
          <w:szCs w:val="20"/>
        </w:rPr>
      </w:pPr>
      <w:r>
        <w:rPr>
          <w:b/>
          <w:sz w:val="20"/>
          <w:szCs w:val="20"/>
        </w:rPr>
        <w:br w:type="page"/>
      </w:r>
    </w:p>
    <w:p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68E5CFC9" wp14:editId="53612F87">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8">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Default="00F740CE" w:rsidP="008D67A1">
      <w:pPr>
        <w:rPr>
          <w:b/>
          <w:sz w:val="20"/>
          <w:szCs w:val="20"/>
        </w:rPr>
      </w:pPr>
      <w:r w:rsidRPr="00F740CE">
        <w:rPr>
          <w:b/>
          <w:sz w:val="20"/>
          <w:szCs w:val="20"/>
        </w:rPr>
        <w:t>Fonte: Elaborada pelo Autor</w:t>
      </w:r>
      <w:r w:rsidR="008D67A1" w:rsidRPr="00F740CE">
        <w:rPr>
          <w:b/>
          <w:sz w:val="20"/>
          <w:szCs w:val="20"/>
        </w:rPr>
        <w:tab/>
      </w:r>
    </w:p>
    <w:p w:rsidR="00F740CE" w:rsidRPr="00F740CE" w:rsidRDefault="00F740CE" w:rsidP="008D67A1">
      <w:pPr>
        <w:rPr>
          <w:b/>
          <w:sz w:val="20"/>
          <w:szCs w:val="20"/>
        </w:rPr>
      </w:pPr>
    </w:p>
    <w:p w:rsidR="00B66370" w:rsidRDefault="0052361D" w:rsidP="003A5E58">
      <w:pPr>
        <w:pStyle w:val="Ttulo2"/>
      </w:pPr>
      <w:bookmarkStart w:id="113" w:name="_Toc33461710"/>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461711"/>
      <w:proofErr w:type="gramStart"/>
      <w:r>
        <w:t>4</w:t>
      </w:r>
      <w:r w:rsidR="00E94B09">
        <w:t>.3 – 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lastRenderedPageBreak/>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Default="007F40EF" w:rsidP="007F40EF">
      <w:pPr>
        <w:jc w:val="left"/>
        <w:rPr>
          <w:b/>
          <w:sz w:val="20"/>
        </w:rPr>
      </w:pPr>
      <w:r>
        <w:rPr>
          <w:b/>
          <w:sz w:val="20"/>
        </w:rPr>
        <w:t>Fonte: Elaborada pelo Autor</w:t>
      </w:r>
    </w:p>
    <w:p w:rsidR="007F40EF" w:rsidRDefault="007F40EF" w:rsidP="007F40EF">
      <w:pPr>
        <w:jc w:val="left"/>
        <w:rPr>
          <w:b/>
          <w:sz w:val="20"/>
        </w:rPr>
      </w:pPr>
    </w:p>
    <w:p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9337B0" w:rsidRDefault="009337B0" w:rsidP="009337B0">
      <w:pPr>
        <w:jc w:val="left"/>
        <w:rPr>
          <w:b/>
          <w:sz w:val="20"/>
        </w:rPr>
      </w:pPr>
      <w:r>
        <w:rPr>
          <w:b/>
          <w:sz w:val="20"/>
        </w:rPr>
        <w:t>Fonte: Elaborada pelo Autor</w:t>
      </w:r>
    </w:p>
    <w:p w:rsidR="00AF2565" w:rsidRDefault="00AF2565" w:rsidP="00E94B09"/>
    <w:p w:rsidR="00684E1A" w:rsidRDefault="0052361D" w:rsidP="00AF2565">
      <w:pPr>
        <w:pStyle w:val="Ttulo2"/>
      </w:pPr>
      <w:bookmarkStart w:id="118" w:name="_Toc33461712"/>
      <w:proofErr w:type="gramStart"/>
      <w:r>
        <w:t>4</w:t>
      </w:r>
      <w:r w:rsidR="00AF2565">
        <w:t xml:space="preserve">.4 – </w:t>
      </w:r>
      <w:r w:rsidR="00AA78C2">
        <w:t>Modelo</w:t>
      </w:r>
      <w:proofErr w:type="gramEnd"/>
      <w:r w:rsidR="00AA78C2">
        <w:t xml:space="preserve">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11</w:t>
      </w:r>
      <w:r>
        <w:t>.</w:t>
      </w:r>
    </w:p>
    <w:p w:rsidR="00684E1A" w:rsidRDefault="00684E1A">
      <w:pPr>
        <w:spacing w:after="160" w:line="240" w:lineRule="auto"/>
        <w:jc w:val="left"/>
        <w:rPr>
          <w:b/>
          <w:sz w:val="20"/>
        </w:rPr>
      </w:pPr>
      <w:r>
        <w:rPr>
          <w:b/>
          <w:sz w:val="20"/>
        </w:rPr>
        <w:br w:type="page"/>
      </w:r>
    </w:p>
    <w:p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rsidR="00AF2565" w:rsidRDefault="00AF2565" w:rsidP="00AF2565">
      <w:pPr>
        <w:jc w:val="center"/>
      </w:pPr>
      <w:r>
        <w:rPr>
          <w:noProof/>
          <w:lang w:eastAsia="pt-BR"/>
        </w:rPr>
        <w:drawing>
          <wp:inline distT="0" distB="0" distL="0" distR="0" wp14:anchorId="52694242" wp14:editId="2B1FAD41">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rsidR="00AF2565" w:rsidRPr="00E75361" w:rsidRDefault="00E75361" w:rsidP="00E75361">
      <w:pPr>
        <w:jc w:val="left"/>
        <w:rPr>
          <w:b/>
          <w:sz w:val="20"/>
        </w:rPr>
      </w:pPr>
      <w:r>
        <w:rPr>
          <w:b/>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rsidR="00246861" w:rsidRDefault="00246861" w:rsidP="00AF2565"/>
    <w:p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246861">
            <w:pPr>
              <w:jc w:val="left"/>
            </w:pPr>
            <w:r>
              <w:rPr>
                <w:b/>
                <w:sz w:val="20"/>
              </w:rPr>
              <w:t xml:space="preserve">UC01 – Caso de uso </w:t>
            </w:r>
            <w:proofErr w:type="spellStart"/>
            <w:proofErr w:type="gramStart"/>
            <w:r>
              <w:rPr>
                <w:b/>
                <w:sz w:val="20"/>
              </w:rPr>
              <w:t>Gerar_Dashboard</w:t>
            </w:r>
            <w:proofErr w:type="spellEnd"/>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 xml:space="preserve">O usuário repete os passos de 4 a 8 para adicionar quantos </w:t>
            </w:r>
            <w:r>
              <w:lastRenderedPageBreak/>
              <w:t>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lastRenderedPageBreak/>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E75361" w:rsidRDefault="00E15269" w:rsidP="00E15269">
      <w:pPr>
        <w:rPr>
          <w:b/>
          <w:sz w:val="20"/>
        </w:rPr>
      </w:pPr>
      <w:r>
        <w:rPr>
          <w:b/>
          <w:sz w:val="20"/>
        </w:rPr>
        <w:t>Fonte: Elaborada pelo Autor</w:t>
      </w:r>
    </w:p>
    <w:p w:rsidR="00246861" w:rsidRDefault="00246861" w:rsidP="00AF2565"/>
    <w:p w:rsidR="00424A87" w:rsidRDefault="0052361D" w:rsidP="00310E7A">
      <w:pPr>
        <w:pStyle w:val="Ttulo2"/>
      </w:pPr>
      <w:bookmarkStart w:id="131" w:name="_Toc33461713"/>
      <w:proofErr w:type="gramStart"/>
      <w:r>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12.</w:t>
      </w:r>
    </w:p>
    <w:p w:rsidR="00FC04D5" w:rsidRDefault="00FC04D5" w:rsidP="00E15269"/>
    <w:p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794650D4" wp14:editId="1997DA64">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Default="0025109C" w:rsidP="00E15269">
      <w:r>
        <w:rPr>
          <w:b/>
          <w:sz w:val="20"/>
          <w:szCs w:val="20"/>
        </w:rPr>
        <w:t xml:space="preserve">Fonte: Elaborada pelo </w:t>
      </w:r>
      <w:r w:rsidR="00FC04D5">
        <w:rPr>
          <w:b/>
          <w:sz w:val="20"/>
          <w:szCs w:val="20"/>
        </w:rPr>
        <w:t>Autor</w:t>
      </w:r>
      <w:r w:rsidR="00FC04D5">
        <w:t xml:space="preserve"> </w:t>
      </w:r>
    </w:p>
    <w:p w:rsidR="00564887" w:rsidRDefault="001D7A2E" w:rsidP="001D7A2E">
      <w:r>
        <w:lastRenderedPageBreak/>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71A1EE17" wp14:editId="6C37D84C">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564887" w:rsidRDefault="00564887" w:rsidP="001D7A2E">
      <w:pPr>
        <w:rPr>
          <w:b/>
          <w:sz w:val="20"/>
          <w:szCs w:val="20"/>
        </w:rPr>
      </w:pPr>
      <w:r>
        <w:rPr>
          <w:b/>
          <w:sz w:val="20"/>
          <w:szCs w:val="20"/>
        </w:rPr>
        <w:t>Fonte: Elaborada pelo Autor</w:t>
      </w:r>
    </w:p>
    <w:p w:rsidR="00310E7A" w:rsidRDefault="001D7A2E" w:rsidP="001D7A2E">
      <w:r>
        <w:t xml:space="preserve"> </w:t>
      </w:r>
    </w:p>
    <w:p w:rsidR="00C80F86" w:rsidRDefault="00C80F86" w:rsidP="00C80F86">
      <w:pPr>
        <w:pStyle w:val="Ttulo2"/>
      </w:pPr>
      <w:bookmarkStart w:id="132" w:name="_Toc33461714"/>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14 demonstra esta representação.</w:t>
      </w:r>
    </w:p>
    <w:p w:rsidR="00C727FB" w:rsidRDefault="00C727FB">
      <w:pPr>
        <w:spacing w:after="160" w:line="240" w:lineRule="auto"/>
        <w:jc w:val="left"/>
      </w:pPr>
    </w:p>
    <w:p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3571C3D6" wp14:editId="6872B5B1">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Default="00C727FB">
      <w:pPr>
        <w:spacing w:after="160" w:line="240" w:lineRule="auto"/>
        <w:jc w:val="left"/>
        <w:rPr>
          <w:b/>
          <w:sz w:val="20"/>
        </w:rPr>
      </w:pPr>
      <w:r>
        <w:rPr>
          <w:b/>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15 contém o diagrama com tal representação.</w:t>
      </w:r>
    </w:p>
    <w:p w:rsidR="0079742B" w:rsidRDefault="0079742B">
      <w:pPr>
        <w:spacing w:after="160" w:line="240" w:lineRule="auto"/>
        <w:jc w:val="left"/>
      </w:pPr>
      <w:r>
        <w:br w:type="page"/>
      </w:r>
    </w:p>
    <w:p w:rsidR="0079742B" w:rsidRDefault="0079742B" w:rsidP="0079742B">
      <w:pPr>
        <w:rPr>
          <w:b/>
          <w:sz w:val="20"/>
        </w:rPr>
      </w:pPr>
      <w:r>
        <w:rPr>
          <w:b/>
          <w:sz w:val="20"/>
        </w:rPr>
        <w:lastRenderedPageBreak/>
        <w:t xml:space="preserve">Figura 15 – Diagrama de sequencia da geração do Dashboard no </w:t>
      </w:r>
      <w:proofErr w:type="gramStart"/>
      <w:r>
        <w:rPr>
          <w:b/>
          <w:sz w:val="20"/>
        </w:rPr>
        <w:t>DashGen</w:t>
      </w:r>
      <w:proofErr w:type="gramEnd"/>
    </w:p>
    <w:p w:rsidR="00EC7111" w:rsidRDefault="00EC7111" w:rsidP="00EC7111">
      <w:pPr>
        <w:jc w:val="center"/>
        <w:rPr>
          <w:b/>
          <w:sz w:val="20"/>
        </w:rPr>
      </w:pPr>
      <w:r>
        <w:rPr>
          <w:b/>
          <w:noProof/>
          <w:sz w:val="20"/>
          <w:lang w:eastAsia="pt-BR"/>
        </w:rPr>
        <w:drawing>
          <wp:inline distT="0" distB="0" distL="0" distR="0" wp14:anchorId="13B1360C" wp14:editId="10732FAC">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79742B">
      <w:pP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r>
        <w:t xml:space="preserve">4.7 Desenvolvimento da Aplicação </w:t>
      </w:r>
      <w:proofErr w:type="gramStart"/>
      <w:r>
        <w:t>DashGen</w:t>
      </w:r>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spellStart"/>
      <w:proofErr w:type="gramStart"/>
      <w:r>
        <w:t>JavaFX</w:t>
      </w:r>
      <w:proofErr w:type="spellEnd"/>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r>
        <w:t>4.7.1 A interface gráfica do usuário GUI</w:t>
      </w:r>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spellStart"/>
      <w:proofErr w:type="gramStart"/>
      <w:r>
        <w:t>JavaFX</w:t>
      </w:r>
      <w:proofErr w:type="spellEnd"/>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rsidR="00DD7A10" w:rsidRDefault="00DD7A10" w:rsidP="00C725C0"/>
    <w:p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2DF88DA3" wp14:editId="335E69E0">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9811" cy="3664119"/>
                    </a:xfrm>
                    <a:prstGeom prst="rect">
                      <a:avLst/>
                    </a:prstGeom>
                  </pic:spPr>
                </pic:pic>
              </a:graphicData>
            </a:graphic>
          </wp:inline>
        </w:drawing>
      </w:r>
    </w:p>
    <w:p w:rsidR="00DD7A10" w:rsidRDefault="00DD7A10" w:rsidP="00C725C0">
      <w:pPr>
        <w:rPr>
          <w:b/>
          <w:sz w:val="20"/>
        </w:rPr>
      </w:pPr>
      <w:r>
        <w:rPr>
          <w:b/>
          <w:sz w:val="20"/>
        </w:rPr>
        <w:t>Fonte: Elaborada pelo Autor</w:t>
      </w:r>
    </w:p>
    <w:p w:rsidR="0007470D" w:rsidRDefault="0007470D" w:rsidP="0007470D"/>
    <w:p w:rsidR="003B5A51" w:rsidRDefault="004C46F8" w:rsidP="00CC537E">
      <w:r>
        <w:tab/>
        <w:t xml:space="preserve">O </w:t>
      </w:r>
      <w:proofErr w:type="spellStart"/>
      <w:proofErr w:type="gramStart"/>
      <w:r>
        <w:t>JavaFX</w:t>
      </w:r>
      <w:proofErr w:type="spellEnd"/>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17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CC537E">
      <w:pPr>
        <w:rPr>
          <w:b/>
          <w:sz w:val="20"/>
        </w:rPr>
      </w:pPr>
      <w:r w:rsidRPr="00527285">
        <w:rPr>
          <w:b/>
          <w:sz w:val="20"/>
        </w:rPr>
        <w:lastRenderedPageBreak/>
        <w:t>Figura 17 – Reprodução da tela de seleção do arquivo CSV no Windows 10</w:t>
      </w:r>
    </w:p>
    <w:p w:rsidR="00CC537E" w:rsidRDefault="00CC537E" w:rsidP="00CC537E">
      <w:pPr>
        <w:jc w:val="center"/>
        <w:rPr>
          <w:b/>
        </w:rPr>
      </w:pPr>
      <w:r>
        <w:rPr>
          <w:noProof/>
          <w:lang w:eastAsia="pt-BR"/>
        </w:rPr>
        <w:drawing>
          <wp:inline distT="0" distB="0" distL="0" distR="0" wp14:anchorId="4810910A" wp14:editId="3E98FE3B">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2013" cy="2850877"/>
                    </a:xfrm>
                    <a:prstGeom prst="rect">
                      <a:avLst/>
                    </a:prstGeom>
                  </pic:spPr>
                </pic:pic>
              </a:graphicData>
            </a:graphic>
          </wp:inline>
        </w:drawing>
      </w:r>
    </w:p>
    <w:p w:rsidR="00CC537E" w:rsidRPr="00527285" w:rsidRDefault="00CC537E" w:rsidP="00CC537E">
      <w:pPr>
        <w:rPr>
          <w:b/>
          <w:sz w:val="20"/>
        </w:rPr>
      </w:pPr>
      <w:r w:rsidRPr="00527285">
        <w:rPr>
          <w:b/>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18 </w:t>
      </w:r>
      <w:r w:rsidR="00D752A8">
        <w:t>contém a representação desta janela de seleção.</w:t>
      </w:r>
    </w:p>
    <w:p w:rsidR="00D752A8" w:rsidRDefault="00D752A8" w:rsidP="00CC537E"/>
    <w:p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rsidR="00D752A8" w:rsidRPr="00D752A8" w:rsidRDefault="00D752A8" w:rsidP="00D752A8">
      <w:pPr>
        <w:jc w:val="center"/>
        <w:rPr>
          <w:b/>
          <w:sz w:val="20"/>
        </w:rPr>
      </w:pPr>
      <w:r>
        <w:rPr>
          <w:noProof/>
          <w:lang w:eastAsia="pt-BR"/>
        </w:rPr>
        <w:drawing>
          <wp:inline distT="0" distB="0" distL="0" distR="0" wp14:anchorId="0E5DEFDC" wp14:editId="44C776E8">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6961" cy="2804881"/>
                    </a:xfrm>
                    <a:prstGeom prst="rect">
                      <a:avLst/>
                    </a:prstGeom>
                  </pic:spPr>
                </pic:pic>
              </a:graphicData>
            </a:graphic>
          </wp:inline>
        </w:drawing>
      </w:r>
    </w:p>
    <w:p w:rsidR="00D752A8" w:rsidRDefault="00D752A8" w:rsidP="00CC537E">
      <w:pPr>
        <w:rPr>
          <w:b/>
          <w:sz w:val="20"/>
        </w:rPr>
      </w:pPr>
      <w:r w:rsidRPr="00D752A8">
        <w:rPr>
          <w:b/>
          <w:sz w:val="20"/>
        </w:rPr>
        <w:t>Fonte: Elaborada pelo Autor</w:t>
      </w:r>
    </w:p>
    <w:p w:rsidR="00E7455B" w:rsidRDefault="003644CC" w:rsidP="003644CC">
      <w:pPr>
        <w:pStyle w:val="Ttulo3"/>
      </w:pPr>
      <w:r>
        <w:lastRenderedPageBreak/>
        <w:t>4.7.</w:t>
      </w:r>
      <w:r w:rsidR="00E7455B">
        <w:t>2 Controlador</w:t>
      </w:r>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w:t>
      </w:r>
      <w:proofErr w:type="spellStart"/>
      <w:r>
        <w:t>Dataset</w:t>
      </w:r>
      <w:proofErr w:type="spellEnd"/>
      <w:r>
        <w:t>, passando como parâmetro no construtor o descritor File para o arquivo selecionado pelo usuário. Tem também a funcionalidade de popular as caixas de seleção de atributos e do tipo de gráficos da interface gráfica. A Figura 19 traz o código fonte do método.</w:t>
      </w:r>
    </w:p>
    <w:p w:rsidR="00102AB7" w:rsidRDefault="00102AB7" w:rsidP="00102AB7"/>
    <w:p w:rsidR="00102AB7" w:rsidRDefault="00102AB7" w:rsidP="00102AB7">
      <w:pP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p>
    <w:p w:rsidR="00941CF4" w:rsidRPr="00941CF4"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20"/>
          <w:lang w:eastAsia="pt-BR"/>
        </w:rPr>
      </w:pPr>
      <w:r w:rsidRPr="00941CF4">
        <w:rPr>
          <w:rFonts w:ascii="Consolas" w:eastAsia="Times New Roman" w:hAnsi="Consolas" w:cs="Courier New"/>
          <w:color w:val="808080"/>
          <w:sz w:val="18"/>
          <w:szCs w:val="20"/>
          <w:lang w:eastAsia="pt-BR"/>
        </w:rPr>
        <w:t xml:space="preserve">//Método instancia um objeto </w:t>
      </w:r>
      <w:proofErr w:type="spellStart"/>
      <w:r w:rsidRPr="00941CF4">
        <w:rPr>
          <w:rFonts w:ascii="Consolas" w:eastAsia="Times New Roman" w:hAnsi="Consolas" w:cs="Courier New"/>
          <w:color w:val="808080"/>
          <w:sz w:val="18"/>
          <w:szCs w:val="20"/>
          <w:lang w:eastAsia="pt-BR"/>
        </w:rPr>
        <w:t>Dataset</w:t>
      </w:r>
      <w:proofErr w:type="spellEnd"/>
      <w:r w:rsidRPr="00941CF4">
        <w:rPr>
          <w:rFonts w:ascii="Consolas" w:eastAsia="Times New Roman" w:hAnsi="Consolas" w:cs="Courier New"/>
          <w:color w:val="808080"/>
          <w:sz w:val="18"/>
          <w:szCs w:val="20"/>
          <w:lang w:eastAsia="pt-BR"/>
        </w:rPr>
        <w:t xml:space="preserve"> com o conjunto de dados contido no arquivo CSV selecionado.</w:t>
      </w:r>
      <w:r w:rsidRPr="00941CF4">
        <w:rPr>
          <w:rFonts w:ascii="Consolas" w:eastAsia="Times New Roman" w:hAnsi="Consolas" w:cs="Courier New"/>
          <w:color w:val="808080"/>
          <w:sz w:val="18"/>
          <w:szCs w:val="20"/>
          <w:lang w:eastAsia="pt-BR"/>
        </w:rPr>
        <w:br/>
      </w:r>
      <w:proofErr w:type="spellStart"/>
      <w:r w:rsidRPr="00941CF4">
        <w:rPr>
          <w:rFonts w:ascii="Consolas" w:eastAsia="Times New Roman" w:hAnsi="Consolas" w:cs="Courier New"/>
          <w:color w:val="CC7832"/>
          <w:sz w:val="18"/>
          <w:szCs w:val="20"/>
          <w:lang w:eastAsia="pt-BR"/>
        </w:rPr>
        <w:t>private</w:t>
      </w:r>
      <w:proofErr w:type="spellEnd"/>
      <w:r w:rsidRPr="00941CF4">
        <w:rPr>
          <w:rFonts w:ascii="Consolas" w:eastAsia="Times New Roman" w:hAnsi="Consolas" w:cs="Courier New"/>
          <w:color w:val="CC7832"/>
          <w:sz w:val="18"/>
          <w:szCs w:val="20"/>
          <w:lang w:eastAsia="pt-BR"/>
        </w:rPr>
        <w:t xml:space="preserve"> </w:t>
      </w:r>
      <w:proofErr w:type="spellStart"/>
      <w:r w:rsidRPr="00941CF4">
        <w:rPr>
          <w:rFonts w:ascii="Consolas" w:eastAsia="Times New Roman" w:hAnsi="Consolas" w:cs="Courier New"/>
          <w:color w:val="CC7832"/>
          <w:sz w:val="18"/>
          <w:szCs w:val="20"/>
          <w:lang w:eastAsia="pt-BR"/>
        </w:rPr>
        <w:t>void</w:t>
      </w:r>
      <w:proofErr w:type="spellEnd"/>
      <w:r w:rsidRPr="00941CF4">
        <w:rPr>
          <w:rFonts w:ascii="Consolas" w:eastAsia="Times New Roman" w:hAnsi="Consolas" w:cs="Courier New"/>
          <w:color w:val="CC7832"/>
          <w:sz w:val="18"/>
          <w:szCs w:val="20"/>
          <w:lang w:eastAsia="pt-BR"/>
        </w:rPr>
        <w:t xml:space="preserve"> </w:t>
      </w:r>
      <w:proofErr w:type="spellStart"/>
      <w:proofErr w:type="gramStart"/>
      <w:r w:rsidRPr="00941CF4">
        <w:rPr>
          <w:rFonts w:ascii="Consolas" w:eastAsia="Times New Roman" w:hAnsi="Consolas" w:cs="Courier New"/>
          <w:color w:val="FFC66D"/>
          <w:sz w:val="18"/>
          <w:szCs w:val="20"/>
          <w:lang w:eastAsia="pt-BR"/>
        </w:rPr>
        <w:t>setDataset</w:t>
      </w:r>
      <w:proofErr w:type="spellEnd"/>
      <w:proofErr w:type="gramEnd"/>
      <w:r w:rsidRPr="00941CF4">
        <w:rPr>
          <w:rFonts w:ascii="Consolas" w:eastAsia="Times New Roman" w:hAnsi="Consolas" w:cs="Courier New"/>
          <w:color w:val="A9B7C6"/>
          <w:sz w:val="18"/>
          <w:szCs w:val="20"/>
          <w:lang w:eastAsia="pt-BR"/>
        </w:rPr>
        <w:t xml:space="preserve">() </w:t>
      </w:r>
      <w:proofErr w:type="spellStart"/>
      <w:r w:rsidRPr="00941CF4">
        <w:rPr>
          <w:rFonts w:ascii="Consolas" w:eastAsia="Times New Roman" w:hAnsi="Consolas" w:cs="Courier New"/>
          <w:color w:val="CC7832"/>
          <w:sz w:val="18"/>
          <w:szCs w:val="20"/>
          <w:lang w:eastAsia="pt-BR"/>
        </w:rPr>
        <w:t>throws</w:t>
      </w:r>
      <w:proofErr w:type="spellEnd"/>
      <w:r w:rsidRPr="00941CF4">
        <w:rPr>
          <w:rFonts w:ascii="Consolas" w:eastAsia="Times New Roman" w:hAnsi="Consolas" w:cs="Courier New"/>
          <w:color w:val="CC7832"/>
          <w:sz w:val="18"/>
          <w:szCs w:val="20"/>
          <w:lang w:eastAsia="pt-BR"/>
        </w:rPr>
        <w:t xml:space="preserve"> </w:t>
      </w:r>
      <w:proofErr w:type="spellStart"/>
      <w:r w:rsidRPr="00941CF4">
        <w:rPr>
          <w:rFonts w:ascii="Consolas" w:eastAsia="Times New Roman" w:hAnsi="Consolas" w:cs="Courier New"/>
          <w:color w:val="A9B7C6"/>
          <w:sz w:val="18"/>
          <w:szCs w:val="20"/>
          <w:lang w:eastAsia="pt-BR"/>
        </w:rPr>
        <w:t>Exception</w:t>
      </w:r>
      <w:proofErr w:type="spellEnd"/>
      <w:r w:rsidRPr="00941CF4">
        <w:rPr>
          <w:rFonts w:ascii="Consolas" w:eastAsia="Times New Roman" w:hAnsi="Consolas" w:cs="Courier New"/>
          <w:color w:val="A9B7C6"/>
          <w:sz w:val="18"/>
          <w:szCs w:val="20"/>
          <w:lang w:eastAsia="pt-BR"/>
        </w:rPr>
        <w:t xml:space="preserve"> {</w:t>
      </w:r>
      <w:r w:rsidRPr="00941CF4">
        <w:rPr>
          <w:rFonts w:ascii="Consolas" w:eastAsia="Times New Roman" w:hAnsi="Consolas" w:cs="Courier New"/>
          <w:color w:val="A9B7C6"/>
          <w:sz w:val="18"/>
          <w:szCs w:val="20"/>
          <w:lang w:eastAsia="pt-BR"/>
        </w:rPr>
        <w:br/>
        <w:t xml:space="preserve">    </w:t>
      </w:r>
      <w:proofErr w:type="spellStart"/>
      <w:r w:rsidRPr="00941CF4">
        <w:rPr>
          <w:rFonts w:ascii="Consolas" w:eastAsia="Times New Roman" w:hAnsi="Consolas" w:cs="Courier New"/>
          <w:color w:val="9876AA"/>
          <w:sz w:val="18"/>
          <w:szCs w:val="20"/>
          <w:lang w:eastAsia="pt-BR"/>
        </w:rPr>
        <w:t>dataset</w:t>
      </w:r>
      <w:proofErr w:type="spellEnd"/>
      <w:r w:rsidRPr="00941CF4">
        <w:rPr>
          <w:rFonts w:ascii="Consolas" w:eastAsia="Times New Roman" w:hAnsi="Consolas" w:cs="Courier New"/>
          <w:color w:val="9876AA"/>
          <w:sz w:val="18"/>
          <w:szCs w:val="20"/>
          <w:lang w:eastAsia="pt-BR"/>
        </w:rPr>
        <w:t xml:space="preserve"> </w:t>
      </w:r>
      <w:r w:rsidRPr="00941CF4">
        <w:rPr>
          <w:rFonts w:ascii="Consolas" w:eastAsia="Times New Roman" w:hAnsi="Consolas" w:cs="Courier New"/>
          <w:color w:val="A9B7C6"/>
          <w:sz w:val="18"/>
          <w:szCs w:val="20"/>
          <w:lang w:eastAsia="pt-BR"/>
        </w:rPr>
        <w:t xml:space="preserve">= </w:t>
      </w:r>
      <w:r w:rsidRPr="00941CF4">
        <w:rPr>
          <w:rFonts w:ascii="Consolas" w:eastAsia="Times New Roman" w:hAnsi="Consolas" w:cs="Courier New"/>
          <w:color w:val="CC7832"/>
          <w:sz w:val="18"/>
          <w:szCs w:val="20"/>
          <w:lang w:eastAsia="pt-BR"/>
        </w:rPr>
        <w:t xml:space="preserve">new </w:t>
      </w:r>
      <w:proofErr w:type="spellStart"/>
      <w:r w:rsidRPr="00941CF4">
        <w:rPr>
          <w:rFonts w:ascii="Consolas" w:eastAsia="Times New Roman" w:hAnsi="Consolas" w:cs="Courier New"/>
          <w:color w:val="A9B7C6"/>
          <w:sz w:val="18"/>
          <w:szCs w:val="20"/>
          <w:lang w:eastAsia="pt-BR"/>
        </w:rPr>
        <w:t>Dataset</w:t>
      </w:r>
      <w:proofErr w:type="spellEnd"/>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9876AA"/>
          <w:sz w:val="18"/>
          <w:szCs w:val="20"/>
          <w:lang w:eastAsia="pt-BR"/>
        </w:rPr>
        <w:t>csvFile</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proofErr w:type="spellStart"/>
      <w:r w:rsidRPr="00941CF4">
        <w:rPr>
          <w:rFonts w:ascii="Consolas" w:eastAsia="Times New Roman" w:hAnsi="Consolas" w:cs="Courier New"/>
          <w:color w:val="A9B7C6"/>
          <w:sz w:val="18"/>
          <w:szCs w:val="20"/>
          <w:lang w:eastAsia="pt-BR"/>
        </w:rPr>
        <w:t>populateCbAtributoX</w:t>
      </w:r>
      <w:proofErr w:type="spellEnd"/>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9876AA"/>
          <w:sz w:val="18"/>
          <w:szCs w:val="20"/>
          <w:lang w:eastAsia="pt-BR"/>
        </w:rPr>
        <w:t>dataset</w:t>
      </w:r>
      <w:r w:rsidRPr="00941CF4">
        <w:rPr>
          <w:rFonts w:ascii="Consolas" w:eastAsia="Times New Roman" w:hAnsi="Consolas" w:cs="Courier New"/>
          <w:color w:val="A9B7C6"/>
          <w:sz w:val="18"/>
          <w:szCs w:val="20"/>
          <w:lang w:eastAsia="pt-BR"/>
        </w:rPr>
        <w:t>.getAtributos</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proofErr w:type="spellStart"/>
      <w:r w:rsidRPr="00941CF4">
        <w:rPr>
          <w:rFonts w:ascii="Consolas" w:eastAsia="Times New Roman" w:hAnsi="Consolas" w:cs="Courier New"/>
          <w:color w:val="CC7832"/>
          <w:sz w:val="18"/>
          <w:szCs w:val="20"/>
          <w:lang w:eastAsia="pt-BR"/>
        </w:rPr>
        <w:t>if</w:t>
      </w:r>
      <w:proofErr w:type="spellEnd"/>
      <w:r w:rsidRPr="00941CF4">
        <w:rPr>
          <w:rFonts w:ascii="Consolas" w:eastAsia="Times New Roman" w:hAnsi="Consolas" w:cs="Courier New"/>
          <w:color w:val="CC7832"/>
          <w:sz w:val="18"/>
          <w:szCs w:val="20"/>
          <w:lang w:eastAsia="pt-BR"/>
        </w:rPr>
        <w:t xml:space="preserve"> </w:t>
      </w:r>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9876AA"/>
          <w:sz w:val="18"/>
          <w:szCs w:val="20"/>
          <w:lang w:eastAsia="pt-BR"/>
        </w:rPr>
        <w:t>dataset</w:t>
      </w:r>
      <w:r w:rsidRPr="00941CF4">
        <w:rPr>
          <w:rFonts w:ascii="Consolas" w:eastAsia="Times New Roman" w:hAnsi="Consolas" w:cs="Courier New"/>
          <w:color w:val="A9B7C6"/>
          <w:sz w:val="18"/>
          <w:szCs w:val="20"/>
          <w:lang w:eastAsia="pt-BR"/>
        </w:rPr>
        <w:t>.getNumFields</w:t>
      </w:r>
      <w:proofErr w:type="spellEnd"/>
      <w:r w:rsidRPr="00941CF4">
        <w:rPr>
          <w:rFonts w:ascii="Consolas" w:eastAsia="Times New Roman" w:hAnsi="Consolas" w:cs="Courier New"/>
          <w:color w:val="A9B7C6"/>
          <w:sz w:val="18"/>
          <w:szCs w:val="20"/>
          <w:lang w:eastAsia="pt-BR"/>
        </w:rPr>
        <w:t xml:space="preserve">() &gt; </w:t>
      </w:r>
      <w:r w:rsidRPr="00941CF4">
        <w:rPr>
          <w:rFonts w:ascii="Consolas" w:eastAsia="Times New Roman" w:hAnsi="Consolas" w:cs="Courier New"/>
          <w:color w:val="6897BB"/>
          <w:sz w:val="18"/>
          <w:szCs w:val="20"/>
          <w:lang w:eastAsia="pt-BR"/>
        </w:rPr>
        <w:t>0</w:t>
      </w:r>
      <w:r w:rsidRPr="00941CF4">
        <w:rPr>
          <w:rFonts w:ascii="Consolas" w:eastAsia="Times New Roman" w:hAnsi="Consolas" w:cs="Courier New"/>
          <w:color w:val="A9B7C6"/>
          <w:sz w:val="18"/>
          <w:szCs w:val="20"/>
          <w:lang w:eastAsia="pt-BR"/>
        </w:rPr>
        <w:t>) {</w:t>
      </w:r>
      <w:r w:rsidRPr="00941CF4">
        <w:rPr>
          <w:rFonts w:ascii="Consolas" w:eastAsia="Times New Roman" w:hAnsi="Consolas" w:cs="Courier New"/>
          <w:color w:val="A9B7C6"/>
          <w:sz w:val="18"/>
          <w:szCs w:val="20"/>
          <w:lang w:eastAsia="pt-BR"/>
        </w:rPr>
        <w:br/>
        <w:t xml:space="preserve">        </w:t>
      </w:r>
      <w:proofErr w:type="spellStart"/>
      <w:r w:rsidRPr="00941CF4">
        <w:rPr>
          <w:rFonts w:ascii="Consolas" w:eastAsia="Times New Roman" w:hAnsi="Consolas" w:cs="Courier New"/>
          <w:color w:val="A9B7C6"/>
          <w:sz w:val="18"/>
          <w:szCs w:val="20"/>
          <w:lang w:eastAsia="pt-BR"/>
        </w:rPr>
        <w:t>populateCbAtributoY</w:t>
      </w:r>
      <w:proofErr w:type="spellEnd"/>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9876AA"/>
          <w:sz w:val="18"/>
          <w:szCs w:val="20"/>
          <w:lang w:eastAsia="pt-BR"/>
        </w:rPr>
        <w:t>dataset</w:t>
      </w:r>
      <w:r w:rsidRPr="00941CF4">
        <w:rPr>
          <w:rFonts w:ascii="Consolas" w:eastAsia="Times New Roman" w:hAnsi="Consolas" w:cs="Courier New"/>
          <w:color w:val="A9B7C6"/>
          <w:sz w:val="18"/>
          <w:szCs w:val="20"/>
          <w:lang w:eastAsia="pt-BR"/>
        </w:rPr>
        <w:t>.getAtributos</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proofErr w:type="spellStart"/>
      <w:r w:rsidRPr="00941CF4">
        <w:rPr>
          <w:rFonts w:ascii="Consolas" w:eastAsia="Times New Roman" w:hAnsi="Consolas" w:cs="Courier New"/>
          <w:color w:val="9876AA"/>
          <w:sz w:val="18"/>
          <w:szCs w:val="20"/>
          <w:lang w:eastAsia="pt-BR"/>
        </w:rPr>
        <w:t>lblSomatoria</w:t>
      </w:r>
      <w:r w:rsidRPr="00941CF4">
        <w:rPr>
          <w:rFonts w:ascii="Consolas" w:eastAsia="Times New Roman" w:hAnsi="Consolas" w:cs="Courier New"/>
          <w:color w:val="A9B7C6"/>
          <w:sz w:val="18"/>
          <w:szCs w:val="20"/>
          <w:lang w:eastAsia="pt-BR"/>
        </w:rPr>
        <w:t>.setVisible</w:t>
      </w:r>
      <w:proofErr w:type="spellEnd"/>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CC7832"/>
          <w:sz w:val="18"/>
          <w:szCs w:val="20"/>
          <w:lang w:eastAsia="pt-BR"/>
        </w:rPr>
        <w:t>true</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proofErr w:type="spellStart"/>
      <w:r w:rsidRPr="00941CF4">
        <w:rPr>
          <w:rFonts w:ascii="Consolas" w:eastAsia="Times New Roman" w:hAnsi="Consolas" w:cs="Courier New"/>
          <w:color w:val="9876AA"/>
          <w:sz w:val="18"/>
          <w:szCs w:val="20"/>
          <w:lang w:eastAsia="pt-BR"/>
        </w:rPr>
        <w:t>cbAtributoY</w:t>
      </w:r>
      <w:r w:rsidRPr="00941CF4">
        <w:rPr>
          <w:rFonts w:ascii="Consolas" w:eastAsia="Times New Roman" w:hAnsi="Consolas" w:cs="Courier New"/>
          <w:color w:val="A9B7C6"/>
          <w:sz w:val="18"/>
          <w:szCs w:val="20"/>
          <w:lang w:eastAsia="pt-BR"/>
        </w:rPr>
        <w:t>.setVisible</w:t>
      </w:r>
      <w:proofErr w:type="spellEnd"/>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CC7832"/>
          <w:sz w:val="18"/>
          <w:szCs w:val="20"/>
          <w:lang w:eastAsia="pt-BR"/>
        </w:rPr>
        <w:t>true</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proofErr w:type="spellStart"/>
      <w:r w:rsidRPr="00941CF4">
        <w:rPr>
          <w:rFonts w:ascii="Consolas" w:eastAsia="Times New Roman" w:hAnsi="Consolas" w:cs="Courier New"/>
          <w:color w:val="9876AA"/>
          <w:sz w:val="18"/>
          <w:szCs w:val="20"/>
          <w:lang w:eastAsia="pt-BR"/>
        </w:rPr>
        <w:t>rbReduceSum</w:t>
      </w:r>
      <w:r w:rsidRPr="00941CF4">
        <w:rPr>
          <w:rFonts w:ascii="Consolas" w:eastAsia="Times New Roman" w:hAnsi="Consolas" w:cs="Courier New"/>
          <w:color w:val="A9B7C6"/>
          <w:sz w:val="18"/>
          <w:szCs w:val="20"/>
          <w:lang w:eastAsia="pt-BR"/>
        </w:rPr>
        <w:t>.setVisible</w:t>
      </w:r>
      <w:proofErr w:type="spellEnd"/>
      <w:r w:rsidRPr="00941CF4">
        <w:rPr>
          <w:rFonts w:ascii="Consolas" w:eastAsia="Times New Roman" w:hAnsi="Consolas" w:cs="Courier New"/>
          <w:color w:val="A9B7C6"/>
          <w:sz w:val="18"/>
          <w:szCs w:val="20"/>
          <w:lang w:eastAsia="pt-BR"/>
        </w:rPr>
        <w:t>(</w:t>
      </w:r>
      <w:proofErr w:type="spellStart"/>
      <w:r w:rsidRPr="00941CF4">
        <w:rPr>
          <w:rFonts w:ascii="Consolas" w:eastAsia="Times New Roman" w:hAnsi="Consolas" w:cs="Courier New"/>
          <w:color w:val="CC7832"/>
          <w:sz w:val="18"/>
          <w:szCs w:val="20"/>
          <w:lang w:eastAsia="pt-BR"/>
        </w:rPr>
        <w:t>true</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r w:rsidRPr="00941CF4">
        <w:rPr>
          <w:rFonts w:ascii="Consolas" w:eastAsia="Times New Roman" w:hAnsi="Consolas" w:cs="Courier New"/>
          <w:color w:val="A9B7C6"/>
          <w:sz w:val="18"/>
          <w:szCs w:val="20"/>
          <w:lang w:eastAsia="pt-BR"/>
        </w:rPr>
        <w:t xml:space="preserve">} </w:t>
      </w:r>
      <w:proofErr w:type="spellStart"/>
      <w:r w:rsidRPr="00941CF4">
        <w:rPr>
          <w:rFonts w:ascii="Consolas" w:eastAsia="Times New Roman" w:hAnsi="Consolas" w:cs="Courier New"/>
          <w:color w:val="CC7832"/>
          <w:sz w:val="18"/>
          <w:szCs w:val="20"/>
          <w:lang w:eastAsia="pt-BR"/>
        </w:rPr>
        <w:t>else</w:t>
      </w:r>
      <w:proofErr w:type="spellEnd"/>
      <w:r w:rsidRPr="00941CF4">
        <w:rPr>
          <w:rFonts w:ascii="Consolas" w:eastAsia="Times New Roman" w:hAnsi="Consolas" w:cs="Courier New"/>
          <w:color w:val="CC7832"/>
          <w:sz w:val="18"/>
          <w:szCs w:val="20"/>
          <w:lang w:eastAsia="pt-BR"/>
        </w:rPr>
        <w:t xml:space="preserve"> </w:t>
      </w:r>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A9B7C6"/>
          <w:sz w:val="18"/>
          <w:szCs w:val="20"/>
          <w:lang w:eastAsia="pt-BR"/>
        </w:rPr>
        <w:br/>
        <w:t xml:space="preserve">        </w:t>
      </w:r>
      <w:proofErr w:type="spellStart"/>
      <w:r w:rsidRPr="00941CF4">
        <w:rPr>
          <w:rFonts w:ascii="Consolas" w:eastAsia="Times New Roman" w:hAnsi="Consolas" w:cs="Courier New"/>
          <w:color w:val="9876AA"/>
          <w:sz w:val="18"/>
          <w:szCs w:val="20"/>
          <w:lang w:eastAsia="pt-BR"/>
        </w:rPr>
        <w:t>cbAtributoY</w:t>
      </w:r>
      <w:r w:rsidRPr="00941CF4">
        <w:rPr>
          <w:rFonts w:ascii="Consolas" w:eastAsia="Times New Roman" w:hAnsi="Consolas" w:cs="Courier New"/>
          <w:color w:val="A9B7C6"/>
          <w:sz w:val="18"/>
          <w:szCs w:val="20"/>
          <w:lang w:eastAsia="pt-BR"/>
        </w:rPr>
        <w:t>.setVisible</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false</w:t>
      </w:r>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proofErr w:type="spellStart"/>
      <w:r w:rsidRPr="00941CF4">
        <w:rPr>
          <w:rFonts w:ascii="Consolas" w:eastAsia="Times New Roman" w:hAnsi="Consolas" w:cs="Courier New"/>
          <w:color w:val="9876AA"/>
          <w:sz w:val="18"/>
          <w:szCs w:val="20"/>
          <w:lang w:eastAsia="pt-BR"/>
        </w:rPr>
        <w:t>rbReduceSum</w:t>
      </w:r>
      <w:r w:rsidRPr="00941CF4">
        <w:rPr>
          <w:rFonts w:ascii="Consolas" w:eastAsia="Times New Roman" w:hAnsi="Consolas" w:cs="Courier New"/>
          <w:color w:val="A9B7C6"/>
          <w:sz w:val="18"/>
          <w:szCs w:val="20"/>
          <w:lang w:eastAsia="pt-BR"/>
        </w:rPr>
        <w:t>.setVisible</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false</w:t>
      </w:r>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t xml:space="preserve">    </w:t>
      </w:r>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A9B7C6"/>
          <w:sz w:val="18"/>
          <w:szCs w:val="20"/>
          <w:lang w:eastAsia="pt-BR"/>
        </w:rPr>
        <w:br/>
        <w:t xml:space="preserve">    </w:t>
      </w:r>
      <w:proofErr w:type="spellStart"/>
      <w:r w:rsidRPr="00941CF4">
        <w:rPr>
          <w:rFonts w:ascii="Consolas" w:eastAsia="Times New Roman" w:hAnsi="Consolas" w:cs="Courier New"/>
          <w:color w:val="A9B7C6"/>
          <w:sz w:val="18"/>
          <w:szCs w:val="20"/>
          <w:lang w:eastAsia="pt-BR"/>
        </w:rPr>
        <w:t>populateCbTipoGrafico</w:t>
      </w:r>
      <w:proofErr w:type="spellEnd"/>
      <w:r w:rsidRPr="00941CF4">
        <w:rPr>
          <w:rFonts w:ascii="Consolas" w:eastAsia="Times New Roman" w:hAnsi="Consolas" w:cs="Courier New"/>
          <w:color w:val="A9B7C6"/>
          <w:sz w:val="18"/>
          <w:szCs w:val="20"/>
          <w:lang w:eastAsia="pt-BR"/>
        </w:rPr>
        <w:t>()</w:t>
      </w:r>
      <w:r w:rsidRPr="00941CF4">
        <w:rPr>
          <w:rFonts w:ascii="Consolas" w:eastAsia="Times New Roman" w:hAnsi="Consolas" w:cs="Courier New"/>
          <w:color w:val="CC7832"/>
          <w:sz w:val="18"/>
          <w:szCs w:val="20"/>
          <w:lang w:eastAsia="pt-BR"/>
        </w:rPr>
        <w:t>;</w:t>
      </w:r>
      <w:r w:rsidRPr="00941CF4">
        <w:rPr>
          <w:rFonts w:ascii="Consolas" w:eastAsia="Times New Roman" w:hAnsi="Consolas" w:cs="Courier New"/>
          <w:color w:val="CC7832"/>
          <w:sz w:val="18"/>
          <w:szCs w:val="20"/>
          <w:lang w:eastAsia="pt-BR"/>
        </w:rPr>
        <w:br/>
      </w:r>
      <w:r w:rsidRPr="00941CF4">
        <w:rPr>
          <w:rFonts w:ascii="Consolas" w:eastAsia="Times New Roman" w:hAnsi="Consolas" w:cs="Courier New"/>
          <w:color w:val="A9B7C6"/>
          <w:sz w:val="18"/>
          <w:szCs w:val="20"/>
          <w:lang w:eastAsia="pt-BR"/>
        </w:rPr>
        <w:t>}</w:t>
      </w:r>
    </w:p>
    <w:p w:rsidR="00102AB7" w:rsidRDefault="00102AB7" w:rsidP="00102AB7">
      <w:pP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w:t>
      </w:r>
      <w:proofErr w:type="spellStart"/>
      <w:r>
        <w:t>Dataset</w:t>
      </w:r>
      <w:proofErr w:type="spellEnd"/>
      <w:r>
        <w:t xml:space="preserve">,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20 traz uma reprodução do código fonte do método.</w:t>
      </w:r>
    </w:p>
    <w:p w:rsidR="0071322E" w:rsidRDefault="0071322E" w:rsidP="009C5596">
      <w:pPr>
        <w:rPr>
          <w:b/>
          <w:sz w:val="20"/>
          <w:szCs w:val="20"/>
        </w:rPr>
      </w:pPr>
    </w:p>
    <w:p w:rsidR="0071322E" w:rsidRDefault="0071322E" w:rsidP="009C5596">
      <w:pPr>
        <w:rPr>
          <w:b/>
          <w:sz w:val="20"/>
          <w:szCs w:val="20"/>
        </w:rPr>
      </w:pPr>
      <w:r>
        <w:rPr>
          <w:b/>
          <w:sz w:val="20"/>
          <w:szCs w:val="20"/>
        </w:rPr>
        <w:lastRenderedPageBreak/>
        <w:t>Figura 20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71322E" w:rsidRDefault="0071322E" w:rsidP="009C5596">
      <w:pPr>
        <w:rPr>
          <w:b/>
          <w:sz w:val="20"/>
          <w:szCs w:val="20"/>
        </w:rPr>
      </w:pPr>
      <w:bookmarkStart w:id="133" w:name="_GoBack"/>
      <w:bookmarkEnd w:id="133"/>
    </w:p>
    <w:p w:rsidR="0071322E" w:rsidRPr="0071322E" w:rsidRDefault="0071322E" w:rsidP="009C5596">
      <w:pPr>
        <w:rPr>
          <w:b/>
          <w:sz w:val="20"/>
          <w:szCs w:val="20"/>
        </w:rPr>
      </w:pPr>
      <w:r>
        <w:rPr>
          <w:b/>
          <w:sz w:val="20"/>
          <w:szCs w:val="20"/>
        </w:rPr>
        <w:t>Fonte: Elaborada pelo Autor</w:t>
      </w:r>
    </w:p>
    <w:p w:rsidR="004C23F9" w:rsidRPr="00102AB7" w:rsidRDefault="004C23F9" w:rsidP="009C5596"/>
    <w:p w:rsidR="00564887" w:rsidRDefault="00564887" w:rsidP="005B27CD">
      <w:pPr>
        <w:rPr>
          <w:rFonts w:eastAsiaTheme="majorEastAsia" w:cstheme="majorBidi"/>
          <w:szCs w:val="32"/>
        </w:rPr>
      </w:pPr>
      <w:r>
        <w:br w:type="page"/>
      </w:r>
    </w:p>
    <w:p w:rsidR="00246861" w:rsidRDefault="00A931EE" w:rsidP="00A931EE">
      <w:pPr>
        <w:pStyle w:val="Ttulo1"/>
      </w:pPr>
      <w:bookmarkStart w:id="134" w:name="_Toc33461715"/>
      <w:proofErr w:type="gramStart"/>
      <w:r>
        <w:lastRenderedPageBreak/>
        <w:t>5</w:t>
      </w:r>
      <w:proofErr w:type="gramEnd"/>
      <w:r>
        <w:t xml:space="preserve"> REFERÊNCIAS</w:t>
      </w:r>
      <w:bookmarkEnd w:id="134"/>
    </w:p>
    <w:p w:rsidR="00F57288" w:rsidRPr="00F57288" w:rsidRDefault="00F57288" w:rsidP="00F57288"/>
    <w:p w:rsidR="0081641E" w:rsidRPr="0081641E" w:rsidRDefault="00F57288" w:rsidP="0081641E">
      <w:pPr>
        <w:widowControl w:val="0"/>
        <w:autoSpaceDE w:val="0"/>
        <w:autoSpaceDN w:val="0"/>
        <w:adjustRightInd w:val="0"/>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w:t>
      </w:r>
      <w:r w:rsidRPr="0081641E">
        <w:rPr>
          <w:rFonts w:cs="Arial"/>
          <w:noProof/>
          <w:szCs w:val="24"/>
        </w:rPr>
        <w:lastRenderedPageBreak/>
        <w:t xml:space="preserve">https://github.com/crossfilter/crossfilter.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w:t>
      </w:r>
      <w:r w:rsidRPr="0081641E">
        <w:rPr>
          <w:rFonts w:cs="Arial"/>
          <w:noProof/>
          <w:szCs w:val="24"/>
        </w:rPr>
        <w:lastRenderedPageBreak/>
        <w:t xml:space="preserve">Disponível em: https://dc-js.github.io/dc.js/.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81641E">
      <w:pPr>
        <w:widowControl w:val="0"/>
        <w:autoSpaceDE w:val="0"/>
        <w:autoSpaceDN w:val="0"/>
        <w:adjustRightInd w:val="0"/>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81641E">
      <w:pPr>
        <w:widowControl w:val="0"/>
        <w:autoSpaceDE w:val="0"/>
        <w:autoSpaceDN w:val="0"/>
        <w:adjustRightInd w:val="0"/>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DB1" w:rsidRDefault="008E1DB1" w:rsidP="00A253DA">
      <w:pPr>
        <w:spacing w:line="240" w:lineRule="auto"/>
      </w:pPr>
      <w:r>
        <w:separator/>
      </w:r>
    </w:p>
  </w:endnote>
  <w:endnote w:type="continuationSeparator" w:id="0">
    <w:p w:rsidR="008E1DB1" w:rsidRDefault="008E1DB1"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DB1" w:rsidRDefault="008E1DB1" w:rsidP="00A253DA">
      <w:pPr>
        <w:spacing w:line="240" w:lineRule="auto"/>
      </w:pPr>
      <w:r>
        <w:separator/>
      </w:r>
    </w:p>
  </w:footnote>
  <w:footnote w:type="continuationSeparator" w:id="0">
    <w:p w:rsidR="008E1DB1" w:rsidRDefault="008E1DB1" w:rsidP="00A253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8">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1">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7"/>
  </w:num>
  <w:num w:numId="5">
    <w:abstractNumId w:val="10"/>
  </w:num>
  <w:num w:numId="6">
    <w:abstractNumId w:val="0"/>
  </w:num>
  <w:num w:numId="7">
    <w:abstractNumId w:val="17"/>
  </w:num>
  <w:num w:numId="8">
    <w:abstractNumId w:val="24"/>
  </w:num>
  <w:num w:numId="9">
    <w:abstractNumId w:val="15"/>
  </w:num>
  <w:num w:numId="10">
    <w:abstractNumId w:val="23"/>
  </w:num>
  <w:num w:numId="11">
    <w:abstractNumId w:val="2"/>
  </w:num>
  <w:num w:numId="12">
    <w:abstractNumId w:val="1"/>
  </w:num>
  <w:num w:numId="13">
    <w:abstractNumId w:val="14"/>
  </w:num>
  <w:num w:numId="14">
    <w:abstractNumId w:val="16"/>
  </w:num>
  <w:num w:numId="15">
    <w:abstractNumId w:val="9"/>
  </w:num>
  <w:num w:numId="16">
    <w:abstractNumId w:val="21"/>
  </w:num>
  <w:num w:numId="17">
    <w:abstractNumId w:val="6"/>
  </w:num>
  <w:num w:numId="18">
    <w:abstractNumId w:val="18"/>
  </w:num>
  <w:num w:numId="19">
    <w:abstractNumId w:val="25"/>
  </w:num>
  <w:num w:numId="20">
    <w:abstractNumId w:val="19"/>
  </w:num>
  <w:num w:numId="21">
    <w:abstractNumId w:val="12"/>
  </w:num>
  <w:num w:numId="22">
    <w:abstractNumId w:val="4"/>
  </w:num>
  <w:num w:numId="23">
    <w:abstractNumId w:val="13"/>
  </w:num>
  <w:num w:numId="24">
    <w:abstractNumId w:val="3"/>
  </w:num>
  <w:num w:numId="25">
    <w:abstractNumId w:val="22"/>
  </w:num>
  <w:num w:numId="26">
    <w:abstractNumId w:val="11"/>
  </w:num>
  <w:num w:numId="27">
    <w:abstractNumId w:val="2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351D"/>
    <w:rsid w:val="00013555"/>
    <w:rsid w:val="00013D36"/>
    <w:rsid w:val="00015B4E"/>
    <w:rsid w:val="00017328"/>
    <w:rsid w:val="00025096"/>
    <w:rsid w:val="00030C7E"/>
    <w:rsid w:val="00033C28"/>
    <w:rsid w:val="00035B0C"/>
    <w:rsid w:val="00041DBB"/>
    <w:rsid w:val="00042B73"/>
    <w:rsid w:val="0004492C"/>
    <w:rsid w:val="0005095E"/>
    <w:rsid w:val="000514B6"/>
    <w:rsid w:val="000527FF"/>
    <w:rsid w:val="0005301A"/>
    <w:rsid w:val="000535FB"/>
    <w:rsid w:val="00061ADB"/>
    <w:rsid w:val="00067EDF"/>
    <w:rsid w:val="0007470D"/>
    <w:rsid w:val="00076846"/>
    <w:rsid w:val="00076BEE"/>
    <w:rsid w:val="00076DA4"/>
    <w:rsid w:val="00085A27"/>
    <w:rsid w:val="00090E95"/>
    <w:rsid w:val="000926E5"/>
    <w:rsid w:val="0009356F"/>
    <w:rsid w:val="000A639D"/>
    <w:rsid w:val="000B2804"/>
    <w:rsid w:val="000B2D2E"/>
    <w:rsid w:val="000B5B66"/>
    <w:rsid w:val="000C1CE4"/>
    <w:rsid w:val="000C5D1C"/>
    <w:rsid w:val="000C5D7F"/>
    <w:rsid w:val="000E034B"/>
    <w:rsid w:val="000F350E"/>
    <w:rsid w:val="000F38DB"/>
    <w:rsid w:val="001021AB"/>
    <w:rsid w:val="00102AB7"/>
    <w:rsid w:val="00103B4F"/>
    <w:rsid w:val="00105E2E"/>
    <w:rsid w:val="00107FEB"/>
    <w:rsid w:val="0011435F"/>
    <w:rsid w:val="00115784"/>
    <w:rsid w:val="00115C4E"/>
    <w:rsid w:val="00116872"/>
    <w:rsid w:val="00123CCD"/>
    <w:rsid w:val="00131502"/>
    <w:rsid w:val="00133D24"/>
    <w:rsid w:val="00141AF0"/>
    <w:rsid w:val="0014352A"/>
    <w:rsid w:val="00143CBD"/>
    <w:rsid w:val="00145C67"/>
    <w:rsid w:val="00145F3B"/>
    <w:rsid w:val="00150837"/>
    <w:rsid w:val="001522DA"/>
    <w:rsid w:val="001540EE"/>
    <w:rsid w:val="00156C9C"/>
    <w:rsid w:val="001573F5"/>
    <w:rsid w:val="00161256"/>
    <w:rsid w:val="00164AF7"/>
    <w:rsid w:val="0016674E"/>
    <w:rsid w:val="0017439B"/>
    <w:rsid w:val="00186B49"/>
    <w:rsid w:val="001879BF"/>
    <w:rsid w:val="00190FBF"/>
    <w:rsid w:val="00194846"/>
    <w:rsid w:val="00197402"/>
    <w:rsid w:val="00197B80"/>
    <w:rsid w:val="001A1AE7"/>
    <w:rsid w:val="001A5708"/>
    <w:rsid w:val="001B3BA6"/>
    <w:rsid w:val="001B5346"/>
    <w:rsid w:val="001B60D5"/>
    <w:rsid w:val="001C2268"/>
    <w:rsid w:val="001C22C0"/>
    <w:rsid w:val="001C22CE"/>
    <w:rsid w:val="001C28F6"/>
    <w:rsid w:val="001D19D8"/>
    <w:rsid w:val="001D5F3C"/>
    <w:rsid w:val="001D7A2E"/>
    <w:rsid w:val="001E2AB8"/>
    <w:rsid w:val="001F01BC"/>
    <w:rsid w:val="001F3560"/>
    <w:rsid w:val="001F445A"/>
    <w:rsid w:val="00206BC6"/>
    <w:rsid w:val="00210984"/>
    <w:rsid w:val="00215658"/>
    <w:rsid w:val="0023139A"/>
    <w:rsid w:val="00231E88"/>
    <w:rsid w:val="002417AC"/>
    <w:rsid w:val="0024355C"/>
    <w:rsid w:val="00246861"/>
    <w:rsid w:val="002478DD"/>
    <w:rsid w:val="00250E1D"/>
    <w:rsid w:val="0025109C"/>
    <w:rsid w:val="00251F4F"/>
    <w:rsid w:val="002555FD"/>
    <w:rsid w:val="00255BEF"/>
    <w:rsid w:val="0025716D"/>
    <w:rsid w:val="00264804"/>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7DBB"/>
    <w:rsid w:val="002C4EB9"/>
    <w:rsid w:val="002D2BDF"/>
    <w:rsid w:val="002D2FE8"/>
    <w:rsid w:val="002D483C"/>
    <w:rsid w:val="002D4CD9"/>
    <w:rsid w:val="002E16A8"/>
    <w:rsid w:val="002E47A8"/>
    <w:rsid w:val="002E60B5"/>
    <w:rsid w:val="002F5C70"/>
    <w:rsid w:val="002F6905"/>
    <w:rsid w:val="00304147"/>
    <w:rsid w:val="00304AB2"/>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4376E"/>
    <w:rsid w:val="00345D68"/>
    <w:rsid w:val="003538C3"/>
    <w:rsid w:val="00353F95"/>
    <w:rsid w:val="00355D8E"/>
    <w:rsid w:val="00355E5E"/>
    <w:rsid w:val="003620C0"/>
    <w:rsid w:val="0036224B"/>
    <w:rsid w:val="0036345C"/>
    <w:rsid w:val="003644CC"/>
    <w:rsid w:val="0037182B"/>
    <w:rsid w:val="003742A7"/>
    <w:rsid w:val="0038020C"/>
    <w:rsid w:val="00384936"/>
    <w:rsid w:val="00384ECB"/>
    <w:rsid w:val="00391B78"/>
    <w:rsid w:val="003A2814"/>
    <w:rsid w:val="003A4D56"/>
    <w:rsid w:val="003A5E58"/>
    <w:rsid w:val="003B2E61"/>
    <w:rsid w:val="003B34E2"/>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E96"/>
    <w:rsid w:val="00421220"/>
    <w:rsid w:val="00422806"/>
    <w:rsid w:val="00423097"/>
    <w:rsid w:val="00424A87"/>
    <w:rsid w:val="004262BF"/>
    <w:rsid w:val="00431C36"/>
    <w:rsid w:val="0043562B"/>
    <w:rsid w:val="00440F17"/>
    <w:rsid w:val="00465636"/>
    <w:rsid w:val="004742D1"/>
    <w:rsid w:val="00482FD5"/>
    <w:rsid w:val="004855CF"/>
    <w:rsid w:val="00490E71"/>
    <w:rsid w:val="00494107"/>
    <w:rsid w:val="00495924"/>
    <w:rsid w:val="004A2B95"/>
    <w:rsid w:val="004A39B3"/>
    <w:rsid w:val="004A4E33"/>
    <w:rsid w:val="004A67F0"/>
    <w:rsid w:val="004B0AEA"/>
    <w:rsid w:val="004B0D78"/>
    <w:rsid w:val="004B3C4D"/>
    <w:rsid w:val="004C19CF"/>
    <w:rsid w:val="004C23F9"/>
    <w:rsid w:val="004C46F8"/>
    <w:rsid w:val="004D1C18"/>
    <w:rsid w:val="004D64D2"/>
    <w:rsid w:val="004E58EF"/>
    <w:rsid w:val="00506BC7"/>
    <w:rsid w:val="00510BA0"/>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4086"/>
    <w:rsid w:val="00574EDC"/>
    <w:rsid w:val="00577E64"/>
    <w:rsid w:val="0058084F"/>
    <w:rsid w:val="0058441F"/>
    <w:rsid w:val="00585D7D"/>
    <w:rsid w:val="00592ECC"/>
    <w:rsid w:val="0059335C"/>
    <w:rsid w:val="00593DF7"/>
    <w:rsid w:val="005A0E94"/>
    <w:rsid w:val="005A2118"/>
    <w:rsid w:val="005A61B8"/>
    <w:rsid w:val="005B27CD"/>
    <w:rsid w:val="005B5AD8"/>
    <w:rsid w:val="005B702A"/>
    <w:rsid w:val="005B70D0"/>
    <w:rsid w:val="005B75A6"/>
    <w:rsid w:val="005C5511"/>
    <w:rsid w:val="005C5ECF"/>
    <w:rsid w:val="005D0641"/>
    <w:rsid w:val="005D1A5C"/>
    <w:rsid w:val="005D1C9C"/>
    <w:rsid w:val="005F1743"/>
    <w:rsid w:val="005F25F2"/>
    <w:rsid w:val="005F3566"/>
    <w:rsid w:val="00600FD0"/>
    <w:rsid w:val="0060434F"/>
    <w:rsid w:val="00605BB9"/>
    <w:rsid w:val="006109F9"/>
    <w:rsid w:val="00612020"/>
    <w:rsid w:val="00615B2E"/>
    <w:rsid w:val="00615BF6"/>
    <w:rsid w:val="00616E7B"/>
    <w:rsid w:val="00617750"/>
    <w:rsid w:val="00620C4D"/>
    <w:rsid w:val="00624E34"/>
    <w:rsid w:val="00627C9F"/>
    <w:rsid w:val="00632066"/>
    <w:rsid w:val="00637456"/>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B477E"/>
    <w:rsid w:val="006C16C2"/>
    <w:rsid w:val="006C4933"/>
    <w:rsid w:val="006D2F59"/>
    <w:rsid w:val="006D7112"/>
    <w:rsid w:val="006E1E85"/>
    <w:rsid w:val="006E3AD4"/>
    <w:rsid w:val="006E4277"/>
    <w:rsid w:val="006E6142"/>
    <w:rsid w:val="00700E68"/>
    <w:rsid w:val="0070101E"/>
    <w:rsid w:val="007112BA"/>
    <w:rsid w:val="00712C95"/>
    <w:rsid w:val="0071322E"/>
    <w:rsid w:val="007149CE"/>
    <w:rsid w:val="00727986"/>
    <w:rsid w:val="00731DA9"/>
    <w:rsid w:val="00735E60"/>
    <w:rsid w:val="00741997"/>
    <w:rsid w:val="007468AB"/>
    <w:rsid w:val="00751F8D"/>
    <w:rsid w:val="00752E62"/>
    <w:rsid w:val="007561CB"/>
    <w:rsid w:val="0076354C"/>
    <w:rsid w:val="0077605A"/>
    <w:rsid w:val="00786539"/>
    <w:rsid w:val="00791DE4"/>
    <w:rsid w:val="00793A54"/>
    <w:rsid w:val="00795D60"/>
    <w:rsid w:val="0079727D"/>
    <w:rsid w:val="0079742B"/>
    <w:rsid w:val="007A1550"/>
    <w:rsid w:val="007B5358"/>
    <w:rsid w:val="007C2F47"/>
    <w:rsid w:val="007C38BC"/>
    <w:rsid w:val="007C4F51"/>
    <w:rsid w:val="007C6528"/>
    <w:rsid w:val="007D01B9"/>
    <w:rsid w:val="007D0F7C"/>
    <w:rsid w:val="007D5306"/>
    <w:rsid w:val="007E1041"/>
    <w:rsid w:val="007E4AAE"/>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3950"/>
    <w:rsid w:val="008A5AB8"/>
    <w:rsid w:val="008B0A58"/>
    <w:rsid w:val="008B5485"/>
    <w:rsid w:val="008D2D43"/>
    <w:rsid w:val="008D31BD"/>
    <w:rsid w:val="008D67A1"/>
    <w:rsid w:val="008E1C39"/>
    <w:rsid w:val="008E1DB1"/>
    <w:rsid w:val="008E5A73"/>
    <w:rsid w:val="008E5E5A"/>
    <w:rsid w:val="008E5EC4"/>
    <w:rsid w:val="008E5F31"/>
    <w:rsid w:val="008F579F"/>
    <w:rsid w:val="008F7A6C"/>
    <w:rsid w:val="00901045"/>
    <w:rsid w:val="009060FB"/>
    <w:rsid w:val="00911472"/>
    <w:rsid w:val="0091342A"/>
    <w:rsid w:val="00923686"/>
    <w:rsid w:val="00923F2D"/>
    <w:rsid w:val="00927514"/>
    <w:rsid w:val="00930555"/>
    <w:rsid w:val="00930D65"/>
    <w:rsid w:val="009337B0"/>
    <w:rsid w:val="00940821"/>
    <w:rsid w:val="00941CF4"/>
    <w:rsid w:val="009462E6"/>
    <w:rsid w:val="00946982"/>
    <w:rsid w:val="00953475"/>
    <w:rsid w:val="00954770"/>
    <w:rsid w:val="0095639C"/>
    <w:rsid w:val="00957D16"/>
    <w:rsid w:val="00965822"/>
    <w:rsid w:val="00965D4B"/>
    <w:rsid w:val="009721C4"/>
    <w:rsid w:val="00974654"/>
    <w:rsid w:val="00977E48"/>
    <w:rsid w:val="009954FB"/>
    <w:rsid w:val="0099743A"/>
    <w:rsid w:val="00997B75"/>
    <w:rsid w:val="009A1997"/>
    <w:rsid w:val="009A52F0"/>
    <w:rsid w:val="009A5602"/>
    <w:rsid w:val="009A6CCF"/>
    <w:rsid w:val="009C07DD"/>
    <w:rsid w:val="009C381E"/>
    <w:rsid w:val="009C5596"/>
    <w:rsid w:val="009D1591"/>
    <w:rsid w:val="009D3C80"/>
    <w:rsid w:val="009D49E6"/>
    <w:rsid w:val="009E32CC"/>
    <w:rsid w:val="009F15CB"/>
    <w:rsid w:val="009F43F9"/>
    <w:rsid w:val="009F5D69"/>
    <w:rsid w:val="00A004B7"/>
    <w:rsid w:val="00A00BDC"/>
    <w:rsid w:val="00A0634E"/>
    <w:rsid w:val="00A07DB5"/>
    <w:rsid w:val="00A11350"/>
    <w:rsid w:val="00A14F68"/>
    <w:rsid w:val="00A21D88"/>
    <w:rsid w:val="00A24BC4"/>
    <w:rsid w:val="00A253DA"/>
    <w:rsid w:val="00A270A3"/>
    <w:rsid w:val="00A3712E"/>
    <w:rsid w:val="00A41A6D"/>
    <w:rsid w:val="00A5557A"/>
    <w:rsid w:val="00A570F9"/>
    <w:rsid w:val="00A57B86"/>
    <w:rsid w:val="00A57E78"/>
    <w:rsid w:val="00A60F00"/>
    <w:rsid w:val="00A61618"/>
    <w:rsid w:val="00A62D35"/>
    <w:rsid w:val="00A80778"/>
    <w:rsid w:val="00A90B67"/>
    <w:rsid w:val="00A92E67"/>
    <w:rsid w:val="00A931EE"/>
    <w:rsid w:val="00A961C7"/>
    <w:rsid w:val="00A96D87"/>
    <w:rsid w:val="00AA78C2"/>
    <w:rsid w:val="00AB4845"/>
    <w:rsid w:val="00AB7A2D"/>
    <w:rsid w:val="00AC2A32"/>
    <w:rsid w:val="00AC3440"/>
    <w:rsid w:val="00AC41CB"/>
    <w:rsid w:val="00AC4370"/>
    <w:rsid w:val="00AD0249"/>
    <w:rsid w:val="00AD5973"/>
    <w:rsid w:val="00AD5F93"/>
    <w:rsid w:val="00AE0ADF"/>
    <w:rsid w:val="00AE44ED"/>
    <w:rsid w:val="00AE7715"/>
    <w:rsid w:val="00AF1C13"/>
    <w:rsid w:val="00AF2565"/>
    <w:rsid w:val="00AF6828"/>
    <w:rsid w:val="00B11D27"/>
    <w:rsid w:val="00B15C98"/>
    <w:rsid w:val="00B20D9D"/>
    <w:rsid w:val="00B21778"/>
    <w:rsid w:val="00B26CEE"/>
    <w:rsid w:val="00B30AB7"/>
    <w:rsid w:val="00B33797"/>
    <w:rsid w:val="00B36747"/>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E07B0"/>
    <w:rsid w:val="00BE0C2E"/>
    <w:rsid w:val="00BE39AF"/>
    <w:rsid w:val="00BF02C4"/>
    <w:rsid w:val="00C01B7D"/>
    <w:rsid w:val="00C04EF3"/>
    <w:rsid w:val="00C13E5E"/>
    <w:rsid w:val="00C17094"/>
    <w:rsid w:val="00C17F34"/>
    <w:rsid w:val="00C26654"/>
    <w:rsid w:val="00C4192F"/>
    <w:rsid w:val="00C44BC1"/>
    <w:rsid w:val="00C4774C"/>
    <w:rsid w:val="00C529DF"/>
    <w:rsid w:val="00C52A46"/>
    <w:rsid w:val="00C53725"/>
    <w:rsid w:val="00C53C68"/>
    <w:rsid w:val="00C725C0"/>
    <w:rsid w:val="00C727FB"/>
    <w:rsid w:val="00C80F86"/>
    <w:rsid w:val="00C85C22"/>
    <w:rsid w:val="00C96C87"/>
    <w:rsid w:val="00CA58D3"/>
    <w:rsid w:val="00CB0B74"/>
    <w:rsid w:val="00CB4EDD"/>
    <w:rsid w:val="00CC537E"/>
    <w:rsid w:val="00CC76A5"/>
    <w:rsid w:val="00CD0B3A"/>
    <w:rsid w:val="00CD6053"/>
    <w:rsid w:val="00CD7BF6"/>
    <w:rsid w:val="00CE2402"/>
    <w:rsid w:val="00CE3589"/>
    <w:rsid w:val="00CE4420"/>
    <w:rsid w:val="00CF2581"/>
    <w:rsid w:val="00CF37C2"/>
    <w:rsid w:val="00CF41D2"/>
    <w:rsid w:val="00CF51CE"/>
    <w:rsid w:val="00CF63BD"/>
    <w:rsid w:val="00D0465E"/>
    <w:rsid w:val="00D20F53"/>
    <w:rsid w:val="00D21DD5"/>
    <w:rsid w:val="00D2752F"/>
    <w:rsid w:val="00D460C4"/>
    <w:rsid w:val="00D513E9"/>
    <w:rsid w:val="00D60276"/>
    <w:rsid w:val="00D618C3"/>
    <w:rsid w:val="00D674B4"/>
    <w:rsid w:val="00D70236"/>
    <w:rsid w:val="00D7303F"/>
    <w:rsid w:val="00D752A8"/>
    <w:rsid w:val="00D85C3F"/>
    <w:rsid w:val="00D87B15"/>
    <w:rsid w:val="00D9121E"/>
    <w:rsid w:val="00D94A1A"/>
    <w:rsid w:val="00D950E5"/>
    <w:rsid w:val="00D95695"/>
    <w:rsid w:val="00DA0F26"/>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34AB"/>
    <w:rsid w:val="00E0648B"/>
    <w:rsid w:val="00E067C7"/>
    <w:rsid w:val="00E15269"/>
    <w:rsid w:val="00E24A66"/>
    <w:rsid w:val="00E26106"/>
    <w:rsid w:val="00E354FD"/>
    <w:rsid w:val="00E35D6D"/>
    <w:rsid w:val="00E36DB8"/>
    <w:rsid w:val="00E46F35"/>
    <w:rsid w:val="00E54112"/>
    <w:rsid w:val="00E5548F"/>
    <w:rsid w:val="00E60712"/>
    <w:rsid w:val="00E7455B"/>
    <w:rsid w:val="00E75361"/>
    <w:rsid w:val="00E76F06"/>
    <w:rsid w:val="00E871C8"/>
    <w:rsid w:val="00E94B09"/>
    <w:rsid w:val="00E952DE"/>
    <w:rsid w:val="00E97668"/>
    <w:rsid w:val="00EA175B"/>
    <w:rsid w:val="00EA78D8"/>
    <w:rsid w:val="00EB1FA4"/>
    <w:rsid w:val="00EB3E8E"/>
    <w:rsid w:val="00EB5504"/>
    <w:rsid w:val="00EB6B31"/>
    <w:rsid w:val="00EB6B6C"/>
    <w:rsid w:val="00EC1BEF"/>
    <w:rsid w:val="00EC280C"/>
    <w:rsid w:val="00EC7111"/>
    <w:rsid w:val="00EC78A7"/>
    <w:rsid w:val="00EE276B"/>
    <w:rsid w:val="00EF0057"/>
    <w:rsid w:val="00EF0CDF"/>
    <w:rsid w:val="00EF3CAA"/>
    <w:rsid w:val="00F0164A"/>
    <w:rsid w:val="00F113B1"/>
    <w:rsid w:val="00F12B0A"/>
    <w:rsid w:val="00F13816"/>
    <w:rsid w:val="00F1638C"/>
    <w:rsid w:val="00F17074"/>
    <w:rsid w:val="00F17CD3"/>
    <w:rsid w:val="00F239FF"/>
    <w:rsid w:val="00F305B6"/>
    <w:rsid w:val="00F30644"/>
    <w:rsid w:val="00F31588"/>
    <w:rsid w:val="00F319EF"/>
    <w:rsid w:val="00F34AA7"/>
    <w:rsid w:val="00F3745A"/>
    <w:rsid w:val="00F400CB"/>
    <w:rsid w:val="00F5686A"/>
    <w:rsid w:val="00F57288"/>
    <w:rsid w:val="00F67539"/>
    <w:rsid w:val="00F72C15"/>
    <w:rsid w:val="00F730FD"/>
    <w:rsid w:val="00F740CE"/>
    <w:rsid w:val="00F760A8"/>
    <w:rsid w:val="00F82485"/>
    <w:rsid w:val="00F8264A"/>
    <w:rsid w:val="00F84552"/>
    <w:rsid w:val="00F867C2"/>
    <w:rsid w:val="00F867D3"/>
    <w:rsid w:val="00F922C8"/>
    <w:rsid w:val="00F92514"/>
    <w:rsid w:val="00F93C30"/>
    <w:rsid w:val="00F96DD7"/>
    <w:rsid w:val="00FA07C7"/>
    <w:rsid w:val="00FB02B1"/>
    <w:rsid w:val="00FB3C79"/>
    <w:rsid w:val="00FB6BCB"/>
    <w:rsid w:val="00FC04D5"/>
    <w:rsid w:val="00FC2595"/>
    <w:rsid w:val="00FC2C8A"/>
    <w:rsid w:val="00FC378A"/>
    <w:rsid w:val="00FD12AD"/>
    <w:rsid w:val="00FD151D"/>
    <w:rsid w:val="00FD16A7"/>
    <w:rsid w:val="00FD4C17"/>
    <w:rsid w:val="00FE16F9"/>
    <w:rsid w:val="00FE5B1B"/>
    <w:rsid w:val="00FF0FCA"/>
    <w:rsid w:val="00FF48A6"/>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 Id="R677dc6eb919c4e9d"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25610-924C-4AB1-85B1-23D770575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46</Pages>
  <Words>27306</Words>
  <Characters>147457</Characters>
  <Application>Microsoft Office Word</Application>
  <DocSecurity>0</DocSecurity>
  <Lines>1228</Lines>
  <Paragraphs>348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473</cp:revision>
  <dcterms:created xsi:type="dcterms:W3CDTF">2017-11-17T15:19:00Z</dcterms:created>
  <dcterms:modified xsi:type="dcterms:W3CDTF">2020-02-24T23:24:00Z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