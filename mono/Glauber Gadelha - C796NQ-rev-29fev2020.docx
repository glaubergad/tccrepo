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pPr>
        <w:pStyle w:val="SemEspaamento"/>
        <w:jc w:val="center"/>
        <w:pPrChange w:id="6"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7EFCB124" w:rsidR="00CE3589" w:rsidRPr="002B2829" w:rsidRDefault="008321D2" w:rsidP="00CE3589">
      <w:pPr>
        <w:spacing w:line="240" w:lineRule="auto"/>
        <w:jc w:val="center"/>
        <w:rPr>
          <w:rFonts w:cs="Times New Roman"/>
          <w:b/>
          <w:bCs/>
          <w:sz w:val="28"/>
          <w:szCs w:val="28"/>
        </w:rPr>
      </w:pPr>
      <w:proofErr w:type="gramStart"/>
      <w:ins w:id="7"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ins>
      <w:r w:rsidR="00CE3589">
        <w:rPr>
          <w:rFonts w:cs="Times New Roman"/>
          <w:b/>
          <w:bCs/>
          <w:sz w:val="28"/>
          <w:szCs w:val="28"/>
        </w:rPr>
        <w:t xml:space="preserve">Gerador de quadros de apresentação de dados em formato de </w:t>
      </w:r>
      <w:del w:id="8" w:author="Claudio Martins" w:date="2020-02-26T10:52:00Z">
        <w:r w:rsidR="00CE3589" w:rsidDel="00F07A8A">
          <w:rPr>
            <w:rFonts w:cs="Times New Roman"/>
            <w:b/>
            <w:bCs/>
            <w:sz w:val="28"/>
            <w:szCs w:val="28"/>
          </w:rPr>
          <w:delText>Dashboards</w:delText>
        </w:r>
      </w:del>
      <w:ins w:id="9" w:author="Claudio Martins" w:date="2020-02-27T09:22:00Z">
        <w:r w:rsidR="000F65F0">
          <w:rPr>
            <w:rFonts w:cs="Times New Roman"/>
            <w:b/>
            <w:bCs/>
            <w:i/>
            <w:sz w:val="28"/>
            <w:szCs w:val="28"/>
          </w:rPr>
          <w:t>d</w:t>
        </w:r>
      </w:ins>
      <w:ins w:id="10" w:author="Claudio Martins" w:date="2020-02-26T10:52:00Z">
        <w:r w:rsidR="00F07A8A" w:rsidRPr="00F07A8A">
          <w:rPr>
            <w:rFonts w:cs="Times New Roman"/>
            <w:b/>
            <w:bCs/>
            <w:i/>
            <w:sz w:val="28"/>
            <w:szCs w:val="28"/>
          </w:rPr>
          <w:t>ashboards</w:t>
        </w:r>
      </w:ins>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ins w:id="11" w:author="Claudio Martins" w:date="2020-02-27T09:29:00Z"/>
          <w:rFonts w:cs="Times New Roman"/>
          <w:b/>
          <w:bCs/>
          <w:sz w:val="28"/>
          <w:szCs w:val="28"/>
        </w:rPr>
      </w:pPr>
      <w:proofErr w:type="gramStart"/>
      <w:ins w:id="12"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ins>
    </w:p>
    <w:p w14:paraId="00D5C20E" w14:textId="37AAB7BE" w:rsidR="10E6EC3D" w:rsidRPr="002B2829" w:rsidDel="00060780" w:rsidRDefault="00141AF0" w:rsidP="10E6EC3D">
      <w:pPr>
        <w:spacing w:line="240" w:lineRule="auto"/>
        <w:jc w:val="center"/>
        <w:rPr>
          <w:del w:id="13" w:author="Claudio Martins" w:date="2020-02-27T09:29:00Z"/>
          <w:rFonts w:cs="Times New Roman"/>
          <w:b/>
          <w:bCs/>
          <w:sz w:val="28"/>
          <w:szCs w:val="28"/>
        </w:rPr>
      </w:pPr>
      <w:del w:id="14" w:author="Claudio Martins" w:date="2020-02-27T09:29:00Z">
        <w:r w:rsidDel="00060780">
          <w:rPr>
            <w:rFonts w:cs="Times New Roman"/>
            <w:b/>
            <w:bCs/>
            <w:sz w:val="28"/>
            <w:szCs w:val="28"/>
          </w:rPr>
          <w:delText xml:space="preserve">Gerador de quadros de apresentação de dados em formato de </w:delText>
        </w:r>
      </w:del>
      <w:del w:id="15" w:author="Claudio Martins" w:date="2020-02-26T10:52:00Z">
        <w:r w:rsidDel="00F07A8A">
          <w:rPr>
            <w:rFonts w:cs="Times New Roman"/>
            <w:b/>
            <w:bCs/>
            <w:sz w:val="28"/>
            <w:szCs w:val="28"/>
          </w:rPr>
          <w:delText>Dashboards</w:delText>
        </w:r>
      </w:del>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22611CBF"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del w:id="16" w:author="Glauber Matteis Gadelha" w:date="2020-02-29T12:25:00Z">
        <w:r w:rsidRPr="002B2829" w:rsidDel="006A6516">
          <w:rPr>
            <w:rFonts w:cs="Times New Roman"/>
          </w:rPr>
          <w:delText xml:space="preserve">Graduação </w:delText>
        </w:r>
      </w:del>
      <w:ins w:id="17" w:author="Glauber Matteis Gadelha" w:date="2020-02-29T12:25:00Z">
        <w:r w:rsidR="006A6516" w:rsidRPr="002B2829">
          <w:rPr>
            <w:rFonts w:cs="Times New Roman"/>
          </w:rPr>
          <w:t>Gra</w:t>
        </w:r>
        <w:r w:rsidR="006A6516">
          <w:rPr>
            <w:rFonts w:cs="Times New Roman"/>
          </w:rPr>
          <w:t>u</w:t>
        </w:r>
        <w:r w:rsidR="006A6516" w:rsidRPr="002B2829">
          <w:rPr>
            <w:rFonts w:cs="Times New Roman"/>
          </w:rPr>
          <w:t xml:space="preserve"> </w:t>
        </w:r>
      </w:ins>
      <w:r w:rsidRPr="002B2829">
        <w:rPr>
          <w:rFonts w:cs="Times New Roman"/>
        </w:rPr>
        <w:t xml:space="preserve">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441496F1" w14:textId="77777777" w:rsidR="00727986" w:rsidRPr="002B2829" w:rsidDel="00206BC6" w:rsidRDefault="00727986" w:rsidP="0099743A">
      <w:pPr>
        <w:jc w:val="center"/>
        <w:rPr>
          <w:del w:id="18" w:author="glaubergad" w:date="2019-03-04T20:20:00Z"/>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Pr="002B2829" w:rsidRDefault="00A004B7"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t>BELÉM</w:t>
      </w:r>
    </w:p>
    <w:p w14:paraId="4FC1EAB2" w14:textId="77777777"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14:paraId="5D557EC3" w14:textId="77777777"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261B34">
      <w:pPr>
        <w:spacing w:line="240" w:lineRule="auto"/>
        <w:jc w:val="center"/>
        <w:rPr>
          <w:rFonts w:cs="Times New Roman"/>
          <w:szCs w:val="24"/>
        </w:rPr>
      </w:pPr>
    </w:p>
    <w:p w14:paraId="21413160" w14:textId="77777777" w:rsidR="003232F1" w:rsidRDefault="003232F1" w:rsidP="00261B34">
      <w:pPr>
        <w:spacing w:line="240" w:lineRule="auto"/>
        <w:jc w:val="center"/>
        <w:rPr>
          <w:rFonts w:cs="Times New Roman"/>
          <w:szCs w:val="24"/>
        </w:rPr>
      </w:pPr>
    </w:p>
    <w:p w14:paraId="5D0FF3C2" w14:textId="77777777" w:rsidR="003232F1" w:rsidRPr="002B2829" w:rsidRDefault="003232F1" w:rsidP="00261B34">
      <w:pPr>
        <w:spacing w:line="240" w:lineRule="auto"/>
        <w:jc w:val="center"/>
        <w:rPr>
          <w:rFonts w:cs="Times New Roman"/>
          <w:szCs w:val="24"/>
        </w:rPr>
      </w:pPr>
    </w:p>
    <w:p w14:paraId="4807490B" w14:textId="5190251F"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19" w:author="glaubergad" w:date="2019-03-04T20:21:00Z">
        <w:r w:rsidRPr="002B2829" w:rsidDel="00206BC6">
          <w:delText>os padrões de projeto para</w:delText>
        </w:r>
      </w:del>
      <w:ins w:id="20"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ins w:id="21" w:author="Claudio Martins" w:date="2020-02-27T09:30:00Z">
        <w:r w:rsidR="00060780">
          <w:t xml:space="preserve"> (denominada </w:t>
        </w:r>
        <w:proofErr w:type="gramStart"/>
        <w:r w:rsidR="00060780" w:rsidRPr="00060780">
          <w:t>DashGen</w:t>
        </w:r>
        <w:proofErr w:type="gramEnd"/>
        <w:r w:rsidR="00060780">
          <w:t>)</w:t>
        </w:r>
      </w:ins>
      <w:r w:rsidRPr="002B2829">
        <w:t xml:space="preserve"> </w:t>
      </w:r>
      <w:r w:rsidR="00DD4CC8">
        <w:t xml:space="preserve">que gera um quadro de </w:t>
      </w:r>
      <w:r w:rsidRPr="002B2829">
        <w:t xml:space="preserve">apresentação de dados </w:t>
      </w:r>
      <w:del w:id="22"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w:t>
      </w:r>
      <w:del w:id="23" w:author="Claudio Martins" w:date="2020-02-26T10:52:00Z">
        <w:r w:rsidR="00E034AB" w:rsidRPr="002B2829" w:rsidDel="00F07A8A">
          <w:delText>Dashboards</w:delText>
        </w:r>
      </w:del>
      <w:ins w:id="24" w:author="Claudio Martins" w:date="2020-02-27T09:30:00Z">
        <w:r w:rsidR="00060780">
          <w:rPr>
            <w:i/>
          </w:rPr>
          <w:t>d</w:t>
        </w:r>
      </w:ins>
      <w:ins w:id="25" w:author="Claudio Martins" w:date="2020-02-26T10:52:00Z">
        <w:r w:rsidR="00F07A8A" w:rsidRPr="00F07A8A">
          <w:rPr>
            <w:i/>
          </w:rPr>
          <w:t>ashboards</w:t>
        </w:r>
      </w:ins>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77777777"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del w:id="26" w:author="Claudio Martins" w:date="2020-02-26T10:52:00Z">
        <w:r w:rsidR="00F92514" w:rsidDel="00F07A8A">
          <w:rPr>
            <w:rFonts w:cs="Times New Roman"/>
            <w:szCs w:val="24"/>
          </w:rPr>
          <w:delText>dashboards</w:delText>
        </w:r>
      </w:del>
      <w:ins w:id="27" w:author="Claudio Martins" w:date="2020-02-26T10:52:00Z">
        <w:r w:rsidR="00F07A8A" w:rsidRPr="00F07A8A">
          <w:rPr>
            <w:rFonts w:cs="Times New Roman"/>
            <w:i/>
            <w:szCs w:val="24"/>
          </w:rPr>
          <w:t>dashboards</w:t>
        </w:r>
      </w:ins>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261B34">
      <w:pPr>
        <w:spacing w:line="240" w:lineRule="auto"/>
        <w:jc w:val="center"/>
        <w:rPr>
          <w:rFonts w:cs="Times New Roman"/>
          <w:b/>
          <w:szCs w:val="24"/>
          <w:lang w:val="en-US"/>
        </w:rPr>
      </w:pPr>
    </w:p>
    <w:p w14:paraId="2B37F19F" w14:textId="77777777" w:rsidR="003232F1" w:rsidRPr="00301F6A" w:rsidRDefault="003232F1" w:rsidP="00261B34">
      <w:pPr>
        <w:spacing w:line="240" w:lineRule="auto"/>
        <w:jc w:val="center"/>
        <w:rPr>
          <w:rFonts w:cs="Times New Roman"/>
          <w:b/>
          <w:szCs w:val="24"/>
          <w:lang w:val="en-US"/>
        </w:rPr>
      </w:pPr>
    </w:p>
    <w:p w14:paraId="1C3D2EB1" w14:textId="77777777" w:rsidR="003232F1" w:rsidRPr="00301F6A" w:rsidRDefault="003232F1" w:rsidP="00261B34">
      <w:pPr>
        <w:spacing w:line="240" w:lineRule="auto"/>
        <w:jc w:val="center"/>
        <w:rPr>
          <w:rFonts w:cs="Times New Roman"/>
          <w:b/>
          <w:szCs w:val="24"/>
          <w:lang w:val="en-US"/>
        </w:rPr>
      </w:pPr>
    </w:p>
    <w:p w14:paraId="7234EC2D" w14:textId="29A3EA85" w:rsidR="00E034AB" w:rsidRPr="00301F6A" w:rsidRDefault="00F92514" w:rsidP="00CD0B3A">
      <w:pPr>
        <w:rPr>
          <w:lang w:val="en-US"/>
        </w:rPr>
      </w:pPr>
      <w:del w:id="28" w:author="Claudio Martins" w:date="2020-02-26T10:44:00Z">
        <w:r w:rsidRPr="00301F6A" w:rsidDel="00301F6A">
          <w:rPr>
            <w:lang w:val="en-US"/>
          </w:rPr>
          <w:delTex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w:delText>
        </w:r>
        <w:r w:rsidR="00A80778" w:rsidRPr="00301F6A" w:rsidDel="00301F6A">
          <w:rPr>
            <w:lang w:val="en-US"/>
          </w:rPr>
          <w:delText xml:space="preserve">in </w:delText>
        </w:r>
        <w:r w:rsidRPr="00301F6A" w:rsidDel="00301F6A">
          <w:rPr>
            <w:lang w:val="en-US"/>
          </w:rPr>
          <w:delText>professionals</w:delText>
        </w:r>
        <w:r w:rsidR="00A80778" w:rsidRPr="00301F6A" w:rsidDel="00301F6A">
          <w:rPr>
            <w:lang w:val="en-US"/>
          </w:rPr>
          <w:delText xml:space="preserve"> lives</w:delText>
        </w:r>
        <w:r w:rsidRPr="00301F6A" w:rsidDel="00301F6A">
          <w:rPr>
            <w:lang w:val="en-US"/>
          </w:rPr>
          <w:delText xml:space="preserve">, therefore, any tool that facilitates the application of these standardized blocks, with the modifications necessary </w:delText>
        </w:r>
        <w:r w:rsidR="00A80778" w:rsidRPr="00301F6A" w:rsidDel="00301F6A">
          <w:rPr>
            <w:lang w:val="en-US"/>
          </w:rPr>
          <w:delText>inside the domain of</w:delText>
        </w:r>
        <w:r w:rsidRPr="00301F6A" w:rsidDel="00301F6A">
          <w:rPr>
            <w:lang w:val="en-US"/>
          </w:rPr>
          <w:delText xml:space="preserve"> a specific problem, can avoid wasting hours of programming. In view of these premises, this work is a study of software reuse and template-based source code generation, with the development of an application that generates a data presentation chart in graphic format, which we commonly call Dashboards.</w:delText>
        </w:r>
      </w:del>
      <w:ins w:id="29" w:author="Claudio Martins" w:date="2020-02-26T10:44:00Z">
        <w:r w:rsidR="00301F6A"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ins>
      <w:ins w:id="30" w:author="Claudio Martins" w:date="2020-02-27T09:31:00Z">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ins>
      <w:ins w:id="31" w:author="Claudio Martins" w:date="2020-02-26T10:44:00Z">
        <w:r w:rsidR="00301F6A" w:rsidRPr="00301F6A">
          <w:rPr>
            <w:lang w:val="en-US"/>
          </w:rPr>
          <w:t xml:space="preserve">that generates a data presentation chart in format that we commonly call </w:t>
        </w:r>
      </w:ins>
      <w:ins w:id="32" w:author="Claudio Martins" w:date="2020-02-26T10:52:00Z">
        <w:r w:rsidR="00F07A8A" w:rsidRPr="00F07A8A">
          <w:rPr>
            <w:i/>
            <w:lang w:val="en-US"/>
          </w:rPr>
          <w:t>Dashboards</w:t>
        </w:r>
      </w:ins>
      <w:ins w:id="33" w:author="Claudio Martins" w:date="2020-02-26T10:44:00Z">
        <w:r w:rsidR="00301F6A" w:rsidRPr="00301F6A">
          <w:rPr>
            <w:lang w:val="en-US"/>
          </w:rPr>
          <w:t>.</w:t>
        </w:r>
      </w:ins>
    </w:p>
    <w:p w14:paraId="73557D2B" w14:textId="77777777" w:rsidR="00F92514" w:rsidRPr="00301F6A" w:rsidRDefault="00F92514" w:rsidP="00145C67">
      <w:pPr>
        <w:spacing w:line="240" w:lineRule="auto"/>
        <w:rPr>
          <w:rFonts w:cs="Times New Roman"/>
          <w:szCs w:val="24"/>
          <w:lang w:val="en-US"/>
        </w:rPr>
      </w:pPr>
    </w:p>
    <w:p w14:paraId="31AFE085" w14:textId="77777777" w:rsidR="00911472" w:rsidRPr="00301F6A"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del w:id="34" w:author="Claudio Martins" w:date="2020-02-26T10:52:00Z">
        <w:r w:rsidR="00E034AB" w:rsidRPr="00301F6A" w:rsidDel="00F07A8A">
          <w:rPr>
            <w:rFonts w:cs="Times New Roman"/>
            <w:szCs w:val="24"/>
            <w:lang w:val="en-US"/>
          </w:rPr>
          <w:delText>dashboards</w:delText>
        </w:r>
      </w:del>
      <w:ins w:id="35" w:author="Claudio Martins" w:date="2020-02-26T10:52:00Z">
        <w:r w:rsidR="00F07A8A" w:rsidRPr="00F07A8A">
          <w:rPr>
            <w:rFonts w:cs="Times New Roman"/>
            <w:i/>
            <w:szCs w:val="24"/>
            <w:lang w:val="en-US"/>
          </w:rPr>
          <w:t>dashboards</w:t>
        </w:r>
      </w:ins>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del w:id="36" w:author="Claudio Martins" w:date="2020-02-26T10:45:00Z">
        <w:r w:rsidR="00E034AB" w:rsidRPr="00301F6A" w:rsidDel="00301F6A">
          <w:rPr>
            <w:rFonts w:cs="Times New Roman"/>
            <w:szCs w:val="24"/>
            <w:lang w:val="en-US"/>
          </w:rPr>
          <w:delText>gerenation</w:delText>
        </w:r>
      </w:del>
      <w:ins w:id="37" w:author="Claudio Martins" w:date="2020-02-26T10:45:00Z">
        <w:r w:rsidR="00301F6A" w:rsidRPr="00301F6A">
          <w:rPr>
            <w:rFonts w:cs="Times New Roman"/>
            <w:szCs w:val="24"/>
            <w:lang w:val="en-US"/>
          </w:rPr>
          <w:t>generation</w:t>
        </w:r>
      </w:ins>
      <w:r w:rsidR="00E034AB" w:rsidRPr="00301F6A">
        <w:rPr>
          <w:rFonts w:cs="Times New Roman"/>
          <w:szCs w:val="24"/>
          <w:lang w:val="en-US"/>
        </w:rPr>
        <w:t>.</w:t>
      </w:r>
    </w:p>
    <w:p w14:paraId="43451892" w14:textId="77777777" w:rsidR="00911472" w:rsidRPr="00301F6A" w:rsidRDefault="00911472">
      <w:pPr>
        <w:spacing w:after="160" w:line="259" w:lineRule="auto"/>
        <w:jc w:val="left"/>
        <w:rPr>
          <w:rFonts w:cs="Times New Roman"/>
          <w:b/>
          <w:sz w:val="28"/>
          <w:szCs w:val="24"/>
          <w:lang w:val="en-US"/>
        </w:rPr>
      </w:pPr>
      <w:r w:rsidRPr="00301F6A">
        <w:rPr>
          <w:rFonts w:cs="Times New Roman"/>
          <w:b/>
          <w:sz w:val="28"/>
          <w:szCs w:val="24"/>
          <w:lang w:val="en-US"/>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26175F8A" w:rsidR="00305883" w:rsidRDefault="00305883" w:rsidP="00207EEC">
          <w:pPr>
            <w:pStyle w:val="CabealhodoSumrio"/>
            <w:jc w:val="center"/>
            <w:rPr>
              <w:ins w:id="38" w:author="Glauber Matteis Gadelha" w:date="2020-02-29T12:28:00Z"/>
            </w:rPr>
          </w:pPr>
          <w:del w:id="39" w:author="Glauber Matteis Gadelha" w:date="2020-02-29T12:28:00Z">
            <w:r w:rsidDel="00207EEC">
              <w:delText>Sumário</w:delText>
            </w:r>
          </w:del>
          <w:ins w:id="40" w:author="Glauber Matteis Gadelha" w:date="2020-02-29T12:28:00Z">
            <w:r w:rsidR="00207EEC">
              <w:t>SUMÁRIO</w:t>
            </w:r>
          </w:ins>
        </w:p>
        <w:p w14:paraId="3610303D" w14:textId="77777777" w:rsidR="00207EEC" w:rsidRDefault="00207EEC" w:rsidP="00207EEC">
          <w:pPr>
            <w:spacing w:line="240" w:lineRule="auto"/>
            <w:rPr>
              <w:ins w:id="41" w:author="Glauber Matteis Gadelha" w:date="2020-02-29T12:28:00Z"/>
              <w:lang w:eastAsia="pt-BR"/>
            </w:rPr>
          </w:pPr>
        </w:p>
        <w:p w14:paraId="21492574" w14:textId="77777777" w:rsidR="00207EEC" w:rsidRDefault="00207EEC" w:rsidP="00207EEC">
          <w:pPr>
            <w:spacing w:line="240" w:lineRule="auto"/>
            <w:rPr>
              <w:ins w:id="42" w:author="Glauber Matteis Gadelha" w:date="2020-02-29T12:28:00Z"/>
              <w:lang w:eastAsia="pt-BR"/>
            </w:rPr>
          </w:pPr>
        </w:p>
        <w:p w14:paraId="0E2E8AD1" w14:textId="77777777" w:rsidR="00207EEC" w:rsidRPr="00207EEC" w:rsidRDefault="00207EEC" w:rsidP="00207EEC">
          <w:pPr>
            <w:spacing w:line="240" w:lineRule="auto"/>
            <w:rPr>
              <w:lang w:eastAsia="pt-BR"/>
            </w:rPr>
          </w:pPr>
        </w:p>
        <w:p w14:paraId="1E38425C" w14:textId="51C30421" w:rsidR="00B82568" w:rsidRPr="00B82568" w:rsidRDefault="00305883" w:rsidP="00B82568">
          <w:pPr>
            <w:pStyle w:val="Sumrio1"/>
            <w:tabs>
              <w:tab w:val="clear" w:pos="8789"/>
              <w:tab w:val="left" w:pos="8931"/>
            </w:tabs>
            <w:rPr>
              <w:ins w:id="43" w:author="Glauber Matteis Gadelha" w:date="2020-02-29T12:18:00Z"/>
              <w:rStyle w:val="Hyperlink"/>
            </w:rPr>
          </w:pPr>
          <w:r>
            <w:fldChar w:fldCharType="begin"/>
          </w:r>
          <w:r>
            <w:instrText xml:space="preserve"> TOC \o "1-3" \h \z \u </w:instrText>
          </w:r>
          <w:r>
            <w:fldChar w:fldCharType="separate"/>
          </w:r>
          <w:ins w:id="44" w:author="Glauber Matteis Gadelha" w:date="2020-02-29T12:18:00Z">
            <w:r w:rsidR="00B82568" w:rsidRPr="00B82568">
              <w:rPr>
                <w:rStyle w:val="Hyperlink"/>
              </w:rPr>
              <w:fldChar w:fldCharType="begin"/>
            </w:r>
            <w:r w:rsidR="00B82568" w:rsidRPr="006E13F9">
              <w:rPr>
                <w:rStyle w:val="Hyperlink"/>
              </w:rPr>
              <w:instrText xml:space="preserve"> </w:instrText>
            </w:r>
            <w:r w:rsidR="00B82568" w:rsidRPr="00B82568">
              <w:rPr>
                <w:rStyle w:val="Hyperlink"/>
              </w:rPr>
              <w:instrText>HYPERLINK \l "_Toc33871096"</w:instrText>
            </w:r>
            <w:r w:rsidR="00B82568" w:rsidRPr="006E13F9">
              <w:rPr>
                <w:rStyle w:val="Hyperlink"/>
              </w:rPr>
              <w:instrText xml:space="preserve"> </w:instrText>
            </w:r>
            <w:r w:rsidR="00B82568" w:rsidRPr="00B82568">
              <w:rPr>
                <w:rStyle w:val="Hyperlink"/>
              </w:rPr>
              <w:fldChar w:fldCharType="separate"/>
            </w:r>
            <w:r w:rsidR="00B82568" w:rsidRPr="00B82568">
              <w:rPr>
                <w:rStyle w:val="Hyperlink"/>
              </w:rPr>
              <w:t xml:space="preserve">1 </w:t>
            </w:r>
          </w:ins>
          <w:ins w:id="45" w:author="Glauber Matteis Gadelha" w:date="2020-02-29T12:31:00Z">
            <w:r w:rsidR="00301218">
              <w:rPr>
                <w:rStyle w:val="Hyperlink"/>
              </w:rPr>
              <w:tab/>
            </w:r>
          </w:ins>
          <w:ins w:id="46" w:author="Glauber Matteis Gadelha" w:date="2020-02-29T12:18:00Z">
            <w:r w:rsidR="00B82568" w:rsidRPr="00B82568">
              <w:rPr>
                <w:rStyle w:val="Hyperlink"/>
              </w:rPr>
              <w:t>INTRODUÇÃO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_Toc33871096 \h </w:instrText>
            </w:r>
          </w:ins>
          <w:r w:rsidR="00B82568" w:rsidRPr="00B82568">
            <w:rPr>
              <w:rStyle w:val="Hyperlink"/>
              <w:webHidden/>
            </w:rPr>
          </w:r>
          <w:r w:rsidR="00B82568" w:rsidRPr="00B82568">
            <w:rPr>
              <w:rStyle w:val="Hyperlink"/>
              <w:webHidden/>
            </w:rPr>
            <w:fldChar w:fldCharType="separate"/>
          </w:r>
          <w:ins w:id="47" w:author="Glauber Matteis Gadelha" w:date="2020-02-29T13:14:00Z">
            <w:r w:rsidR="005A250E">
              <w:rPr>
                <w:rStyle w:val="Hyperlink"/>
                <w:webHidden/>
              </w:rPr>
              <w:t>7</w:t>
            </w:r>
          </w:ins>
          <w:ins w:id="48" w:author="Glauber Matteis Gadelha" w:date="2020-02-29T12:18:00Z">
            <w:r w:rsidR="00B82568" w:rsidRPr="00B82568">
              <w:rPr>
                <w:rStyle w:val="Hyperlink"/>
                <w:webHidden/>
              </w:rPr>
              <w:fldChar w:fldCharType="end"/>
            </w:r>
            <w:r w:rsidR="00B82568" w:rsidRPr="00B82568">
              <w:rPr>
                <w:rStyle w:val="Hyperlink"/>
              </w:rPr>
              <w:fldChar w:fldCharType="end"/>
            </w:r>
          </w:ins>
        </w:p>
        <w:p w14:paraId="6F5697A4" w14:textId="418250E9" w:rsidR="00B82568" w:rsidRPr="00B82568" w:rsidRDefault="00B82568" w:rsidP="00B82568">
          <w:pPr>
            <w:pStyle w:val="Sumrio1"/>
            <w:tabs>
              <w:tab w:val="clear" w:pos="8789"/>
              <w:tab w:val="left" w:pos="8931"/>
            </w:tabs>
            <w:rPr>
              <w:ins w:id="49" w:author="Glauber Matteis Gadelha" w:date="2020-02-29T12:18:00Z"/>
              <w:rStyle w:val="Hyperlink"/>
            </w:rPr>
          </w:pPr>
          <w:ins w:id="50"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"_Toc33871097"</w:instrText>
            </w:r>
            <w:r w:rsidRPr="006E13F9">
              <w:rPr>
                <w:rStyle w:val="Hyperlink"/>
              </w:rPr>
              <w:instrText xml:space="preserve"> </w:instrText>
            </w:r>
            <w:r w:rsidRPr="006E13F9">
              <w:rPr>
                <w:rStyle w:val="Hyperlink"/>
              </w:rPr>
              <w:fldChar w:fldCharType="separate"/>
            </w:r>
            <w:r w:rsidRPr="006E13F9">
              <w:rPr>
                <w:rStyle w:val="Hyperlink"/>
              </w:rPr>
              <w:t xml:space="preserve">1.1 </w:t>
            </w:r>
          </w:ins>
          <w:ins w:id="51" w:author="Glauber Matteis Gadelha" w:date="2020-02-29T12:31:00Z">
            <w:r w:rsidR="00301218">
              <w:rPr>
                <w:rStyle w:val="Hyperlink"/>
              </w:rPr>
              <w:tab/>
            </w:r>
          </w:ins>
          <w:ins w:id="52" w:author="Glauber Matteis Gadelha" w:date="2020-02-29T12:18:00Z">
            <w:r w:rsidRPr="006E13F9">
              <w:rPr>
                <w:rStyle w:val="Hyperlink"/>
              </w:rPr>
              <w:t>Objetivo e delimitação de escopo</w:t>
            </w:r>
            <w:r w:rsidRPr="00B82568">
              <w:rPr>
                <w:rStyle w:val="Hyperlink"/>
                <w:webHidden/>
              </w:rPr>
              <w:tab/>
            </w:r>
            <w:r w:rsidRPr="00B82568">
              <w:rPr>
                <w:rStyle w:val="Hyperlink"/>
                <w:webHidden/>
              </w:rPr>
              <w:fldChar w:fldCharType="begin"/>
            </w:r>
            <w:r w:rsidRPr="00B82568">
              <w:rPr>
                <w:rStyle w:val="Hyperlink"/>
                <w:webHidden/>
              </w:rPr>
              <w:instrText xml:space="preserve"> PAGEREF _Toc33871097 \h </w:instrText>
            </w:r>
          </w:ins>
          <w:r w:rsidRPr="00B82568">
            <w:rPr>
              <w:rStyle w:val="Hyperlink"/>
              <w:webHidden/>
            </w:rPr>
          </w:r>
          <w:r w:rsidRPr="00B82568">
            <w:rPr>
              <w:rStyle w:val="Hyperlink"/>
              <w:webHidden/>
            </w:rPr>
            <w:fldChar w:fldCharType="separate"/>
          </w:r>
          <w:ins w:id="53" w:author="Glauber Matteis Gadelha" w:date="2020-02-29T13:14:00Z">
            <w:r w:rsidR="005A250E">
              <w:rPr>
                <w:rStyle w:val="Hyperlink"/>
                <w:webHidden/>
              </w:rPr>
              <w:t>8</w:t>
            </w:r>
          </w:ins>
          <w:ins w:id="54" w:author="Glauber Matteis Gadelha" w:date="2020-02-29T12:18:00Z">
            <w:r w:rsidRPr="00B82568">
              <w:rPr>
                <w:rStyle w:val="Hyperlink"/>
                <w:webHidden/>
              </w:rPr>
              <w:fldChar w:fldCharType="end"/>
            </w:r>
            <w:r w:rsidRPr="006E13F9">
              <w:rPr>
                <w:rStyle w:val="Hyperlink"/>
              </w:rPr>
              <w:fldChar w:fldCharType="end"/>
            </w:r>
          </w:ins>
        </w:p>
        <w:p w14:paraId="68044EB6" w14:textId="3F66DC34" w:rsidR="00B82568" w:rsidRPr="00B82568" w:rsidRDefault="00B82568" w:rsidP="00B82568">
          <w:pPr>
            <w:pStyle w:val="Sumrio1"/>
            <w:tabs>
              <w:tab w:val="clear" w:pos="8789"/>
              <w:tab w:val="left" w:pos="8931"/>
            </w:tabs>
            <w:rPr>
              <w:ins w:id="55" w:author="Glauber Matteis Gadelha" w:date="2020-02-29T12:18:00Z"/>
              <w:rStyle w:val="Hyperlink"/>
            </w:rPr>
          </w:pPr>
          <w:ins w:id="56"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"_Toc33871098"</w:instrText>
            </w:r>
            <w:r w:rsidRPr="006E13F9">
              <w:rPr>
                <w:rStyle w:val="Hyperlink"/>
              </w:rPr>
              <w:instrText xml:space="preserve"> </w:instrText>
            </w:r>
            <w:r w:rsidRPr="006E13F9">
              <w:rPr>
                <w:rStyle w:val="Hyperlink"/>
              </w:rPr>
              <w:fldChar w:fldCharType="separate"/>
            </w:r>
            <w:r w:rsidRPr="006E13F9">
              <w:rPr>
                <w:rStyle w:val="Hyperlink"/>
              </w:rPr>
              <w:t xml:space="preserve">1.2 </w:t>
            </w:r>
          </w:ins>
          <w:ins w:id="57" w:author="Glauber Matteis Gadelha" w:date="2020-02-29T12:31:00Z">
            <w:r w:rsidR="00301218">
              <w:rPr>
                <w:rStyle w:val="Hyperlink"/>
              </w:rPr>
              <w:tab/>
            </w:r>
          </w:ins>
          <w:ins w:id="58" w:author="Glauber Matteis Gadelha" w:date="2020-02-29T12:18:00Z">
            <w:r w:rsidRPr="006E13F9">
              <w:rPr>
                <w:rStyle w:val="Hyperlink"/>
              </w:rPr>
              <w:t>Procedimentos metodológicos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_Toc33871098 \h </w:instrText>
            </w:r>
          </w:ins>
          <w:r w:rsidRPr="00B82568">
            <w:rPr>
              <w:rStyle w:val="Hyperlink"/>
              <w:webHidden/>
            </w:rPr>
          </w:r>
          <w:r w:rsidRPr="00B82568">
            <w:rPr>
              <w:rStyle w:val="Hyperlink"/>
              <w:webHidden/>
            </w:rPr>
            <w:fldChar w:fldCharType="separate"/>
          </w:r>
          <w:ins w:id="59" w:author="Glauber Matteis Gadelha" w:date="2020-02-29T13:14:00Z">
            <w:r w:rsidR="005A250E">
              <w:rPr>
                <w:rStyle w:val="Hyperlink"/>
                <w:webHidden/>
              </w:rPr>
              <w:t>9</w:t>
            </w:r>
          </w:ins>
          <w:ins w:id="60" w:author="Glauber Matteis Gadelha" w:date="2020-02-29T12:18:00Z">
            <w:r w:rsidRPr="00B82568">
              <w:rPr>
                <w:rStyle w:val="Hyperlink"/>
                <w:webHidden/>
              </w:rPr>
              <w:fldChar w:fldCharType="end"/>
            </w:r>
            <w:r w:rsidRPr="006E13F9">
              <w:rPr>
                <w:rStyle w:val="Hyperlink"/>
              </w:rPr>
              <w:fldChar w:fldCharType="end"/>
            </w:r>
          </w:ins>
        </w:p>
        <w:p w14:paraId="084C77C2" w14:textId="681A7D65" w:rsidR="00B82568" w:rsidRDefault="00B82568" w:rsidP="00B82568">
          <w:pPr>
            <w:pStyle w:val="Sumrio1"/>
            <w:tabs>
              <w:tab w:val="clear" w:pos="8789"/>
              <w:tab w:val="left" w:pos="8931"/>
            </w:tabs>
            <w:rPr>
              <w:ins w:id="61" w:author="Glauber Matteis Gadelha" w:date="2020-02-29T12:19:00Z"/>
              <w:rStyle w:val="Hyperlink"/>
            </w:rPr>
          </w:pPr>
          <w:ins w:id="62"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"_Toc33871099"</w:instrText>
            </w:r>
            <w:r w:rsidRPr="006E13F9">
              <w:rPr>
                <w:rStyle w:val="Hyperlink"/>
              </w:rPr>
              <w:instrText xml:space="preserve"> </w:instrText>
            </w:r>
            <w:r w:rsidRPr="006E13F9">
              <w:rPr>
                <w:rStyle w:val="Hyperlink"/>
              </w:rPr>
              <w:fldChar w:fldCharType="separate"/>
            </w:r>
            <w:r w:rsidRPr="006E13F9">
              <w:rPr>
                <w:rStyle w:val="Hyperlink"/>
              </w:rPr>
              <w:t xml:space="preserve">1.3 </w:t>
            </w:r>
          </w:ins>
          <w:ins w:id="63" w:author="Glauber Matteis Gadelha" w:date="2020-02-29T12:31:00Z">
            <w:r w:rsidR="00301218">
              <w:rPr>
                <w:rStyle w:val="Hyperlink"/>
              </w:rPr>
              <w:tab/>
            </w:r>
          </w:ins>
          <w:ins w:id="64" w:author="Glauber Matteis Gadelha" w:date="2020-02-29T12:18:00Z">
            <w:r w:rsidRPr="006E13F9">
              <w:rPr>
                <w:rStyle w:val="Hyperlink"/>
              </w:rPr>
              <w:t>Organização do trabalho</w:t>
            </w:r>
            <w:r w:rsidRPr="00B82568">
              <w:rPr>
                <w:rStyle w:val="Hyperlink"/>
                <w:webHidden/>
              </w:rPr>
              <w:tab/>
            </w:r>
            <w:r w:rsidRPr="00B82568">
              <w:rPr>
                <w:rStyle w:val="Hyperlink"/>
                <w:webHidden/>
              </w:rPr>
              <w:fldChar w:fldCharType="begin"/>
            </w:r>
            <w:r w:rsidRPr="00B82568">
              <w:rPr>
                <w:rStyle w:val="Hyperlink"/>
                <w:webHidden/>
              </w:rPr>
              <w:instrText xml:space="preserve"> PAGEREF _Toc33871099 \h </w:instrText>
            </w:r>
          </w:ins>
          <w:r w:rsidRPr="00B82568">
            <w:rPr>
              <w:rStyle w:val="Hyperlink"/>
              <w:webHidden/>
            </w:rPr>
          </w:r>
          <w:r w:rsidRPr="00B82568">
            <w:rPr>
              <w:rStyle w:val="Hyperlink"/>
              <w:webHidden/>
            </w:rPr>
            <w:fldChar w:fldCharType="separate"/>
          </w:r>
          <w:ins w:id="65" w:author="Glauber Matteis Gadelha" w:date="2020-02-29T13:14:00Z">
            <w:r w:rsidR="005A250E">
              <w:rPr>
                <w:rStyle w:val="Hyperlink"/>
                <w:webHidden/>
              </w:rPr>
              <w:t>9</w:t>
            </w:r>
          </w:ins>
          <w:ins w:id="66" w:author="Glauber Matteis Gadelha" w:date="2020-02-29T12:18:00Z">
            <w:r w:rsidRPr="00B82568">
              <w:rPr>
                <w:rStyle w:val="Hyperlink"/>
                <w:webHidden/>
              </w:rPr>
              <w:fldChar w:fldCharType="end"/>
            </w:r>
            <w:r w:rsidRPr="006E13F9">
              <w:rPr>
                <w:rStyle w:val="Hyperlink"/>
              </w:rPr>
              <w:fldChar w:fldCharType="end"/>
            </w:r>
          </w:ins>
        </w:p>
        <w:p w14:paraId="5583ADC9" w14:textId="77777777" w:rsidR="007E3AB8" w:rsidRPr="007E3AB8" w:rsidRDefault="007E3AB8" w:rsidP="007E3AB8">
          <w:pPr>
            <w:rPr>
              <w:ins w:id="67" w:author="Glauber Matteis Gadelha" w:date="2020-02-29T12:18:00Z"/>
              <w:noProof/>
            </w:rPr>
          </w:pPr>
        </w:p>
        <w:p w14:paraId="789B0692" w14:textId="5B4988F8" w:rsidR="00B82568" w:rsidRPr="00B82568" w:rsidRDefault="00B82568" w:rsidP="00B82568">
          <w:pPr>
            <w:pStyle w:val="Sumrio1"/>
            <w:rPr>
              <w:ins w:id="68" w:author="Glauber Matteis Gadelha" w:date="2020-02-29T12:18:00Z"/>
              <w:rStyle w:val="Hyperlink"/>
            </w:rPr>
          </w:pPr>
          <w:ins w:id="6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"_Toc33871100"</w:instrText>
            </w:r>
            <w:r w:rsidRPr="006E13F9">
              <w:rPr>
                <w:rStyle w:val="Hyperlink"/>
              </w:rPr>
              <w:instrText xml:space="preserve"> </w:instrText>
            </w:r>
            <w:r w:rsidRPr="006E13F9">
              <w:rPr>
                <w:rStyle w:val="Hyperlink"/>
              </w:rPr>
              <w:fldChar w:fldCharType="separate"/>
            </w:r>
            <w:r w:rsidRPr="006E13F9">
              <w:rPr>
                <w:rStyle w:val="Hyperlink"/>
              </w:rPr>
              <w:t xml:space="preserve">2 </w:t>
            </w:r>
          </w:ins>
          <w:ins w:id="70" w:author="Glauber Matteis Gadelha" w:date="2020-02-29T12:31:00Z">
            <w:r w:rsidR="00301218">
              <w:rPr>
                <w:rStyle w:val="Hyperlink"/>
              </w:rPr>
              <w:tab/>
            </w:r>
          </w:ins>
          <w:ins w:id="71" w:author="Glauber Matteis Gadelha" w:date="2020-02-29T12:18:00Z">
            <w:r w:rsidRPr="006E13F9">
              <w:rPr>
                <w:rStyle w:val="Hyperlink"/>
              </w:rPr>
              <w:t>FUNDAMENTAÇÃO TEÓRICA</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_Toc33871100 \h </w:instrText>
            </w:r>
          </w:ins>
          <w:r w:rsidRPr="00B82568">
            <w:rPr>
              <w:rStyle w:val="Hyperlink"/>
              <w:webHidden/>
            </w:rPr>
          </w:r>
          <w:r w:rsidRPr="00B82568">
            <w:rPr>
              <w:rStyle w:val="Hyperlink"/>
              <w:webHidden/>
            </w:rPr>
            <w:fldChar w:fldCharType="separate"/>
          </w:r>
          <w:ins w:id="72" w:author="Glauber Matteis Gadelha" w:date="2020-02-29T13:14:00Z">
            <w:r w:rsidR="005A250E">
              <w:rPr>
                <w:rStyle w:val="Hyperlink"/>
                <w:webHidden/>
              </w:rPr>
              <w:t>10</w:t>
            </w:r>
          </w:ins>
          <w:ins w:id="73" w:author="Glauber Matteis Gadelha" w:date="2020-02-29T12:18:00Z">
            <w:r w:rsidRPr="00B82568">
              <w:rPr>
                <w:rStyle w:val="Hyperlink"/>
                <w:webHidden/>
              </w:rPr>
              <w:fldChar w:fldCharType="end"/>
            </w:r>
            <w:r w:rsidRPr="006E13F9">
              <w:rPr>
                <w:rStyle w:val="Hyperlink"/>
              </w:rPr>
              <w:fldChar w:fldCharType="end"/>
            </w:r>
          </w:ins>
        </w:p>
        <w:p w14:paraId="6E57F89C" w14:textId="2F1886E9" w:rsidR="00B82568" w:rsidRPr="00B82568" w:rsidRDefault="00B82568" w:rsidP="00B82568">
          <w:pPr>
            <w:pStyle w:val="Sumrio1"/>
            <w:rPr>
              <w:ins w:id="74" w:author="Glauber Matteis Gadelha" w:date="2020-02-29T12:18:00Z"/>
              <w:rStyle w:val="Hyperlink"/>
            </w:rPr>
          </w:pPr>
          <w:ins w:id="7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"_Toc33871101"</w:instrText>
            </w:r>
            <w:r w:rsidRPr="006E13F9">
              <w:rPr>
                <w:rStyle w:val="Hyperlink"/>
              </w:rPr>
              <w:instrText xml:space="preserve"> </w:instrText>
            </w:r>
            <w:r w:rsidRPr="006E13F9">
              <w:rPr>
                <w:rStyle w:val="Hyperlink"/>
              </w:rPr>
              <w:fldChar w:fldCharType="separate"/>
            </w:r>
            <w:r w:rsidRPr="006E13F9">
              <w:rPr>
                <w:rStyle w:val="Hyperlink"/>
              </w:rPr>
              <w:t xml:space="preserve">2.1 </w:t>
            </w:r>
          </w:ins>
          <w:ins w:id="76" w:author="Glauber Matteis Gadelha" w:date="2020-02-29T12:31:00Z">
            <w:r w:rsidR="00301218">
              <w:rPr>
                <w:rStyle w:val="Hyperlink"/>
              </w:rPr>
              <w:tab/>
            </w:r>
          </w:ins>
          <w:ins w:id="77" w:author="Glauber Matteis Gadelha" w:date="2020-02-29T12:18:00Z">
            <w:r w:rsidRPr="006E13F9">
              <w:rPr>
                <w:rStyle w:val="Hyperlink"/>
              </w:rPr>
              <w:t>Reuso de Software</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_Toc33871101 \h </w:instrText>
            </w:r>
          </w:ins>
          <w:r w:rsidRPr="00B82568">
            <w:rPr>
              <w:rStyle w:val="Hyperlink"/>
              <w:webHidden/>
            </w:rPr>
          </w:r>
          <w:r w:rsidRPr="00B82568">
            <w:rPr>
              <w:rStyle w:val="Hyperlink"/>
              <w:webHidden/>
            </w:rPr>
            <w:fldChar w:fldCharType="separate"/>
          </w:r>
          <w:ins w:id="78" w:author="Glauber Matteis Gadelha" w:date="2020-02-29T13:14:00Z">
            <w:r w:rsidR="005A250E">
              <w:rPr>
                <w:rStyle w:val="Hyperlink"/>
                <w:webHidden/>
              </w:rPr>
              <w:t>10</w:t>
            </w:r>
          </w:ins>
          <w:ins w:id="79" w:author="Glauber Matteis Gadelha" w:date="2020-02-29T12:18:00Z">
            <w:r w:rsidRPr="00B82568">
              <w:rPr>
                <w:rStyle w:val="Hyperlink"/>
                <w:webHidden/>
              </w:rPr>
              <w:fldChar w:fldCharType="end"/>
            </w:r>
            <w:r w:rsidRPr="006E13F9">
              <w:rPr>
                <w:rStyle w:val="Hyperlink"/>
              </w:rPr>
              <w:fldChar w:fldCharType="end"/>
            </w:r>
          </w:ins>
        </w:p>
        <w:p w14:paraId="3FE97654" w14:textId="5AFC52F0" w:rsidR="00B82568" w:rsidRPr="00B82568" w:rsidRDefault="00B82568" w:rsidP="00B82568">
          <w:pPr>
            <w:pStyle w:val="Sumrio1"/>
            <w:rPr>
              <w:ins w:id="80" w:author="Glauber Matteis Gadelha" w:date="2020-02-29T12:18:00Z"/>
              <w:rStyle w:val="Hyperlink"/>
            </w:rPr>
          </w:pPr>
          <w:ins w:id="8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"_Toc33871102"</w:instrText>
            </w:r>
            <w:r w:rsidRPr="006E13F9">
              <w:rPr>
                <w:rStyle w:val="Hyperlink"/>
              </w:rPr>
              <w:instrText xml:space="preserve"> </w:instrText>
            </w:r>
            <w:r w:rsidRPr="006E13F9">
              <w:rPr>
                <w:rStyle w:val="Hyperlink"/>
              </w:rPr>
              <w:fldChar w:fldCharType="separate"/>
            </w:r>
            <w:r w:rsidRPr="007E3AB8">
              <w:rPr>
                <w:rStyle w:val="Hyperlink"/>
                <w:b w:val="0"/>
              </w:rPr>
              <w:t xml:space="preserve">2.1.1 </w:t>
            </w:r>
          </w:ins>
          <w:ins w:id="82" w:author="Glauber Matteis Gadelha" w:date="2020-02-29T12:31:00Z">
            <w:r w:rsidR="00301218">
              <w:rPr>
                <w:rStyle w:val="Hyperlink"/>
                <w:b w:val="0"/>
              </w:rPr>
              <w:tab/>
            </w:r>
          </w:ins>
          <w:ins w:id="83" w:author="Glauber Matteis Gadelha" w:date="2020-02-29T12:18:00Z">
            <w:r w:rsidRPr="007E3AB8">
              <w:rPr>
                <w:rStyle w:val="Hyperlink"/>
                <w:b w:val="0"/>
              </w:rPr>
              <w:t>Técnicas de aplicação de reuso de software</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_Toc33871102 \h </w:instrText>
            </w:r>
          </w:ins>
          <w:r w:rsidRPr="00B82568">
            <w:rPr>
              <w:rStyle w:val="Hyperlink"/>
              <w:webHidden/>
            </w:rPr>
          </w:r>
          <w:r w:rsidRPr="00B82568">
            <w:rPr>
              <w:rStyle w:val="Hyperlink"/>
              <w:webHidden/>
            </w:rPr>
            <w:fldChar w:fldCharType="separate"/>
          </w:r>
          <w:ins w:id="84" w:author="Glauber Matteis Gadelha" w:date="2020-02-29T13:14:00Z">
            <w:r w:rsidR="005A250E">
              <w:rPr>
                <w:rStyle w:val="Hyperlink"/>
                <w:webHidden/>
              </w:rPr>
              <w:t>12</w:t>
            </w:r>
          </w:ins>
          <w:ins w:id="85" w:author="Glauber Matteis Gadelha" w:date="2020-02-29T12:18:00Z">
            <w:r w:rsidRPr="00B82568">
              <w:rPr>
                <w:rStyle w:val="Hyperlink"/>
                <w:webHidden/>
              </w:rPr>
              <w:fldChar w:fldCharType="end"/>
            </w:r>
            <w:r w:rsidRPr="006E13F9">
              <w:rPr>
                <w:rStyle w:val="Hyperlink"/>
              </w:rPr>
              <w:fldChar w:fldCharType="end"/>
            </w:r>
          </w:ins>
        </w:p>
        <w:p w14:paraId="7A6D3F84" w14:textId="1D06A72B" w:rsidR="00B82568" w:rsidRPr="00B82568" w:rsidRDefault="00B82568" w:rsidP="00B82568">
          <w:pPr>
            <w:pStyle w:val="Sumrio1"/>
            <w:rPr>
              <w:ins w:id="86" w:author="Glauber Matteis Gadelha" w:date="2020-02-29T12:18:00Z"/>
              <w:rStyle w:val="Hyperlink"/>
            </w:rPr>
          </w:pPr>
          <w:ins w:id="8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"_Toc33871103"</w:instrText>
            </w:r>
            <w:r w:rsidRPr="006E13F9">
              <w:rPr>
                <w:rStyle w:val="Hyperlink"/>
              </w:rPr>
              <w:instrText xml:space="preserve"> </w:instrText>
            </w:r>
            <w:r w:rsidRPr="006E13F9">
              <w:rPr>
                <w:rStyle w:val="Hyperlink"/>
              </w:rPr>
              <w:fldChar w:fldCharType="separate"/>
            </w:r>
            <w:r w:rsidRPr="007E3AB8">
              <w:rPr>
                <w:rStyle w:val="Hyperlink"/>
                <w:b w:val="0"/>
              </w:rPr>
              <w:t xml:space="preserve">2.1.2 </w:t>
            </w:r>
          </w:ins>
          <w:ins w:id="88" w:author="Glauber Matteis Gadelha" w:date="2020-02-29T12:31:00Z">
            <w:r w:rsidR="00301218">
              <w:rPr>
                <w:rStyle w:val="Hyperlink"/>
                <w:b w:val="0"/>
              </w:rPr>
              <w:tab/>
            </w:r>
          </w:ins>
          <w:ins w:id="89" w:author="Glauber Matteis Gadelha" w:date="2020-02-29T12:18:00Z">
            <w:r w:rsidRPr="007E3AB8">
              <w:rPr>
                <w:rStyle w:val="Hyperlink"/>
                <w:b w:val="0"/>
              </w:rPr>
              <w:t>Geradores de programas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_Toc33871103 \h </w:instrText>
            </w:r>
          </w:ins>
          <w:r w:rsidRPr="00B82568">
            <w:rPr>
              <w:rStyle w:val="Hyperlink"/>
              <w:webHidden/>
            </w:rPr>
          </w:r>
          <w:r w:rsidRPr="00B82568">
            <w:rPr>
              <w:rStyle w:val="Hyperlink"/>
              <w:webHidden/>
            </w:rPr>
            <w:fldChar w:fldCharType="separate"/>
          </w:r>
          <w:ins w:id="90" w:author="Glauber Matteis Gadelha" w:date="2020-02-29T13:14:00Z">
            <w:r w:rsidR="005A250E">
              <w:rPr>
                <w:rStyle w:val="Hyperlink"/>
                <w:webHidden/>
              </w:rPr>
              <w:t>13</w:t>
            </w:r>
          </w:ins>
          <w:ins w:id="91" w:author="Glauber Matteis Gadelha" w:date="2020-02-29T12:18:00Z">
            <w:r w:rsidRPr="00B82568">
              <w:rPr>
                <w:rStyle w:val="Hyperlink"/>
                <w:webHidden/>
              </w:rPr>
              <w:fldChar w:fldCharType="end"/>
            </w:r>
            <w:r w:rsidRPr="006E13F9">
              <w:rPr>
                <w:rStyle w:val="Hyperlink"/>
              </w:rPr>
              <w:fldChar w:fldCharType="end"/>
            </w:r>
          </w:ins>
        </w:p>
        <w:p w14:paraId="4C2AA456" w14:textId="2347D844" w:rsidR="00B82568" w:rsidRPr="00B82568" w:rsidRDefault="00B82568" w:rsidP="00B82568">
          <w:pPr>
            <w:pStyle w:val="Sumrio1"/>
            <w:rPr>
              <w:ins w:id="92" w:author="Glauber Matteis Gadelha" w:date="2020-02-29T12:18:00Z"/>
              <w:rStyle w:val="Hyperlink"/>
            </w:rPr>
          </w:pPr>
          <w:ins w:id="9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"_Toc33871104"</w:instrText>
            </w:r>
            <w:r w:rsidRPr="006E13F9">
              <w:rPr>
                <w:rStyle w:val="Hyperlink"/>
              </w:rPr>
              <w:instrText xml:space="preserve"> </w:instrText>
            </w:r>
            <w:r w:rsidRPr="006E13F9">
              <w:rPr>
                <w:rStyle w:val="Hyperlink"/>
              </w:rPr>
              <w:fldChar w:fldCharType="separate"/>
            </w:r>
            <w:r w:rsidRPr="006E13F9">
              <w:rPr>
                <w:rStyle w:val="Hyperlink"/>
              </w:rPr>
              <w:t xml:space="preserve">2.2 </w:t>
            </w:r>
          </w:ins>
          <w:ins w:id="94" w:author="Glauber Matteis Gadelha" w:date="2020-02-29T12:31:00Z">
            <w:r w:rsidR="00301218">
              <w:rPr>
                <w:rStyle w:val="Hyperlink"/>
              </w:rPr>
              <w:tab/>
            </w:r>
          </w:ins>
          <w:ins w:id="95" w:author="Glauber Matteis Gadelha" w:date="2020-02-29T12:18:00Z">
            <w:r w:rsidRPr="006E13F9">
              <w:rPr>
                <w:rStyle w:val="Hyperlink"/>
              </w:rPr>
              <w:t>Motores de gabarito (</w:t>
            </w:r>
            <w:r w:rsidRPr="00B82568">
              <w:rPr>
                <w:rStyle w:val="Hyperlink"/>
              </w:rPr>
              <w:t>Template Engines</w:t>
            </w:r>
            <w:r w:rsidRPr="006E13F9">
              <w:rPr>
                <w:rStyle w:val="Hyperlink"/>
              </w:rPr>
              <w:t>)</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_Toc33871104 \h </w:instrText>
            </w:r>
          </w:ins>
          <w:r w:rsidRPr="00B82568">
            <w:rPr>
              <w:rStyle w:val="Hyperlink"/>
              <w:webHidden/>
            </w:rPr>
          </w:r>
          <w:r w:rsidRPr="00B82568">
            <w:rPr>
              <w:rStyle w:val="Hyperlink"/>
              <w:webHidden/>
            </w:rPr>
            <w:fldChar w:fldCharType="separate"/>
          </w:r>
          <w:ins w:id="96" w:author="Glauber Matteis Gadelha" w:date="2020-02-29T13:14:00Z">
            <w:r w:rsidR="005A250E">
              <w:rPr>
                <w:rStyle w:val="Hyperlink"/>
                <w:webHidden/>
              </w:rPr>
              <w:t>14</w:t>
            </w:r>
          </w:ins>
          <w:ins w:id="97" w:author="Glauber Matteis Gadelha" w:date="2020-02-29T12:18:00Z">
            <w:r w:rsidRPr="00B82568">
              <w:rPr>
                <w:rStyle w:val="Hyperlink"/>
                <w:webHidden/>
              </w:rPr>
              <w:fldChar w:fldCharType="end"/>
            </w:r>
            <w:r w:rsidRPr="006E13F9">
              <w:rPr>
                <w:rStyle w:val="Hyperlink"/>
              </w:rPr>
              <w:fldChar w:fldCharType="end"/>
            </w:r>
          </w:ins>
        </w:p>
        <w:p w14:paraId="1AEF5AF9" w14:textId="164072A9" w:rsidR="00B82568" w:rsidRPr="00B82568" w:rsidRDefault="00B82568" w:rsidP="00B82568">
          <w:pPr>
            <w:pStyle w:val="Sumrio1"/>
            <w:rPr>
              <w:ins w:id="98" w:author="Glauber Matteis Gadelha" w:date="2020-02-29T12:18:00Z"/>
              <w:rStyle w:val="Hyperlink"/>
            </w:rPr>
          </w:pPr>
          <w:ins w:id="9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"_Toc33871105"</w:instrText>
            </w:r>
            <w:r w:rsidRPr="006E13F9">
              <w:rPr>
                <w:rStyle w:val="Hyperlink"/>
              </w:rPr>
              <w:instrText xml:space="preserve"> </w:instrText>
            </w:r>
            <w:r w:rsidRPr="006E13F9">
              <w:rPr>
                <w:rStyle w:val="Hyperlink"/>
              </w:rPr>
              <w:fldChar w:fldCharType="separate"/>
            </w:r>
            <w:r w:rsidRPr="007E3AB8">
              <w:rPr>
                <w:rStyle w:val="Hyperlink"/>
                <w:b w:val="0"/>
              </w:rPr>
              <w:t xml:space="preserve">2.2.1 </w:t>
            </w:r>
          </w:ins>
          <w:ins w:id="100" w:author="Glauber Matteis Gadelha" w:date="2020-02-29T12:31:00Z">
            <w:r w:rsidR="00301218">
              <w:rPr>
                <w:rStyle w:val="Hyperlink"/>
                <w:b w:val="0"/>
              </w:rPr>
              <w:tab/>
            </w:r>
          </w:ins>
          <w:ins w:id="101" w:author="Glauber Matteis Gadelha" w:date="2020-02-29T12:18:00Z">
            <w:r w:rsidRPr="007E3AB8">
              <w:rPr>
                <w:rStyle w:val="Hyperlink"/>
                <w:b w:val="0"/>
              </w:rPr>
              <w:t>Elementos básicos de motores de gabarito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_Toc33871105 \h </w:instrText>
            </w:r>
          </w:ins>
          <w:r w:rsidRPr="00B82568">
            <w:rPr>
              <w:rStyle w:val="Hyperlink"/>
              <w:webHidden/>
            </w:rPr>
          </w:r>
          <w:r w:rsidRPr="00B82568">
            <w:rPr>
              <w:rStyle w:val="Hyperlink"/>
              <w:webHidden/>
            </w:rPr>
            <w:fldChar w:fldCharType="separate"/>
          </w:r>
          <w:ins w:id="102" w:author="Glauber Matteis Gadelha" w:date="2020-02-29T13:14:00Z">
            <w:r w:rsidR="005A250E">
              <w:rPr>
                <w:rStyle w:val="Hyperlink"/>
                <w:webHidden/>
              </w:rPr>
              <w:t>15</w:t>
            </w:r>
          </w:ins>
          <w:ins w:id="103" w:author="Glauber Matteis Gadelha" w:date="2020-02-29T12:18:00Z">
            <w:r w:rsidRPr="00B82568">
              <w:rPr>
                <w:rStyle w:val="Hyperlink"/>
                <w:webHidden/>
              </w:rPr>
              <w:fldChar w:fldCharType="end"/>
            </w:r>
            <w:r w:rsidRPr="006E13F9">
              <w:rPr>
                <w:rStyle w:val="Hyperlink"/>
              </w:rPr>
              <w:fldChar w:fldCharType="end"/>
            </w:r>
          </w:ins>
        </w:p>
        <w:p w14:paraId="6B81D33A" w14:textId="417B7B96" w:rsidR="00B82568" w:rsidRPr="00B82568" w:rsidRDefault="00B82568" w:rsidP="00B82568">
          <w:pPr>
            <w:pStyle w:val="Sumrio1"/>
            <w:rPr>
              <w:ins w:id="104" w:author="Glauber Matteis Gadelha" w:date="2020-02-29T12:18:00Z"/>
              <w:rStyle w:val="Hyperlink"/>
            </w:rPr>
          </w:pPr>
          <w:ins w:id="10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"_Toc33871106"</w:instrText>
            </w:r>
            <w:r w:rsidRPr="006E13F9">
              <w:rPr>
                <w:rStyle w:val="Hyperlink"/>
              </w:rPr>
              <w:instrText xml:space="preserve"> </w:instrText>
            </w:r>
            <w:r w:rsidRPr="006E13F9">
              <w:rPr>
                <w:rStyle w:val="Hyperlink"/>
              </w:rPr>
              <w:fldChar w:fldCharType="separate"/>
            </w:r>
            <w:r w:rsidRPr="007E3AB8">
              <w:rPr>
                <w:rStyle w:val="Hyperlink"/>
                <w:b w:val="0"/>
              </w:rPr>
              <w:t xml:space="preserve">2.3 </w:t>
            </w:r>
          </w:ins>
          <w:ins w:id="106" w:author="Glauber Matteis Gadelha" w:date="2020-02-29T12:31:00Z">
            <w:r w:rsidR="00301218">
              <w:rPr>
                <w:rStyle w:val="Hyperlink"/>
                <w:b w:val="0"/>
              </w:rPr>
              <w:tab/>
            </w:r>
          </w:ins>
          <w:ins w:id="107" w:author="Glauber Matteis Gadelha" w:date="2020-02-29T12:18:00Z">
            <w:r w:rsidRPr="007E3AB8">
              <w:rPr>
                <w:rStyle w:val="Hyperlink"/>
                <w:b w:val="0"/>
              </w:rPr>
              <w:t>Estado da arte em motores de gabaritos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_Toc33871106 \h </w:instrText>
            </w:r>
          </w:ins>
          <w:r w:rsidRPr="00B82568">
            <w:rPr>
              <w:rStyle w:val="Hyperlink"/>
              <w:webHidden/>
            </w:rPr>
          </w:r>
          <w:r w:rsidRPr="00B82568">
            <w:rPr>
              <w:rStyle w:val="Hyperlink"/>
              <w:webHidden/>
            </w:rPr>
            <w:fldChar w:fldCharType="separate"/>
          </w:r>
          <w:ins w:id="108" w:author="Glauber Matteis Gadelha" w:date="2020-02-29T13:14:00Z">
            <w:r w:rsidR="005A250E">
              <w:rPr>
                <w:rStyle w:val="Hyperlink"/>
                <w:webHidden/>
              </w:rPr>
              <w:t>16</w:t>
            </w:r>
          </w:ins>
          <w:ins w:id="109" w:author="Glauber Matteis Gadelha" w:date="2020-02-29T12:18:00Z">
            <w:r w:rsidRPr="00B82568">
              <w:rPr>
                <w:rStyle w:val="Hyperlink"/>
                <w:webHidden/>
              </w:rPr>
              <w:fldChar w:fldCharType="end"/>
            </w:r>
            <w:r w:rsidRPr="006E13F9">
              <w:rPr>
                <w:rStyle w:val="Hyperlink"/>
              </w:rPr>
              <w:fldChar w:fldCharType="end"/>
            </w:r>
          </w:ins>
        </w:p>
        <w:p w14:paraId="6E9150ED" w14:textId="3940FA31" w:rsidR="00B82568" w:rsidRPr="00B82568" w:rsidRDefault="00B82568" w:rsidP="00B82568">
          <w:pPr>
            <w:pStyle w:val="Sumrio1"/>
            <w:rPr>
              <w:ins w:id="110" w:author="Glauber Matteis Gadelha" w:date="2020-02-29T12:18:00Z"/>
              <w:rStyle w:val="Hyperlink"/>
            </w:rPr>
          </w:pPr>
          <w:ins w:id="11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"_Toc33871107"</w:instrText>
            </w:r>
            <w:r w:rsidRPr="006E13F9">
              <w:rPr>
                <w:rStyle w:val="Hyperlink"/>
              </w:rPr>
              <w:instrText xml:space="preserve"> </w:instrText>
            </w:r>
            <w:r w:rsidRPr="006E13F9">
              <w:rPr>
                <w:rStyle w:val="Hyperlink"/>
              </w:rPr>
              <w:fldChar w:fldCharType="separate"/>
            </w:r>
            <w:r w:rsidRPr="007E3AB8">
              <w:rPr>
                <w:rStyle w:val="Hyperlink"/>
                <w:b w:val="0"/>
              </w:rPr>
              <w:t xml:space="preserve">2.3.1 </w:t>
            </w:r>
          </w:ins>
          <w:ins w:id="112" w:author="Glauber Matteis Gadelha" w:date="2020-02-29T12:31:00Z">
            <w:r w:rsidR="00301218">
              <w:rPr>
                <w:rStyle w:val="Hyperlink"/>
                <w:b w:val="0"/>
              </w:rPr>
              <w:tab/>
            </w:r>
          </w:ins>
          <w:ins w:id="113" w:author="Glauber Matteis Gadelha" w:date="2020-02-29T12:18:00Z">
            <w:r w:rsidRPr="007E3AB8">
              <w:rPr>
                <w:rStyle w:val="Hyperlink"/>
                <w:b w:val="0"/>
              </w:rPr>
              <w:t>Apache Velocity</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_Toc33871107 \h </w:instrText>
            </w:r>
          </w:ins>
          <w:r w:rsidRPr="00B82568">
            <w:rPr>
              <w:rStyle w:val="Hyperlink"/>
              <w:webHidden/>
            </w:rPr>
          </w:r>
          <w:r w:rsidRPr="00B82568">
            <w:rPr>
              <w:rStyle w:val="Hyperlink"/>
              <w:webHidden/>
            </w:rPr>
            <w:fldChar w:fldCharType="separate"/>
          </w:r>
          <w:ins w:id="114" w:author="Glauber Matteis Gadelha" w:date="2020-02-29T13:14:00Z">
            <w:r w:rsidR="005A250E">
              <w:rPr>
                <w:rStyle w:val="Hyperlink"/>
                <w:webHidden/>
              </w:rPr>
              <w:t>17</w:t>
            </w:r>
          </w:ins>
          <w:ins w:id="115" w:author="Glauber Matteis Gadelha" w:date="2020-02-29T12:18:00Z">
            <w:r w:rsidRPr="00B82568">
              <w:rPr>
                <w:rStyle w:val="Hyperlink"/>
                <w:webHidden/>
              </w:rPr>
              <w:fldChar w:fldCharType="end"/>
            </w:r>
            <w:r w:rsidRPr="006E13F9">
              <w:rPr>
                <w:rStyle w:val="Hyperlink"/>
              </w:rPr>
              <w:fldChar w:fldCharType="end"/>
            </w:r>
          </w:ins>
        </w:p>
        <w:p w14:paraId="57DA93D9" w14:textId="0CCAF555" w:rsidR="00B82568" w:rsidRPr="00B82568" w:rsidRDefault="00B82568" w:rsidP="00B82568">
          <w:pPr>
            <w:pStyle w:val="Sumrio1"/>
            <w:rPr>
              <w:ins w:id="116" w:author="Glauber Matteis Gadelha" w:date="2020-02-29T12:18:00Z"/>
              <w:rStyle w:val="Hyperlink"/>
            </w:rPr>
          </w:pPr>
          <w:ins w:id="11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"_Toc33871108"</w:instrText>
            </w:r>
            <w:r w:rsidRPr="006E13F9">
              <w:rPr>
                <w:rStyle w:val="Hyperlink"/>
              </w:rPr>
              <w:instrText xml:space="preserve"> </w:instrText>
            </w:r>
            <w:r w:rsidRPr="006E13F9">
              <w:rPr>
                <w:rStyle w:val="Hyperlink"/>
              </w:rPr>
              <w:fldChar w:fldCharType="separate"/>
            </w:r>
            <w:r w:rsidRPr="007E3AB8">
              <w:rPr>
                <w:rStyle w:val="Hyperlink"/>
                <w:b w:val="0"/>
              </w:rPr>
              <w:t xml:space="preserve">2.3.2 </w:t>
            </w:r>
          </w:ins>
          <w:ins w:id="118" w:author="Glauber Matteis Gadelha" w:date="2020-02-29T12:31:00Z">
            <w:r w:rsidR="00301218">
              <w:rPr>
                <w:rStyle w:val="Hyperlink"/>
                <w:b w:val="0"/>
              </w:rPr>
              <w:tab/>
            </w:r>
          </w:ins>
          <w:ins w:id="119" w:author="Glauber Matteis Gadelha" w:date="2020-02-29T12:18:00Z">
            <w:r w:rsidRPr="007E3AB8">
              <w:rPr>
                <w:rStyle w:val="Hyperlink"/>
                <w:b w:val="0"/>
              </w:rPr>
              <w:t>Apache Freemarker</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_Toc33871108 \h </w:instrText>
            </w:r>
          </w:ins>
          <w:r w:rsidRPr="00B82568">
            <w:rPr>
              <w:rStyle w:val="Hyperlink"/>
              <w:webHidden/>
            </w:rPr>
          </w:r>
          <w:r w:rsidRPr="00B82568">
            <w:rPr>
              <w:rStyle w:val="Hyperlink"/>
              <w:webHidden/>
            </w:rPr>
            <w:fldChar w:fldCharType="separate"/>
          </w:r>
          <w:ins w:id="120" w:author="Glauber Matteis Gadelha" w:date="2020-02-29T13:14:00Z">
            <w:r w:rsidR="005A250E">
              <w:rPr>
                <w:rStyle w:val="Hyperlink"/>
                <w:webHidden/>
              </w:rPr>
              <w:t>19</w:t>
            </w:r>
          </w:ins>
          <w:ins w:id="121" w:author="Glauber Matteis Gadelha" w:date="2020-02-29T12:18:00Z">
            <w:r w:rsidRPr="00B82568">
              <w:rPr>
                <w:rStyle w:val="Hyperlink"/>
                <w:webHidden/>
              </w:rPr>
              <w:fldChar w:fldCharType="end"/>
            </w:r>
            <w:r w:rsidRPr="006E13F9">
              <w:rPr>
                <w:rStyle w:val="Hyperlink"/>
              </w:rPr>
              <w:fldChar w:fldCharType="end"/>
            </w:r>
          </w:ins>
        </w:p>
        <w:p w14:paraId="7766E07E" w14:textId="613274F3" w:rsidR="00B82568" w:rsidRPr="00B82568" w:rsidRDefault="00B82568" w:rsidP="00B82568">
          <w:pPr>
            <w:pStyle w:val="Sumrio1"/>
            <w:rPr>
              <w:ins w:id="122" w:author="Glauber Matteis Gadelha" w:date="2020-02-29T12:18:00Z"/>
              <w:rStyle w:val="Hyperlink"/>
            </w:rPr>
          </w:pPr>
          <w:ins w:id="12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"_Toc33871109"</w:instrText>
            </w:r>
            <w:r w:rsidRPr="006E13F9">
              <w:rPr>
                <w:rStyle w:val="Hyperlink"/>
              </w:rPr>
              <w:instrText xml:space="preserve"> </w:instrText>
            </w:r>
            <w:r w:rsidRPr="006E13F9">
              <w:rPr>
                <w:rStyle w:val="Hyperlink"/>
              </w:rPr>
              <w:fldChar w:fldCharType="separate"/>
            </w:r>
            <w:r w:rsidRPr="007E3AB8">
              <w:rPr>
                <w:rStyle w:val="Hyperlink"/>
                <w:b w:val="0"/>
              </w:rPr>
              <w:t xml:space="preserve">2.3.3 </w:t>
            </w:r>
          </w:ins>
          <w:ins w:id="124" w:author="Glauber Matteis Gadelha" w:date="2020-02-29T12:32:00Z">
            <w:r w:rsidR="00301218">
              <w:rPr>
                <w:rStyle w:val="Hyperlink"/>
                <w:b w:val="0"/>
              </w:rPr>
              <w:tab/>
            </w:r>
          </w:ins>
          <w:ins w:id="125" w:author="Glauber Matteis Gadelha" w:date="2020-02-29T12:18:00Z">
            <w:r w:rsidRPr="007E3AB8">
              <w:rPr>
                <w:rStyle w:val="Hyperlink"/>
                <w:b w:val="0"/>
              </w:rPr>
              <w:t>Critérios usados na avaliação dos motores de gabaritos pesquisados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_Toc33871109 \h </w:instrText>
            </w:r>
          </w:ins>
          <w:r w:rsidRPr="00B82568">
            <w:rPr>
              <w:rStyle w:val="Hyperlink"/>
              <w:webHidden/>
            </w:rPr>
          </w:r>
          <w:r w:rsidRPr="00B82568">
            <w:rPr>
              <w:rStyle w:val="Hyperlink"/>
              <w:webHidden/>
            </w:rPr>
            <w:fldChar w:fldCharType="separate"/>
          </w:r>
          <w:ins w:id="126" w:author="Glauber Matteis Gadelha" w:date="2020-02-29T13:14:00Z">
            <w:r w:rsidR="005A250E">
              <w:rPr>
                <w:rStyle w:val="Hyperlink"/>
                <w:webHidden/>
              </w:rPr>
              <w:t>22</w:t>
            </w:r>
          </w:ins>
          <w:ins w:id="127" w:author="Glauber Matteis Gadelha" w:date="2020-02-29T12:18:00Z">
            <w:r w:rsidRPr="00B82568">
              <w:rPr>
                <w:rStyle w:val="Hyperlink"/>
                <w:webHidden/>
              </w:rPr>
              <w:fldChar w:fldCharType="end"/>
            </w:r>
            <w:r w:rsidRPr="006E13F9">
              <w:rPr>
                <w:rStyle w:val="Hyperlink"/>
              </w:rPr>
              <w:fldChar w:fldCharType="end"/>
            </w:r>
          </w:ins>
        </w:p>
        <w:p w14:paraId="40BF3ADC" w14:textId="67BD7B85" w:rsidR="00B82568" w:rsidRPr="00B82568" w:rsidRDefault="00B82568" w:rsidP="00B82568">
          <w:pPr>
            <w:pStyle w:val="Sumrio1"/>
            <w:rPr>
              <w:ins w:id="128" w:author="Glauber Matteis Gadelha" w:date="2020-02-29T12:18:00Z"/>
              <w:rStyle w:val="Hyperlink"/>
            </w:rPr>
          </w:pPr>
          <w:ins w:id="12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"_Toc33871110"</w:instrText>
            </w:r>
            <w:r w:rsidRPr="006E13F9">
              <w:rPr>
                <w:rStyle w:val="Hyperlink"/>
              </w:rPr>
              <w:instrText xml:space="preserve"> </w:instrText>
            </w:r>
            <w:r w:rsidRPr="006E13F9">
              <w:rPr>
                <w:rStyle w:val="Hyperlink"/>
              </w:rPr>
              <w:fldChar w:fldCharType="separate"/>
            </w:r>
            <w:r w:rsidRPr="006E13F9">
              <w:rPr>
                <w:rStyle w:val="Hyperlink"/>
              </w:rPr>
              <w:t xml:space="preserve">2.2 </w:t>
            </w:r>
          </w:ins>
          <w:ins w:id="130" w:author="Glauber Matteis Gadelha" w:date="2020-02-29T12:32:00Z">
            <w:r w:rsidR="00301218">
              <w:rPr>
                <w:rStyle w:val="Hyperlink"/>
              </w:rPr>
              <w:tab/>
            </w:r>
          </w:ins>
          <w:ins w:id="131" w:author="Glauber Matteis Gadelha" w:date="2020-02-29T12:18:00Z">
            <w:r w:rsidRPr="006E13F9">
              <w:rPr>
                <w:rStyle w:val="Hyperlink"/>
              </w:rPr>
              <w:t>Apache Maven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_Toc33871110 \h </w:instrText>
            </w:r>
          </w:ins>
          <w:r w:rsidRPr="00B82568">
            <w:rPr>
              <w:rStyle w:val="Hyperlink"/>
              <w:webHidden/>
            </w:rPr>
          </w:r>
          <w:r w:rsidRPr="00B82568">
            <w:rPr>
              <w:rStyle w:val="Hyperlink"/>
              <w:webHidden/>
            </w:rPr>
            <w:fldChar w:fldCharType="separate"/>
          </w:r>
          <w:ins w:id="132" w:author="Glauber Matteis Gadelha" w:date="2020-02-29T13:14:00Z">
            <w:r w:rsidR="005A250E">
              <w:rPr>
                <w:rStyle w:val="Hyperlink"/>
                <w:webHidden/>
              </w:rPr>
              <w:t>23</w:t>
            </w:r>
          </w:ins>
          <w:ins w:id="133" w:author="Glauber Matteis Gadelha" w:date="2020-02-29T12:18:00Z">
            <w:r w:rsidRPr="00B82568">
              <w:rPr>
                <w:rStyle w:val="Hyperlink"/>
                <w:webHidden/>
              </w:rPr>
              <w:fldChar w:fldCharType="end"/>
            </w:r>
            <w:r w:rsidRPr="006E13F9">
              <w:rPr>
                <w:rStyle w:val="Hyperlink"/>
              </w:rPr>
              <w:fldChar w:fldCharType="end"/>
            </w:r>
          </w:ins>
        </w:p>
        <w:p w14:paraId="0341D1C8" w14:textId="6B389713" w:rsidR="00B82568" w:rsidRPr="00B82568" w:rsidRDefault="00B82568" w:rsidP="00B82568">
          <w:pPr>
            <w:pStyle w:val="Sumrio1"/>
            <w:rPr>
              <w:ins w:id="134" w:author="Glauber Matteis Gadelha" w:date="2020-02-29T12:18:00Z"/>
              <w:rStyle w:val="Hyperlink"/>
            </w:rPr>
          </w:pPr>
          <w:ins w:id="13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"_Toc33871111"</w:instrText>
            </w:r>
            <w:r w:rsidRPr="006E13F9">
              <w:rPr>
                <w:rStyle w:val="Hyperlink"/>
              </w:rPr>
              <w:instrText xml:space="preserve"> </w:instrText>
            </w:r>
            <w:r w:rsidRPr="006E13F9">
              <w:rPr>
                <w:rStyle w:val="Hyperlink"/>
              </w:rPr>
              <w:fldChar w:fldCharType="separate"/>
            </w:r>
            <w:r w:rsidRPr="006E13F9">
              <w:rPr>
                <w:rStyle w:val="Hyperlink"/>
              </w:rPr>
              <w:t xml:space="preserve">2.4 </w:t>
            </w:r>
          </w:ins>
          <w:ins w:id="136" w:author="Glauber Matteis Gadelha" w:date="2020-02-29T12:32:00Z">
            <w:r w:rsidR="00301218">
              <w:rPr>
                <w:rStyle w:val="Hyperlink"/>
              </w:rPr>
              <w:tab/>
            </w:r>
          </w:ins>
          <w:ins w:id="137" w:author="Glauber Matteis Gadelha" w:date="2020-02-29T12:18:00Z">
            <w:r w:rsidRPr="006E13F9">
              <w:rPr>
                <w:rStyle w:val="Hyperlink"/>
              </w:rPr>
              <w:t>DC.js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_Toc33871111 \h </w:instrText>
            </w:r>
          </w:ins>
          <w:r w:rsidRPr="00B82568">
            <w:rPr>
              <w:rStyle w:val="Hyperlink"/>
              <w:webHidden/>
            </w:rPr>
          </w:r>
          <w:r w:rsidRPr="00B82568">
            <w:rPr>
              <w:rStyle w:val="Hyperlink"/>
              <w:webHidden/>
            </w:rPr>
            <w:fldChar w:fldCharType="separate"/>
          </w:r>
          <w:ins w:id="138" w:author="Glauber Matteis Gadelha" w:date="2020-02-29T13:14:00Z">
            <w:r w:rsidR="005A250E">
              <w:rPr>
                <w:rStyle w:val="Hyperlink"/>
                <w:webHidden/>
              </w:rPr>
              <w:t>25</w:t>
            </w:r>
          </w:ins>
          <w:ins w:id="139" w:author="Glauber Matteis Gadelha" w:date="2020-02-29T12:18:00Z">
            <w:r w:rsidRPr="00B82568">
              <w:rPr>
                <w:rStyle w:val="Hyperlink"/>
                <w:webHidden/>
              </w:rPr>
              <w:fldChar w:fldCharType="end"/>
            </w:r>
            <w:r w:rsidRPr="006E13F9">
              <w:rPr>
                <w:rStyle w:val="Hyperlink"/>
              </w:rPr>
              <w:fldChar w:fldCharType="end"/>
            </w:r>
          </w:ins>
        </w:p>
        <w:p w14:paraId="0F19A08E" w14:textId="7508941B" w:rsidR="00B82568" w:rsidRPr="00B82568" w:rsidRDefault="00B82568" w:rsidP="00B82568">
          <w:pPr>
            <w:pStyle w:val="Sumrio1"/>
            <w:rPr>
              <w:ins w:id="140" w:author="Glauber Matteis Gadelha" w:date="2020-02-29T12:18:00Z"/>
              <w:rStyle w:val="Hyperlink"/>
            </w:rPr>
          </w:pPr>
          <w:ins w:id="14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"_Toc33871112"</w:instrText>
            </w:r>
            <w:r w:rsidRPr="006E13F9">
              <w:rPr>
                <w:rStyle w:val="Hyperlink"/>
              </w:rPr>
              <w:instrText xml:space="preserve"> </w:instrText>
            </w:r>
            <w:r w:rsidRPr="006E13F9">
              <w:rPr>
                <w:rStyle w:val="Hyperlink"/>
              </w:rPr>
              <w:fldChar w:fldCharType="separate"/>
            </w:r>
            <w:r w:rsidRPr="007E3AB8">
              <w:rPr>
                <w:rStyle w:val="Hyperlink"/>
                <w:b w:val="0"/>
              </w:rPr>
              <w:t xml:space="preserve">2.4.1 </w:t>
            </w:r>
          </w:ins>
          <w:ins w:id="142" w:author="Glauber Matteis Gadelha" w:date="2020-02-29T12:32:00Z">
            <w:r w:rsidR="00301218">
              <w:rPr>
                <w:rStyle w:val="Hyperlink"/>
                <w:b w:val="0"/>
              </w:rPr>
              <w:tab/>
            </w:r>
          </w:ins>
          <w:ins w:id="143" w:author="Glauber Matteis Gadelha" w:date="2020-02-29T12:18:00Z">
            <w:r w:rsidRPr="007E3AB8">
              <w:rPr>
                <w:rStyle w:val="Hyperlink"/>
                <w:b w:val="0"/>
              </w:rPr>
              <w:t>Crossfilter.js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_Toc33871112 \h </w:instrText>
            </w:r>
          </w:ins>
          <w:r w:rsidRPr="00B82568">
            <w:rPr>
              <w:rStyle w:val="Hyperlink"/>
              <w:webHidden/>
            </w:rPr>
          </w:r>
          <w:r w:rsidRPr="00B82568">
            <w:rPr>
              <w:rStyle w:val="Hyperlink"/>
              <w:webHidden/>
            </w:rPr>
            <w:fldChar w:fldCharType="separate"/>
          </w:r>
          <w:ins w:id="144" w:author="Glauber Matteis Gadelha" w:date="2020-02-29T13:14:00Z">
            <w:r w:rsidR="005A250E">
              <w:rPr>
                <w:rStyle w:val="Hyperlink"/>
                <w:webHidden/>
              </w:rPr>
              <w:t>26</w:t>
            </w:r>
          </w:ins>
          <w:ins w:id="145" w:author="Glauber Matteis Gadelha" w:date="2020-02-29T12:18:00Z">
            <w:r w:rsidRPr="00B82568">
              <w:rPr>
                <w:rStyle w:val="Hyperlink"/>
                <w:webHidden/>
              </w:rPr>
              <w:fldChar w:fldCharType="end"/>
            </w:r>
            <w:r w:rsidRPr="006E13F9">
              <w:rPr>
                <w:rStyle w:val="Hyperlink"/>
              </w:rPr>
              <w:fldChar w:fldCharType="end"/>
            </w:r>
          </w:ins>
        </w:p>
        <w:p w14:paraId="65311238" w14:textId="5B687399" w:rsidR="00B82568" w:rsidRPr="00B82568" w:rsidRDefault="00B82568" w:rsidP="00B82568">
          <w:pPr>
            <w:pStyle w:val="Sumrio1"/>
            <w:rPr>
              <w:ins w:id="146" w:author="Glauber Matteis Gadelha" w:date="2020-02-29T12:18:00Z"/>
              <w:rStyle w:val="Hyperlink"/>
            </w:rPr>
          </w:pPr>
          <w:ins w:id="14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"_Toc33871113"</w:instrText>
            </w:r>
            <w:r w:rsidRPr="006E13F9">
              <w:rPr>
                <w:rStyle w:val="Hyperlink"/>
              </w:rPr>
              <w:instrText xml:space="preserve"> </w:instrText>
            </w:r>
            <w:r w:rsidRPr="006E13F9">
              <w:rPr>
                <w:rStyle w:val="Hyperlink"/>
              </w:rPr>
              <w:fldChar w:fldCharType="separate"/>
            </w:r>
            <w:r w:rsidRPr="007E3AB8">
              <w:rPr>
                <w:rStyle w:val="Hyperlink"/>
                <w:b w:val="0"/>
              </w:rPr>
              <w:t xml:space="preserve">2.4.2 </w:t>
            </w:r>
          </w:ins>
          <w:ins w:id="148" w:author="Glauber Matteis Gadelha" w:date="2020-02-29T12:32:00Z">
            <w:r w:rsidR="007058F8">
              <w:rPr>
                <w:rStyle w:val="Hyperlink"/>
                <w:b w:val="0"/>
              </w:rPr>
              <w:tab/>
            </w:r>
          </w:ins>
          <w:ins w:id="149" w:author="Glauber Matteis Gadelha" w:date="2020-02-29T12:18:00Z">
            <w:r w:rsidRPr="007E3AB8">
              <w:rPr>
                <w:rStyle w:val="Hyperlink"/>
                <w:b w:val="0"/>
              </w:rPr>
              <w:t>D3.js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_Toc33871113 \h </w:instrText>
            </w:r>
          </w:ins>
          <w:r w:rsidRPr="00B82568">
            <w:rPr>
              <w:rStyle w:val="Hyperlink"/>
              <w:webHidden/>
            </w:rPr>
          </w:r>
          <w:r w:rsidRPr="00B82568">
            <w:rPr>
              <w:rStyle w:val="Hyperlink"/>
              <w:webHidden/>
            </w:rPr>
            <w:fldChar w:fldCharType="separate"/>
          </w:r>
          <w:ins w:id="150" w:author="Glauber Matteis Gadelha" w:date="2020-02-29T13:14:00Z">
            <w:r w:rsidR="005A250E">
              <w:rPr>
                <w:rStyle w:val="Hyperlink"/>
                <w:webHidden/>
              </w:rPr>
              <w:t>26</w:t>
            </w:r>
          </w:ins>
          <w:ins w:id="151" w:author="Glauber Matteis Gadelha" w:date="2020-02-29T12:18:00Z">
            <w:r w:rsidRPr="00B82568">
              <w:rPr>
                <w:rStyle w:val="Hyperlink"/>
                <w:webHidden/>
              </w:rPr>
              <w:fldChar w:fldCharType="end"/>
            </w:r>
            <w:r w:rsidRPr="006E13F9">
              <w:rPr>
                <w:rStyle w:val="Hyperlink"/>
              </w:rPr>
              <w:fldChar w:fldCharType="end"/>
            </w:r>
          </w:ins>
        </w:p>
        <w:p w14:paraId="2694ECC0" w14:textId="5127AC3E" w:rsidR="00B82568" w:rsidRPr="00B82568" w:rsidRDefault="00B82568" w:rsidP="00B82568">
          <w:pPr>
            <w:pStyle w:val="Sumrio1"/>
            <w:rPr>
              <w:ins w:id="152" w:author="Glauber Matteis Gadelha" w:date="2020-02-29T12:18:00Z"/>
              <w:rStyle w:val="Hyperlink"/>
            </w:rPr>
          </w:pPr>
          <w:ins w:id="15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"_Toc33871114"</w:instrText>
            </w:r>
            <w:r w:rsidRPr="006E13F9">
              <w:rPr>
                <w:rStyle w:val="Hyperlink"/>
              </w:rPr>
              <w:instrText xml:space="preserve"> </w:instrText>
            </w:r>
            <w:r w:rsidRPr="006E13F9">
              <w:rPr>
                <w:rStyle w:val="Hyperlink"/>
              </w:rPr>
              <w:fldChar w:fldCharType="separate"/>
            </w:r>
            <w:r w:rsidRPr="006E13F9">
              <w:rPr>
                <w:rStyle w:val="Hyperlink"/>
              </w:rPr>
              <w:t xml:space="preserve">2.5 </w:t>
            </w:r>
          </w:ins>
          <w:ins w:id="154" w:author="Glauber Matteis Gadelha" w:date="2020-02-29T12:32:00Z">
            <w:r w:rsidR="007058F8">
              <w:rPr>
                <w:rStyle w:val="Hyperlink"/>
              </w:rPr>
              <w:tab/>
            </w:r>
          </w:ins>
          <w:ins w:id="155" w:author="Glauber Matteis Gadelha" w:date="2020-02-29T12:18:00Z">
            <w:r w:rsidRPr="006E13F9">
              <w:rPr>
                <w:rStyle w:val="Hyperlink"/>
              </w:rPr>
              <w:t>Outras bibliotecas utilizadas neste trabalho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_Toc33871114 \h </w:instrText>
            </w:r>
          </w:ins>
          <w:r w:rsidRPr="00B82568">
            <w:rPr>
              <w:rStyle w:val="Hyperlink"/>
              <w:webHidden/>
            </w:rPr>
          </w:r>
          <w:r w:rsidRPr="00B82568">
            <w:rPr>
              <w:rStyle w:val="Hyperlink"/>
              <w:webHidden/>
            </w:rPr>
            <w:fldChar w:fldCharType="separate"/>
          </w:r>
          <w:ins w:id="156" w:author="Glauber Matteis Gadelha" w:date="2020-02-29T13:14:00Z">
            <w:r w:rsidR="005A250E">
              <w:rPr>
                <w:rStyle w:val="Hyperlink"/>
                <w:webHidden/>
              </w:rPr>
              <w:t>26</w:t>
            </w:r>
          </w:ins>
          <w:ins w:id="157" w:author="Glauber Matteis Gadelha" w:date="2020-02-29T12:18:00Z">
            <w:r w:rsidRPr="00B82568">
              <w:rPr>
                <w:rStyle w:val="Hyperlink"/>
                <w:webHidden/>
              </w:rPr>
              <w:fldChar w:fldCharType="end"/>
            </w:r>
            <w:r w:rsidRPr="006E13F9">
              <w:rPr>
                <w:rStyle w:val="Hyperlink"/>
              </w:rPr>
              <w:fldChar w:fldCharType="end"/>
            </w:r>
          </w:ins>
        </w:p>
        <w:p w14:paraId="3A4B45A3" w14:textId="7A07A36E" w:rsidR="00B82568" w:rsidRPr="00B82568" w:rsidRDefault="00B82568" w:rsidP="00B82568">
          <w:pPr>
            <w:pStyle w:val="Sumrio1"/>
            <w:rPr>
              <w:ins w:id="158" w:author="Glauber Matteis Gadelha" w:date="2020-02-29T12:18:00Z"/>
              <w:rStyle w:val="Hyperlink"/>
            </w:rPr>
          </w:pPr>
          <w:ins w:id="15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"_Toc33871115"</w:instrText>
            </w:r>
            <w:r w:rsidRPr="006E13F9">
              <w:rPr>
                <w:rStyle w:val="Hyperlink"/>
              </w:rPr>
              <w:instrText xml:space="preserve"> </w:instrText>
            </w:r>
            <w:r w:rsidRPr="006E13F9">
              <w:rPr>
                <w:rStyle w:val="Hyperlink"/>
              </w:rPr>
              <w:fldChar w:fldCharType="separate"/>
            </w:r>
            <w:r w:rsidRPr="007E3AB8">
              <w:rPr>
                <w:rStyle w:val="Hyperlink"/>
                <w:b w:val="0"/>
              </w:rPr>
              <w:t xml:space="preserve">2.5.1 </w:t>
            </w:r>
          </w:ins>
          <w:ins w:id="160" w:author="Glauber Matteis Gadelha" w:date="2020-02-29T12:32:00Z">
            <w:r w:rsidR="007058F8">
              <w:rPr>
                <w:rStyle w:val="Hyperlink"/>
                <w:b w:val="0"/>
              </w:rPr>
              <w:tab/>
            </w:r>
          </w:ins>
          <w:ins w:id="161" w:author="Glauber Matteis Gadelha" w:date="2020-02-29T12:18:00Z">
            <w:r w:rsidRPr="007E3AB8">
              <w:rPr>
                <w:rStyle w:val="Hyperlink"/>
                <w:b w:val="0"/>
              </w:rPr>
              <w:t>Apache Commons CSV</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_Toc33871115 \h </w:instrText>
            </w:r>
          </w:ins>
          <w:r w:rsidRPr="00B82568">
            <w:rPr>
              <w:rStyle w:val="Hyperlink"/>
              <w:webHidden/>
            </w:rPr>
          </w:r>
          <w:r w:rsidRPr="00B82568">
            <w:rPr>
              <w:rStyle w:val="Hyperlink"/>
              <w:webHidden/>
            </w:rPr>
            <w:fldChar w:fldCharType="separate"/>
          </w:r>
          <w:ins w:id="162" w:author="Glauber Matteis Gadelha" w:date="2020-02-29T13:14:00Z">
            <w:r w:rsidR="005A250E">
              <w:rPr>
                <w:rStyle w:val="Hyperlink"/>
                <w:webHidden/>
              </w:rPr>
              <w:t>27</w:t>
            </w:r>
          </w:ins>
          <w:ins w:id="163" w:author="Glauber Matteis Gadelha" w:date="2020-02-29T12:18:00Z">
            <w:r w:rsidRPr="00B82568">
              <w:rPr>
                <w:rStyle w:val="Hyperlink"/>
                <w:webHidden/>
              </w:rPr>
              <w:fldChar w:fldCharType="end"/>
            </w:r>
            <w:r w:rsidRPr="006E13F9">
              <w:rPr>
                <w:rStyle w:val="Hyperlink"/>
              </w:rPr>
              <w:fldChar w:fldCharType="end"/>
            </w:r>
          </w:ins>
        </w:p>
        <w:p w14:paraId="74BB476B" w14:textId="1215BC28" w:rsidR="00B82568" w:rsidRPr="00B82568" w:rsidRDefault="00B82568" w:rsidP="00B82568">
          <w:pPr>
            <w:pStyle w:val="Sumrio1"/>
            <w:rPr>
              <w:ins w:id="164" w:author="Glauber Matteis Gadelha" w:date="2020-02-29T12:18:00Z"/>
              <w:rStyle w:val="Hyperlink"/>
            </w:rPr>
          </w:pPr>
          <w:ins w:id="16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"_Toc33871116"</w:instrText>
            </w:r>
            <w:r w:rsidRPr="006E13F9">
              <w:rPr>
                <w:rStyle w:val="Hyperlink"/>
              </w:rPr>
              <w:instrText xml:space="preserve"> </w:instrText>
            </w:r>
            <w:r w:rsidRPr="006E13F9">
              <w:rPr>
                <w:rStyle w:val="Hyperlink"/>
              </w:rPr>
              <w:fldChar w:fldCharType="separate"/>
            </w:r>
            <w:r w:rsidRPr="007E3AB8">
              <w:rPr>
                <w:rStyle w:val="Hyperlink"/>
                <w:b w:val="0"/>
              </w:rPr>
              <w:t xml:space="preserve">2.5.2 </w:t>
            </w:r>
          </w:ins>
          <w:ins w:id="166" w:author="Glauber Matteis Gadelha" w:date="2020-02-29T12:32:00Z">
            <w:r w:rsidR="007058F8">
              <w:rPr>
                <w:rStyle w:val="Hyperlink"/>
                <w:b w:val="0"/>
              </w:rPr>
              <w:tab/>
            </w:r>
          </w:ins>
          <w:ins w:id="167" w:author="Glauber Matteis Gadelha" w:date="2020-02-29T12:18:00Z">
            <w:r w:rsidRPr="007E3AB8">
              <w:rPr>
                <w:rStyle w:val="Hyperlink"/>
                <w:b w:val="0"/>
              </w:rPr>
              <w:t>Apache Commons IO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_Toc33871116 \h </w:instrText>
            </w:r>
          </w:ins>
          <w:r w:rsidRPr="00B82568">
            <w:rPr>
              <w:rStyle w:val="Hyperlink"/>
              <w:webHidden/>
            </w:rPr>
          </w:r>
          <w:r w:rsidRPr="00B82568">
            <w:rPr>
              <w:rStyle w:val="Hyperlink"/>
              <w:webHidden/>
            </w:rPr>
            <w:fldChar w:fldCharType="separate"/>
          </w:r>
          <w:ins w:id="168" w:author="Glauber Matteis Gadelha" w:date="2020-02-29T13:14:00Z">
            <w:r w:rsidR="005A250E">
              <w:rPr>
                <w:rStyle w:val="Hyperlink"/>
                <w:webHidden/>
              </w:rPr>
              <w:t>27</w:t>
            </w:r>
          </w:ins>
          <w:ins w:id="169" w:author="Glauber Matteis Gadelha" w:date="2020-02-29T12:18:00Z">
            <w:r w:rsidRPr="00B82568">
              <w:rPr>
                <w:rStyle w:val="Hyperlink"/>
                <w:webHidden/>
              </w:rPr>
              <w:fldChar w:fldCharType="end"/>
            </w:r>
            <w:r w:rsidRPr="006E13F9">
              <w:rPr>
                <w:rStyle w:val="Hyperlink"/>
              </w:rPr>
              <w:fldChar w:fldCharType="end"/>
            </w:r>
          </w:ins>
        </w:p>
        <w:p w14:paraId="4FAFBF78" w14:textId="66E0147C" w:rsidR="00B82568" w:rsidRPr="00B82568" w:rsidRDefault="00B82568" w:rsidP="00B82568">
          <w:pPr>
            <w:pStyle w:val="Sumrio1"/>
            <w:rPr>
              <w:ins w:id="170" w:author="Glauber Matteis Gadelha" w:date="2020-02-29T12:18:00Z"/>
              <w:rStyle w:val="Hyperlink"/>
            </w:rPr>
          </w:pPr>
          <w:ins w:id="17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"_Toc33871117"</w:instrText>
            </w:r>
            <w:r w:rsidRPr="006E13F9">
              <w:rPr>
                <w:rStyle w:val="Hyperlink"/>
              </w:rPr>
              <w:instrText xml:space="preserve"> </w:instrText>
            </w:r>
            <w:r w:rsidRPr="006E13F9">
              <w:rPr>
                <w:rStyle w:val="Hyperlink"/>
              </w:rPr>
              <w:fldChar w:fldCharType="separate"/>
            </w:r>
            <w:r w:rsidRPr="007E3AB8">
              <w:rPr>
                <w:rStyle w:val="Hyperlink"/>
                <w:b w:val="0"/>
              </w:rPr>
              <w:t xml:space="preserve">2.5.3 </w:t>
            </w:r>
          </w:ins>
          <w:ins w:id="172" w:author="Glauber Matteis Gadelha" w:date="2020-02-29T12:32:00Z">
            <w:r w:rsidR="007058F8">
              <w:rPr>
                <w:rStyle w:val="Hyperlink"/>
                <w:b w:val="0"/>
              </w:rPr>
              <w:tab/>
            </w:r>
          </w:ins>
          <w:ins w:id="173" w:author="Glauber Matteis Gadelha" w:date="2020-02-29T12:18:00Z">
            <w:r w:rsidRPr="007E3AB8">
              <w:rPr>
                <w:rStyle w:val="Hyperlink"/>
                <w:b w:val="0"/>
              </w:rPr>
              <w:t>Zeroturnaround ZT-ZIP</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_Toc33871117 \h </w:instrText>
            </w:r>
          </w:ins>
          <w:r w:rsidRPr="00B82568">
            <w:rPr>
              <w:rStyle w:val="Hyperlink"/>
              <w:webHidden/>
            </w:rPr>
          </w:r>
          <w:r w:rsidRPr="00B82568">
            <w:rPr>
              <w:rStyle w:val="Hyperlink"/>
              <w:webHidden/>
            </w:rPr>
            <w:fldChar w:fldCharType="separate"/>
          </w:r>
          <w:ins w:id="174" w:author="Glauber Matteis Gadelha" w:date="2020-02-29T13:14:00Z">
            <w:r w:rsidR="005A250E">
              <w:rPr>
                <w:rStyle w:val="Hyperlink"/>
                <w:webHidden/>
              </w:rPr>
              <w:t>27</w:t>
            </w:r>
          </w:ins>
          <w:ins w:id="175" w:author="Glauber Matteis Gadelha" w:date="2020-02-29T12:18:00Z">
            <w:r w:rsidRPr="00B82568">
              <w:rPr>
                <w:rStyle w:val="Hyperlink"/>
                <w:webHidden/>
              </w:rPr>
              <w:fldChar w:fldCharType="end"/>
            </w:r>
            <w:r w:rsidRPr="006E13F9">
              <w:rPr>
                <w:rStyle w:val="Hyperlink"/>
              </w:rPr>
              <w:fldChar w:fldCharType="end"/>
            </w:r>
          </w:ins>
        </w:p>
        <w:p w14:paraId="24513224" w14:textId="3D7EBD9A" w:rsidR="00B82568" w:rsidRPr="00B82568" w:rsidRDefault="00B82568" w:rsidP="00B82568">
          <w:pPr>
            <w:pStyle w:val="Sumrio1"/>
            <w:rPr>
              <w:ins w:id="176" w:author="Glauber Matteis Gadelha" w:date="2020-02-29T12:18:00Z"/>
              <w:rStyle w:val="Hyperlink"/>
            </w:rPr>
          </w:pPr>
          <w:ins w:id="17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"_Toc33871118"</w:instrText>
            </w:r>
            <w:r w:rsidRPr="006E13F9">
              <w:rPr>
                <w:rStyle w:val="Hyperlink"/>
              </w:rPr>
              <w:instrText xml:space="preserve"> </w:instrText>
            </w:r>
            <w:r w:rsidRPr="006E13F9">
              <w:rPr>
                <w:rStyle w:val="Hyperlink"/>
              </w:rPr>
              <w:fldChar w:fldCharType="separate"/>
            </w:r>
            <w:r w:rsidRPr="006E13F9">
              <w:rPr>
                <w:rStyle w:val="Hyperlink"/>
              </w:rPr>
              <w:t xml:space="preserve">2.6 </w:t>
            </w:r>
          </w:ins>
          <w:ins w:id="178" w:author="Glauber Matteis Gadelha" w:date="2020-02-29T12:32:00Z">
            <w:r w:rsidR="007058F8">
              <w:rPr>
                <w:rStyle w:val="Hyperlink"/>
              </w:rPr>
              <w:tab/>
            </w:r>
          </w:ins>
          <w:ins w:id="179" w:author="Glauber Matteis Gadelha" w:date="2020-02-29T12:18:00Z">
            <w:r w:rsidRPr="006E13F9">
              <w:rPr>
                <w:rStyle w:val="Hyperlink"/>
              </w:rPr>
              <w:t>JavaFX 8</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_Toc33871118 \h </w:instrText>
            </w:r>
          </w:ins>
          <w:r w:rsidRPr="00B82568">
            <w:rPr>
              <w:rStyle w:val="Hyperlink"/>
              <w:webHidden/>
            </w:rPr>
          </w:r>
          <w:r w:rsidRPr="00B82568">
            <w:rPr>
              <w:rStyle w:val="Hyperlink"/>
              <w:webHidden/>
            </w:rPr>
            <w:fldChar w:fldCharType="separate"/>
          </w:r>
          <w:ins w:id="180" w:author="Glauber Matteis Gadelha" w:date="2020-02-29T13:14:00Z">
            <w:r w:rsidR="005A250E">
              <w:rPr>
                <w:rStyle w:val="Hyperlink"/>
                <w:webHidden/>
              </w:rPr>
              <w:t>27</w:t>
            </w:r>
          </w:ins>
          <w:ins w:id="181" w:author="Glauber Matteis Gadelha" w:date="2020-02-29T12:18:00Z">
            <w:r w:rsidRPr="00B82568">
              <w:rPr>
                <w:rStyle w:val="Hyperlink"/>
                <w:webHidden/>
              </w:rPr>
              <w:fldChar w:fldCharType="end"/>
            </w:r>
            <w:r w:rsidRPr="006E13F9">
              <w:rPr>
                <w:rStyle w:val="Hyperlink"/>
              </w:rPr>
              <w:fldChar w:fldCharType="end"/>
            </w:r>
          </w:ins>
        </w:p>
        <w:p w14:paraId="37AEE87D" w14:textId="77777777" w:rsidR="007E3AB8" w:rsidRDefault="007E3AB8" w:rsidP="00167B36">
          <w:pPr>
            <w:pStyle w:val="Sumrio1"/>
            <w:rPr>
              <w:ins w:id="182" w:author="Glauber Matteis Gadelha" w:date="2020-02-29T12:21:00Z"/>
              <w:rStyle w:val="Hyperlink"/>
            </w:rPr>
          </w:pPr>
        </w:p>
        <w:p w14:paraId="59FD56DC" w14:textId="423C8DA5" w:rsidR="00B82568" w:rsidRPr="00B82568" w:rsidRDefault="00B82568" w:rsidP="00B82568">
          <w:pPr>
            <w:pStyle w:val="Sumrio1"/>
            <w:rPr>
              <w:ins w:id="183" w:author="Glauber Matteis Gadelha" w:date="2020-02-29T12:18:00Z"/>
              <w:rStyle w:val="Hyperlink"/>
            </w:rPr>
          </w:pPr>
          <w:ins w:id="184"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"_Toc33871119"</w:instrText>
            </w:r>
            <w:r w:rsidRPr="006E13F9">
              <w:rPr>
                <w:rStyle w:val="Hyperlink"/>
              </w:rPr>
              <w:instrText xml:space="preserve"> </w:instrText>
            </w:r>
            <w:r w:rsidRPr="006E13F9">
              <w:rPr>
                <w:rStyle w:val="Hyperlink"/>
              </w:rPr>
              <w:fldChar w:fldCharType="separate"/>
            </w:r>
            <w:r w:rsidRPr="006E13F9">
              <w:rPr>
                <w:rStyle w:val="Hyperlink"/>
              </w:rPr>
              <w:t xml:space="preserve">3 </w:t>
            </w:r>
          </w:ins>
          <w:ins w:id="185" w:author="Glauber Matteis Gadelha" w:date="2020-02-29T12:32:00Z">
            <w:r w:rsidR="007058F8">
              <w:rPr>
                <w:rStyle w:val="Hyperlink"/>
              </w:rPr>
              <w:tab/>
            </w:r>
          </w:ins>
          <w:ins w:id="186" w:author="Glauber Matteis Gadelha" w:date="2020-02-29T12:18:00Z">
            <w:r w:rsidRPr="006E13F9">
              <w:rPr>
                <w:rStyle w:val="Hyperlink"/>
              </w:rPr>
              <w:t>SOLUÇÕES CORRELATAS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_Toc33871119 \h </w:instrText>
            </w:r>
          </w:ins>
          <w:r w:rsidRPr="00B82568">
            <w:rPr>
              <w:rStyle w:val="Hyperlink"/>
              <w:webHidden/>
            </w:rPr>
          </w:r>
          <w:r w:rsidRPr="00B82568">
            <w:rPr>
              <w:rStyle w:val="Hyperlink"/>
              <w:webHidden/>
            </w:rPr>
            <w:fldChar w:fldCharType="separate"/>
          </w:r>
          <w:ins w:id="187" w:author="Glauber Matteis Gadelha" w:date="2020-02-29T13:14:00Z">
            <w:r w:rsidR="005A250E">
              <w:rPr>
                <w:rStyle w:val="Hyperlink"/>
                <w:webHidden/>
              </w:rPr>
              <w:t>29</w:t>
            </w:r>
          </w:ins>
          <w:ins w:id="188" w:author="Glauber Matteis Gadelha" w:date="2020-02-29T12:18:00Z">
            <w:r w:rsidRPr="00B82568">
              <w:rPr>
                <w:rStyle w:val="Hyperlink"/>
                <w:webHidden/>
              </w:rPr>
              <w:fldChar w:fldCharType="end"/>
            </w:r>
            <w:r w:rsidRPr="006E13F9">
              <w:rPr>
                <w:rStyle w:val="Hyperlink"/>
              </w:rPr>
              <w:fldChar w:fldCharType="end"/>
            </w:r>
          </w:ins>
        </w:p>
        <w:p w14:paraId="66FA1035" w14:textId="2812BE79" w:rsidR="00B82568" w:rsidRPr="00B82568" w:rsidRDefault="00B82568" w:rsidP="00B82568">
          <w:pPr>
            <w:pStyle w:val="Sumrio1"/>
            <w:rPr>
              <w:ins w:id="189" w:author="Glauber Matteis Gadelha" w:date="2020-02-29T12:18:00Z"/>
              <w:rStyle w:val="Hyperlink"/>
            </w:rPr>
          </w:pPr>
          <w:ins w:id="190"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"_Toc33871120"</w:instrText>
            </w:r>
            <w:r w:rsidRPr="006E13F9">
              <w:rPr>
                <w:rStyle w:val="Hyperlink"/>
              </w:rPr>
              <w:instrText xml:space="preserve"> </w:instrText>
            </w:r>
            <w:r w:rsidRPr="006E13F9">
              <w:rPr>
                <w:rStyle w:val="Hyperlink"/>
              </w:rPr>
              <w:fldChar w:fldCharType="separate"/>
            </w:r>
            <w:r w:rsidRPr="006E13F9">
              <w:rPr>
                <w:rStyle w:val="Hyperlink"/>
              </w:rPr>
              <w:t xml:space="preserve">3.1 </w:t>
            </w:r>
          </w:ins>
          <w:ins w:id="191" w:author="Glauber Matteis Gadelha" w:date="2020-02-29T12:32:00Z">
            <w:r w:rsidR="007058F8">
              <w:rPr>
                <w:rStyle w:val="Hyperlink"/>
              </w:rPr>
              <w:tab/>
            </w:r>
          </w:ins>
          <w:ins w:id="192" w:author="Glauber Matteis Gadelha" w:date="2020-02-29T12:18:00Z">
            <w:r w:rsidRPr="006E13F9">
              <w:rPr>
                <w:rStyle w:val="Hyperlink"/>
              </w:rPr>
              <w:t>Qlik Sense</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_Toc33871120 \h </w:instrText>
            </w:r>
          </w:ins>
          <w:r w:rsidRPr="00B82568">
            <w:rPr>
              <w:rStyle w:val="Hyperlink"/>
              <w:webHidden/>
            </w:rPr>
          </w:r>
          <w:r w:rsidRPr="00B82568">
            <w:rPr>
              <w:rStyle w:val="Hyperlink"/>
              <w:webHidden/>
            </w:rPr>
            <w:fldChar w:fldCharType="separate"/>
          </w:r>
          <w:ins w:id="193" w:author="Glauber Matteis Gadelha" w:date="2020-02-29T13:14:00Z">
            <w:r w:rsidR="005A250E">
              <w:rPr>
                <w:rStyle w:val="Hyperlink"/>
                <w:webHidden/>
              </w:rPr>
              <w:t>30</w:t>
            </w:r>
          </w:ins>
          <w:ins w:id="194" w:author="Glauber Matteis Gadelha" w:date="2020-02-29T12:18:00Z">
            <w:r w:rsidRPr="00B82568">
              <w:rPr>
                <w:rStyle w:val="Hyperlink"/>
                <w:webHidden/>
              </w:rPr>
              <w:fldChar w:fldCharType="end"/>
            </w:r>
            <w:r w:rsidRPr="006E13F9">
              <w:rPr>
                <w:rStyle w:val="Hyperlink"/>
              </w:rPr>
              <w:fldChar w:fldCharType="end"/>
            </w:r>
          </w:ins>
        </w:p>
        <w:p w14:paraId="224CBCBD" w14:textId="7221DF07" w:rsidR="00B82568" w:rsidRPr="00B82568" w:rsidRDefault="00B82568" w:rsidP="00B82568">
          <w:pPr>
            <w:pStyle w:val="Sumrio1"/>
            <w:rPr>
              <w:ins w:id="195" w:author="Glauber Matteis Gadelha" w:date="2020-02-29T12:18:00Z"/>
              <w:rStyle w:val="Hyperlink"/>
            </w:rPr>
          </w:pPr>
          <w:ins w:id="196"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"_Toc33871121"</w:instrText>
            </w:r>
            <w:r w:rsidRPr="006E13F9">
              <w:rPr>
                <w:rStyle w:val="Hyperlink"/>
              </w:rPr>
              <w:instrText xml:space="preserve"> </w:instrText>
            </w:r>
            <w:r w:rsidRPr="006E13F9">
              <w:rPr>
                <w:rStyle w:val="Hyperlink"/>
              </w:rPr>
              <w:fldChar w:fldCharType="separate"/>
            </w:r>
            <w:r w:rsidRPr="006E13F9">
              <w:rPr>
                <w:rStyle w:val="Hyperlink"/>
              </w:rPr>
              <w:t xml:space="preserve">3.2 </w:t>
            </w:r>
          </w:ins>
          <w:ins w:id="197" w:author="Glauber Matteis Gadelha" w:date="2020-02-29T12:32:00Z">
            <w:r w:rsidR="007058F8">
              <w:rPr>
                <w:rStyle w:val="Hyperlink"/>
              </w:rPr>
              <w:tab/>
            </w:r>
          </w:ins>
          <w:ins w:id="198" w:author="Glauber Matteis Gadelha" w:date="2020-02-29T12:18:00Z">
            <w:r w:rsidRPr="006E13F9">
              <w:rPr>
                <w:rStyle w:val="Hyperlink"/>
              </w:rPr>
              <w:t>Tableau Desktop</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_Toc33871121 \h </w:instrText>
            </w:r>
          </w:ins>
          <w:r w:rsidRPr="00B82568">
            <w:rPr>
              <w:rStyle w:val="Hyperlink"/>
              <w:webHidden/>
            </w:rPr>
          </w:r>
          <w:r w:rsidRPr="00B82568">
            <w:rPr>
              <w:rStyle w:val="Hyperlink"/>
              <w:webHidden/>
            </w:rPr>
            <w:fldChar w:fldCharType="separate"/>
          </w:r>
          <w:ins w:id="199" w:author="Glauber Matteis Gadelha" w:date="2020-02-29T13:14:00Z">
            <w:r w:rsidR="005A250E">
              <w:rPr>
                <w:rStyle w:val="Hyperlink"/>
                <w:webHidden/>
              </w:rPr>
              <w:t>31</w:t>
            </w:r>
          </w:ins>
          <w:ins w:id="200" w:author="Glauber Matteis Gadelha" w:date="2020-02-29T12:18:00Z">
            <w:r w:rsidRPr="00B82568">
              <w:rPr>
                <w:rStyle w:val="Hyperlink"/>
                <w:webHidden/>
              </w:rPr>
              <w:fldChar w:fldCharType="end"/>
            </w:r>
            <w:r w:rsidRPr="006E13F9">
              <w:rPr>
                <w:rStyle w:val="Hyperlink"/>
              </w:rPr>
              <w:fldChar w:fldCharType="end"/>
            </w:r>
          </w:ins>
        </w:p>
        <w:p w14:paraId="74F15F52" w14:textId="1875FCCB" w:rsidR="00B82568" w:rsidRPr="00B82568" w:rsidRDefault="00B82568" w:rsidP="00B82568">
          <w:pPr>
            <w:pStyle w:val="Sumrio1"/>
            <w:rPr>
              <w:ins w:id="201" w:author="Glauber Matteis Gadelha" w:date="2020-02-29T12:18:00Z"/>
              <w:rStyle w:val="Hyperlink"/>
            </w:rPr>
          </w:pPr>
          <w:ins w:id="202"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"_Toc33871122"</w:instrText>
            </w:r>
            <w:r w:rsidRPr="006E13F9">
              <w:rPr>
                <w:rStyle w:val="Hyperlink"/>
              </w:rPr>
              <w:instrText xml:space="preserve"> </w:instrText>
            </w:r>
            <w:r w:rsidRPr="006E13F9">
              <w:rPr>
                <w:rStyle w:val="Hyperlink"/>
              </w:rPr>
              <w:fldChar w:fldCharType="separate"/>
            </w:r>
            <w:r w:rsidRPr="006E13F9">
              <w:rPr>
                <w:rStyle w:val="Hyperlink"/>
              </w:rPr>
              <w:t xml:space="preserve">3.3 </w:t>
            </w:r>
          </w:ins>
          <w:ins w:id="203" w:author="Glauber Matteis Gadelha" w:date="2020-02-29T12:32:00Z">
            <w:r w:rsidR="007058F8">
              <w:rPr>
                <w:rStyle w:val="Hyperlink"/>
              </w:rPr>
              <w:tab/>
            </w:r>
          </w:ins>
          <w:ins w:id="204" w:author="Glauber Matteis Gadelha" w:date="2020-02-29T12:18:00Z">
            <w:r w:rsidRPr="006E13F9">
              <w:rPr>
                <w:rStyle w:val="Hyperlink"/>
              </w:rPr>
              <w:t>Microsoft Power BI</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_Toc33871122 \h </w:instrText>
            </w:r>
          </w:ins>
          <w:r w:rsidRPr="00B82568">
            <w:rPr>
              <w:rStyle w:val="Hyperlink"/>
              <w:webHidden/>
            </w:rPr>
          </w:r>
          <w:r w:rsidRPr="00B82568">
            <w:rPr>
              <w:rStyle w:val="Hyperlink"/>
              <w:webHidden/>
            </w:rPr>
            <w:fldChar w:fldCharType="separate"/>
          </w:r>
          <w:ins w:id="205" w:author="Glauber Matteis Gadelha" w:date="2020-02-29T13:14:00Z">
            <w:r w:rsidR="005A250E">
              <w:rPr>
                <w:rStyle w:val="Hyperlink"/>
                <w:webHidden/>
              </w:rPr>
              <w:t>32</w:t>
            </w:r>
          </w:ins>
          <w:ins w:id="206" w:author="Glauber Matteis Gadelha" w:date="2020-02-29T12:18:00Z">
            <w:r w:rsidRPr="00B82568">
              <w:rPr>
                <w:rStyle w:val="Hyperlink"/>
                <w:webHidden/>
              </w:rPr>
              <w:fldChar w:fldCharType="end"/>
            </w:r>
            <w:r w:rsidRPr="006E13F9">
              <w:rPr>
                <w:rStyle w:val="Hyperlink"/>
              </w:rPr>
              <w:fldChar w:fldCharType="end"/>
            </w:r>
          </w:ins>
        </w:p>
        <w:p w14:paraId="4C19CF89" w14:textId="77777777" w:rsidR="007E3AB8" w:rsidRDefault="007E3AB8" w:rsidP="00167B36">
          <w:pPr>
            <w:pStyle w:val="Sumrio1"/>
            <w:rPr>
              <w:ins w:id="207" w:author="Glauber Matteis Gadelha" w:date="2020-02-29T12:21:00Z"/>
              <w:rStyle w:val="Hyperlink"/>
            </w:rPr>
          </w:pPr>
        </w:p>
        <w:p w14:paraId="6AE2C3A0" w14:textId="77777777" w:rsidR="00B82568" w:rsidRPr="00B82568" w:rsidRDefault="00B82568" w:rsidP="00B82568">
          <w:pPr>
            <w:pStyle w:val="Sumrio1"/>
            <w:rPr>
              <w:ins w:id="208" w:author="Glauber Matteis Gadelha" w:date="2020-02-29T12:18:00Z"/>
              <w:rStyle w:val="Hyperlink"/>
            </w:rPr>
          </w:pPr>
          <w:ins w:id="20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"_Toc33871123"</w:instrText>
            </w:r>
            <w:r w:rsidRPr="006E13F9">
              <w:rPr>
                <w:rStyle w:val="Hyperlink"/>
              </w:rPr>
              <w:instrText xml:space="preserve"> </w:instrText>
            </w:r>
            <w:r w:rsidRPr="006E13F9">
              <w:rPr>
                <w:rStyle w:val="Hyperlink"/>
              </w:rPr>
              <w:fldChar w:fldCharType="separate"/>
            </w:r>
            <w:r w:rsidRPr="006E13F9">
              <w:rPr>
                <w:rStyle w:val="Hyperlink"/>
              </w:rPr>
              <w:t>4 Desenvolvimento do Protótipo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_Toc33871123 \h </w:instrText>
            </w:r>
          </w:ins>
          <w:r w:rsidRPr="00B82568">
            <w:rPr>
              <w:rStyle w:val="Hyperlink"/>
              <w:webHidden/>
            </w:rPr>
          </w:r>
          <w:r w:rsidRPr="00B82568">
            <w:rPr>
              <w:rStyle w:val="Hyperlink"/>
              <w:webHidden/>
            </w:rPr>
            <w:fldChar w:fldCharType="separate"/>
          </w:r>
          <w:ins w:id="210" w:author="Glauber Matteis Gadelha" w:date="2020-02-29T13:14:00Z">
            <w:r w:rsidR="005A250E">
              <w:rPr>
                <w:rStyle w:val="Hyperlink"/>
                <w:webHidden/>
              </w:rPr>
              <w:t>33</w:t>
            </w:r>
          </w:ins>
          <w:ins w:id="211" w:author="Glauber Matteis Gadelha" w:date="2020-02-29T12:18:00Z">
            <w:r w:rsidRPr="00B82568">
              <w:rPr>
                <w:rStyle w:val="Hyperlink"/>
                <w:webHidden/>
              </w:rPr>
              <w:fldChar w:fldCharType="end"/>
            </w:r>
            <w:r w:rsidRPr="006E13F9">
              <w:rPr>
                <w:rStyle w:val="Hyperlink"/>
              </w:rPr>
              <w:fldChar w:fldCharType="end"/>
            </w:r>
          </w:ins>
        </w:p>
        <w:p w14:paraId="1877AE43" w14:textId="155752D1" w:rsidR="00B82568" w:rsidRPr="00B82568" w:rsidRDefault="00B82568" w:rsidP="00B82568">
          <w:pPr>
            <w:pStyle w:val="Sumrio1"/>
            <w:rPr>
              <w:ins w:id="212" w:author="Glauber Matteis Gadelha" w:date="2020-02-29T12:18:00Z"/>
              <w:rStyle w:val="Hyperlink"/>
            </w:rPr>
          </w:pPr>
          <w:ins w:id="21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"_Toc33871124"</w:instrText>
            </w:r>
            <w:r w:rsidRPr="006E13F9">
              <w:rPr>
                <w:rStyle w:val="Hyperlink"/>
              </w:rPr>
              <w:instrText xml:space="preserve"> </w:instrText>
            </w:r>
            <w:r w:rsidRPr="006E13F9">
              <w:rPr>
                <w:rStyle w:val="Hyperlink"/>
              </w:rPr>
              <w:fldChar w:fldCharType="separate"/>
            </w:r>
            <w:r w:rsidRPr="006E13F9">
              <w:rPr>
                <w:rStyle w:val="Hyperlink"/>
              </w:rPr>
              <w:t>4.1</w:t>
            </w:r>
          </w:ins>
          <w:ins w:id="214" w:author="Glauber Matteis Gadelha" w:date="2020-02-29T12:32:00Z">
            <w:r w:rsidR="007058F8">
              <w:rPr>
                <w:rStyle w:val="Hyperlink"/>
              </w:rPr>
              <w:tab/>
            </w:r>
          </w:ins>
          <w:ins w:id="215" w:author="Glauber Matteis Gadelha" w:date="2020-02-29T12:18:00Z">
            <w:r w:rsidRPr="006E13F9">
              <w:rPr>
                <w:rStyle w:val="Hyperlink"/>
              </w:rPr>
              <w:t>Descrição Geral</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_Toc33871124 \h </w:instrText>
            </w:r>
          </w:ins>
          <w:r w:rsidRPr="00B82568">
            <w:rPr>
              <w:rStyle w:val="Hyperlink"/>
              <w:webHidden/>
            </w:rPr>
          </w:r>
          <w:r w:rsidRPr="00B82568">
            <w:rPr>
              <w:rStyle w:val="Hyperlink"/>
              <w:webHidden/>
            </w:rPr>
            <w:fldChar w:fldCharType="separate"/>
          </w:r>
          <w:ins w:id="216" w:author="Glauber Matteis Gadelha" w:date="2020-02-29T13:14:00Z">
            <w:r w:rsidR="005A250E">
              <w:rPr>
                <w:rStyle w:val="Hyperlink"/>
                <w:webHidden/>
              </w:rPr>
              <w:t>33</w:t>
            </w:r>
          </w:ins>
          <w:ins w:id="217" w:author="Glauber Matteis Gadelha" w:date="2020-02-29T12:18:00Z">
            <w:r w:rsidRPr="00B82568">
              <w:rPr>
                <w:rStyle w:val="Hyperlink"/>
                <w:webHidden/>
              </w:rPr>
              <w:fldChar w:fldCharType="end"/>
            </w:r>
            <w:r w:rsidRPr="006E13F9">
              <w:rPr>
                <w:rStyle w:val="Hyperlink"/>
              </w:rPr>
              <w:fldChar w:fldCharType="end"/>
            </w:r>
          </w:ins>
        </w:p>
        <w:p w14:paraId="426511C9" w14:textId="5210D62F" w:rsidR="00B82568" w:rsidRPr="00B82568" w:rsidRDefault="00B82568" w:rsidP="00B82568">
          <w:pPr>
            <w:pStyle w:val="Sumrio1"/>
            <w:rPr>
              <w:ins w:id="218" w:author="Glauber Matteis Gadelha" w:date="2020-02-29T12:18:00Z"/>
              <w:rStyle w:val="Hyperlink"/>
            </w:rPr>
          </w:pPr>
          <w:ins w:id="21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"_Toc33871125"</w:instrText>
            </w:r>
            <w:r w:rsidRPr="006E13F9">
              <w:rPr>
                <w:rStyle w:val="Hyperlink"/>
              </w:rPr>
              <w:instrText xml:space="preserve"> </w:instrText>
            </w:r>
            <w:r w:rsidRPr="006E13F9">
              <w:rPr>
                <w:rStyle w:val="Hyperlink"/>
              </w:rPr>
              <w:fldChar w:fldCharType="separate"/>
            </w:r>
            <w:r w:rsidRPr="006E13F9">
              <w:rPr>
                <w:rStyle w:val="Hyperlink"/>
              </w:rPr>
              <w:t xml:space="preserve">4.2 </w:t>
            </w:r>
          </w:ins>
          <w:ins w:id="220" w:author="Glauber Matteis Gadelha" w:date="2020-02-29T12:32:00Z">
            <w:r w:rsidR="007058F8">
              <w:rPr>
                <w:rStyle w:val="Hyperlink"/>
              </w:rPr>
              <w:tab/>
            </w:r>
          </w:ins>
          <w:ins w:id="221" w:author="Glauber Matteis Gadelha" w:date="2020-02-29T12:18:00Z">
            <w:r w:rsidRPr="006E13F9">
              <w:rPr>
                <w:rStyle w:val="Hyperlink"/>
              </w:rPr>
              <w:t>Descrição das Etapas de Desenvolvimento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_Toc33871125 \h </w:instrText>
            </w:r>
          </w:ins>
          <w:r w:rsidRPr="00B82568">
            <w:rPr>
              <w:rStyle w:val="Hyperlink"/>
              <w:webHidden/>
            </w:rPr>
          </w:r>
          <w:r w:rsidRPr="00B82568">
            <w:rPr>
              <w:rStyle w:val="Hyperlink"/>
              <w:webHidden/>
            </w:rPr>
            <w:fldChar w:fldCharType="separate"/>
          </w:r>
          <w:ins w:id="222" w:author="Glauber Matteis Gadelha" w:date="2020-02-29T13:14:00Z">
            <w:r w:rsidR="005A250E">
              <w:rPr>
                <w:rStyle w:val="Hyperlink"/>
                <w:webHidden/>
              </w:rPr>
              <w:t>35</w:t>
            </w:r>
          </w:ins>
          <w:ins w:id="223" w:author="Glauber Matteis Gadelha" w:date="2020-02-29T12:18:00Z">
            <w:r w:rsidRPr="00B82568">
              <w:rPr>
                <w:rStyle w:val="Hyperlink"/>
                <w:webHidden/>
              </w:rPr>
              <w:fldChar w:fldCharType="end"/>
            </w:r>
            <w:r w:rsidRPr="006E13F9">
              <w:rPr>
                <w:rStyle w:val="Hyperlink"/>
              </w:rPr>
              <w:fldChar w:fldCharType="end"/>
            </w:r>
          </w:ins>
        </w:p>
        <w:p w14:paraId="3A6836DE" w14:textId="6AE3DEE3" w:rsidR="00B82568" w:rsidRPr="00B82568" w:rsidRDefault="00B82568" w:rsidP="00B82568">
          <w:pPr>
            <w:pStyle w:val="Sumrio1"/>
            <w:rPr>
              <w:ins w:id="224" w:author="Glauber Matteis Gadelha" w:date="2020-02-29T12:18:00Z"/>
              <w:rStyle w:val="Hyperlink"/>
            </w:rPr>
          </w:pPr>
          <w:ins w:id="22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"_Toc33871126"</w:instrText>
            </w:r>
            <w:r w:rsidRPr="006E13F9">
              <w:rPr>
                <w:rStyle w:val="Hyperlink"/>
              </w:rPr>
              <w:instrText xml:space="preserve"> </w:instrText>
            </w:r>
            <w:r w:rsidRPr="006E13F9">
              <w:rPr>
                <w:rStyle w:val="Hyperlink"/>
              </w:rPr>
              <w:fldChar w:fldCharType="separate"/>
            </w:r>
            <w:r w:rsidRPr="006E13F9">
              <w:rPr>
                <w:rStyle w:val="Hyperlink"/>
              </w:rPr>
              <w:t>4.3</w:t>
            </w:r>
          </w:ins>
          <w:ins w:id="226" w:author="Glauber Matteis Gadelha" w:date="2020-02-29T12:32:00Z">
            <w:r w:rsidR="007058F8">
              <w:rPr>
                <w:rStyle w:val="Hyperlink"/>
              </w:rPr>
              <w:tab/>
            </w:r>
          </w:ins>
          <w:ins w:id="227" w:author="Glauber Matteis Gadelha" w:date="2020-02-29T12:18:00Z">
            <w:r w:rsidRPr="006E13F9">
              <w:rPr>
                <w:rStyle w:val="Hyperlink"/>
              </w:rPr>
              <w:t>Levantamento dos Requisitos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_Toc33871126 \h </w:instrText>
            </w:r>
          </w:ins>
          <w:r w:rsidRPr="00B82568">
            <w:rPr>
              <w:rStyle w:val="Hyperlink"/>
              <w:webHidden/>
            </w:rPr>
          </w:r>
          <w:r w:rsidRPr="00B82568">
            <w:rPr>
              <w:rStyle w:val="Hyperlink"/>
              <w:webHidden/>
            </w:rPr>
            <w:fldChar w:fldCharType="separate"/>
          </w:r>
          <w:ins w:id="228" w:author="Glauber Matteis Gadelha" w:date="2020-02-29T13:14:00Z">
            <w:r w:rsidR="005A250E">
              <w:rPr>
                <w:rStyle w:val="Hyperlink"/>
                <w:webHidden/>
              </w:rPr>
              <w:t>35</w:t>
            </w:r>
          </w:ins>
          <w:ins w:id="229" w:author="Glauber Matteis Gadelha" w:date="2020-02-29T12:18:00Z">
            <w:r w:rsidRPr="00B82568">
              <w:rPr>
                <w:rStyle w:val="Hyperlink"/>
                <w:webHidden/>
              </w:rPr>
              <w:fldChar w:fldCharType="end"/>
            </w:r>
            <w:r w:rsidRPr="006E13F9">
              <w:rPr>
                <w:rStyle w:val="Hyperlink"/>
              </w:rPr>
              <w:fldChar w:fldCharType="end"/>
            </w:r>
          </w:ins>
        </w:p>
        <w:p w14:paraId="4B0DBD3D" w14:textId="3ADF6AB4" w:rsidR="00B82568" w:rsidRPr="00B82568" w:rsidRDefault="00B82568" w:rsidP="00B82568">
          <w:pPr>
            <w:pStyle w:val="Sumrio1"/>
            <w:rPr>
              <w:ins w:id="230" w:author="Glauber Matteis Gadelha" w:date="2020-02-29T12:18:00Z"/>
              <w:rStyle w:val="Hyperlink"/>
            </w:rPr>
          </w:pPr>
          <w:ins w:id="231" w:author="Glauber Matteis Gadelha" w:date="2020-02-29T12:18:00Z">
            <w:r w:rsidRPr="006E13F9">
              <w:rPr>
                <w:rStyle w:val="Hyperlink"/>
              </w:rPr>
              <w:lastRenderedPageBreak/>
              <w:fldChar w:fldCharType="begin"/>
            </w:r>
            <w:r w:rsidRPr="006E13F9">
              <w:rPr>
                <w:rStyle w:val="Hyperlink"/>
              </w:rPr>
              <w:instrText xml:space="preserve"> </w:instrText>
            </w:r>
            <w:r w:rsidRPr="00B82568">
              <w:rPr>
                <w:rStyle w:val="Hyperlink"/>
              </w:rPr>
              <w:instrText>HYPERLINK \l "_Toc33871127"</w:instrText>
            </w:r>
            <w:r w:rsidRPr="006E13F9">
              <w:rPr>
                <w:rStyle w:val="Hyperlink"/>
              </w:rPr>
              <w:instrText xml:space="preserve"> </w:instrText>
            </w:r>
            <w:r w:rsidRPr="006E13F9">
              <w:rPr>
                <w:rStyle w:val="Hyperlink"/>
              </w:rPr>
              <w:fldChar w:fldCharType="separate"/>
            </w:r>
            <w:r w:rsidRPr="006E13F9">
              <w:rPr>
                <w:rStyle w:val="Hyperlink"/>
              </w:rPr>
              <w:t>4.4</w:t>
            </w:r>
          </w:ins>
          <w:ins w:id="232" w:author="Glauber Matteis Gadelha" w:date="2020-02-29T12:32:00Z">
            <w:r w:rsidR="007058F8">
              <w:rPr>
                <w:rStyle w:val="Hyperlink"/>
              </w:rPr>
              <w:tab/>
            </w:r>
          </w:ins>
          <w:ins w:id="233" w:author="Glauber Matteis Gadelha" w:date="2020-02-29T12:18:00Z">
            <w:r w:rsidRPr="006E13F9">
              <w:rPr>
                <w:rStyle w:val="Hyperlink"/>
              </w:rPr>
              <w:t>Modelo de Casos de Uso</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_Toc33871127 \h </w:instrText>
            </w:r>
          </w:ins>
          <w:r w:rsidRPr="00B82568">
            <w:rPr>
              <w:rStyle w:val="Hyperlink"/>
              <w:webHidden/>
            </w:rPr>
          </w:r>
          <w:r w:rsidRPr="00B82568">
            <w:rPr>
              <w:rStyle w:val="Hyperlink"/>
              <w:webHidden/>
            </w:rPr>
            <w:fldChar w:fldCharType="separate"/>
          </w:r>
          <w:ins w:id="234" w:author="Glauber Matteis Gadelha" w:date="2020-02-29T13:14:00Z">
            <w:r w:rsidR="005A250E">
              <w:rPr>
                <w:rStyle w:val="Hyperlink"/>
                <w:webHidden/>
              </w:rPr>
              <w:t>36</w:t>
            </w:r>
          </w:ins>
          <w:ins w:id="235" w:author="Glauber Matteis Gadelha" w:date="2020-02-29T12:18:00Z">
            <w:r w:rsidRPr="00B82568">
              <w:rPr>
                <w:rStyle w:val="Hyperlink"/>
                <w:webHidden/>
              </w:rPr>
              <w:fldChar w:fldCharType="end"/>
            </w:r>
            <w:r w:rsidRPr="006E13F9">
              <w:rPr>
                <w:rStyle w:val="Hyperlink"/>
              </w:rPr>
              <w:fldChar w:fldCharType="end"/>
            </w:r>
          </w:ins>
        </w:p>
        <w:p w14:paraId="692197C9" w14:textId="280D4A5E" w:rsidR="00B82568" w:rsidRPr="00B82568" w:rsidRDefault="00B82568" w:rsidP="00B82568">
          <w:pPr>
            <w:pStyle w:val="Sumrio1"/>
            <w:rPr>
              <w:ins w:id="236" w:author="Glauber Matteis Gadelha" w:date="2020-02-29T12:18:00Z"/>
              <w:rStyle w:val="Hyperlink"/>
            </w:rPr>
          </w:pPr>
          <w:ins w:id="23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"_Toc33871128"</w:instrText>
            </w:r>
            <w:r w:rsidRPr="006E13F9">
              <w:rPr>
                <w:rStyle w:val="Hyperlink"/>
              </w:rPr>
              <w:instrText xml:space="preserve"> </w:instrText>
            </w:r>
            <w:r w:rsidRPr="006E13F9">
              <w:rPr>
                <w:rStyle w:val="Hyperlink"/>
              </w:rPr>
              <w:fldChar w:fldCharType="separate"/>
            </w:r>
            <w:r w:rsidRPr="006E13F9">
              <w:rPr>
                <w:rStyle w:val="Hyperlink"/>
              </w:rPr>
              <w:t xml:space="preserve">4.5 </w:t>
            </w:r>
          </w:ins>
          <w:ins w:id="238" w:author="Glauber Matteis Gadelha" w:date="2020-02-29T12:32:00Z">
            <w:r w:rsidR="007058F8">
              <w:rPr>
                <w:rStyle w:val="Hyperlink"/>
              </w:rPr>
              <w:tab/>
            </w:r>
          </w:ins>
          <w:ins w:id="239" w:author="Glauber Matteis Gadelha" w:date="2020-02-29T12:18:00Z">
            <w:r w:rsidRPr="006E13F9">
              <w:rPr>
                <w:rStyle w:val="Hyperlink"/>
              </w:rPr>
              <w:t>Modelagem de classes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_Toc33871128 \h </w:instrText>
            </w:r>
          </w:ins>
          <w:r w:rsidRPr="00B82568">
            <w:rPr>
              <w:rStyle w:val="Hyperlink"/>
              <w:webHidden/>
            </w:rPr>
          </w:r>
          <w:r w:rsidRPr="00B82568">
            <w:rPr>
              <w:rStyle w:val="Hyperlink"/>
              <w:webHidden/>
            </w:rPr>
            <w:fldChar w:fldCharType="separate"/>
          </w:r>
          <w:ins w:id="240" w:author="Glauber Matteis Gadelha" w:date="2020-02-29T13:14:00Z">
            <w:r w:rsidR="005A250E">
              <w:rPr>
                <w:rStyle w:val="Hyperlink"/>
                <w:webHidden/>
              </w:rPr>
              <w:t>37</w:t>
            </w:r>
          </w:ins>
          <w:ins w:id="241" w:author="Glauber Matteis Gadelha" w:date="2020-02-29T12:18:00Z">
            <w:r w:rsidRPr="00B82568">
              <w:rPr>
                <w:rStyle w:val="Hyperlink"/>
                <w:webHidden/>
              </w:rPr>
              <w:fldChar w:fldCharType="end"/>
            </w:r>
            <w:r w:rsidRPr="006E13F9">
              <w:rPr>
                <w:rStyle w:val="Hyperlink"/>
              </w:rPr>
              <w:fldChar w:fldCharType="end"/>
            </w:r>
          </w:ins>
        </w:p>
        <w:p w14:paraId="48C8F6ED" w14:textId="20EABCDC" w:rsidR="00B82568" w:rsidRPr="00B82568" w:rsidRDefault="00B82568" w:rsidP="00B82568">
          <w:pPr>
            <w:pStyle w:val="Sumrio1"/>
            <w:rPr>
              <w:ins w:id="242" w:author="Glauber Matteis Gadelha" w:date="2020-02-29T12:18:00Z"/>
              <w:rStyle w:val="Hyperlink"/>
            </w:rPr>
          </w:pPr>
          <w:ins w:id="24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"_Toc33871129"</w:instrText>
            </w:r>
            <w:r w:rsidRPr="006E13F9">
              <w:rPr>
                <w:rStyle w:val="Hyperlink"/>
              </w:rPr>
              <w:instrText xml:space="preserve"> </w:instrText>
            </w:r>
            <w:r w:rsidRPr="006E13F9">
              <w:rPr>
                <w:rStyle w:val="Hyperlink"/>
              </w:rPr>
              <w:fldChar w:fldCharType="separate"/>
            </w:r>
            <w:r w:rsidRPr="006E13F9">
              <w:rPr>
                <w:rStyle w:val="Hyperlink"/>
              </w:rPr>
              <w:t xml:space="preserve">4.6 </w:t>
            </w:r>
          </w:ins>
          <w:ins w:id="244" w:author="Glauber Matteis Gadelha" w:date="2020-02-29T12:32:00Z">
            <w:r w:rsidR="007058F8">
              <w:rPr>
                <w:rStyle w:val="Hyperlink"/>
              </w:rPr>
              <w:tab/>
            </w:r>
          </w:ins>
          <w:ins w:id="245" w:author="Glauber Matteis Gadelha" w:date="2020-02-29T12:18:00Z">
            <w:r w:rsidRPr="006E13F9">
              <w:rPr>
                <w:rStyle w:val="Hyperlink"/>
              </w:rPr>
              <w:t>Modelagem dinâmica</w:t>
            </w:r>
            <w:r w:rsidRPr="00B82568">
              <w:rPr>
                <w:rStyle w:val="Hyperlink"/>
                <w:webHidden/>
              </w:rPr>
              <w:tab/>
            </w:r>
            <w:r w:rsidRPr="00B82568">
              <w:rPr>
                <w:rStyle w:val="Hyperlink"/>
                <w:webHidden/>
              </w:rPr>
              <w:fldChar w:fldCharType="begin"/>
            </w:r>
            <w:r w:rsidRPr="00B82568">
              <w:rPr>
                <w:rStyle w:val="Hyperlink"/>
                <w:webHidden/>
              </w:rPr>
              <w:instrText xml:space="preserve"> PAGEREF _Toc33871129 \h </w:instrText>
            </w:r>
          </w:ins>
          <w:r w:rsidRPr="00B82568">
            <w:rPr>
              <w:rStyle w:val="Hyperlink"/>
              <w:webHidden/>
            </w:rPr>
          </w:r>
          <w:r w:rsidRPr="00B82568">
            <w:rPr>
              <w:rStyle w:val="Hyperlink"/>
              <w:webHidden/>
            </w:rPr>
            <w:fldChar w:fldCharType="separate"/>
          </w:r>
          <w:ins w:id="246" w:author="Glauber Matteis Gadelha" w:date="2020-02-29T13:14:00Z">
            <w:r w:rsidR="005A250E">
              <w:rPr>
                <w:rStyle w:val="Hyperlink"/>
                <w:webHidden/>
              </w:rPr>
              <w:t>40</w:t>
            </w:r>
          </w:ins>
          <w:ins w:id="247" w:author="Glauber Matteis Gadelha" w:date="2020-02-29T12:18:00Z">
            <w:r w:rsidRPr="00B82568">
              <w:rPr>
                <w:rStyle w:val="Hyperlink"/>
                <w:webHidden/>
              </w:rPr>
              <w:fldChar w:fldCharType="end"/>
            </w:r>
            <w:r w:rsidRPr="006E13F9">
              <w:rPr>
                <w:rStyle w:val="Hyperlink"/>
              </w:rPr>
              <w:fldChar w:fldCharType="end"/>
            </w:r>
          </w:ins>
        </w:p>
        <w:p w14:paraId="60B5B411" w14:textId="685C0D0D" w:rsidR="00B82568" w:rsidRPr="00B82568" w:rsidRDefault="00B82568" w:rsidP="00B82568">
          <w:pPr>
            <w:pStyle w:val="Sumrio1"/>
            <w:rPr>
              <w:ins w:id="248" w:author="Glauber Matteis Gadelha" w:date="2020-02-29T12:18:00Z"/>
              <w:rStyle w:val="Hyperlink"/>
            </w:rPr>
          </w:pPr>
          <w:ins w:id="24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"_Toc33871130"</w:instrText>
            </w:r>
            <w:r w:rsidRPr="006E13F9">
              <w:rPr>
                <w:rStyle w:val="Hyperlink"/>
              </w:rPr>
              <w:instrText xml:space="preserve"> </w:instrText>
            </w:r>
            <w:r w:rsidRPr="006E13F9">
              <w:rPr>
                <w:rStyle w:val="Hyperlink"/>
              </w:rPr>
              <w:fldChar w:fldCharType="separate"/>
            </w:r>
            <w:r w:rsidRPr="006E13F9">
              <w:rPr>
                <w:rStyle w:val="Hyperlink"/>
              </w:rPr>
              <w:t xml:space="preserve">4.7 </w:t>
            </w:r>
          </w:ins>
          <w:ins w:id="250" w:author="Glauber Matteis Gadelha" w:date="2020-02-29T12:32:00Z">
            <w:r w:rsidR="007058F8">
              <w:rPr>
                <w:rStyle w:val="Hyperlink"/>
              </w:rPr>
              <w:tab/>
            </w:r>
          </w:ins>
          <w:ins w:id="251" w:author="Glauber Matteis Gadelha" w:date="2020-02-29T12:18:00Z">
            <w:r w:rsidRPr="006E13F9">
              <w:rPr>
                <w:rStyle w:val="Hyperlink"/>
              </w:rPr>
              <w:t>Desenvolvimento da Aplicação DashGen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_Toc33871130 \h </w:instrText>
            </w:r>
          </w:ins>
          <w:r w:rsidRPr="00B82568">
            <w:rPr>
              <w:rStyle w:val="Hyperlink"/>
              <w:webHidden/>
            </w:rPr>
          </w:r>
          <w:r w:rsidRPr="00B82568">
            <w:rPr>
              <w:rStyle w:val="Hyperlink"/>
              <w:webHidden/>
            </w:rPr>
            <w:fldChar w:fldCharType="separate"/>
          </w:r>
          <w:ins w:id="252" w:author="Glauber Matteis Gadelha" w:date="2020-02-29T13:14:00Z">
            <w:r w:rsidR="005A250E">
              <w:rPr>
                <w:rStyle w:val="Hyperlink"/>
                <w:webHidden/>
              </w:rPr>
              <w:t>42</w:t>
            </w:r>
          </w:ins>
          <w:ins w:id="253" w:author="Glauber Matteis Gadelha" w:date="2020-02-29T12:18:00Z">
            <w:r w:rsidRPr="00B82568">
              <w:rPr>
                <w:rStyle w:val="Hyperlink"/>
                <w:webHidden/>
              </w:rPr>
              <w:fldChar w:fldCharType="end"/>
            </w:r>
            <w:r w:rsidRPr="006E13F9">
              <w:rPr>
                <w:rStyle w:val="Hyperlink"/>
              </w:rPr>
              <w:fldChar w:fldCharType="end"/>
            </w:r>
          </w:ins>
        </w:p>
        <w:p w14:paraId="35C9E571" w14:textId="2E6D905A" w:rsidR="00B82568" w:rsidRPr="00B82568" w:rsidRDefault="00B82568" w:rsidP="00B82568">
          <w:pPr>
            <w:pStyle w:val="Sumrio1"/>
            <w:rPr>
              <w:ins w:id="254" w:author="Glauber Matteis Gadelha" w:date="2020-02-29T12:18:00Z"/>
              <w:rStyle w:val="Hyperlink"/>
            </w:rPr>
          </w:pPr>
          <w:ins w:id="25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"_Toc33871131"</w:instrText>
            </w:r>
            <w:r w:rsidRPr="006E13F9">
              <w:rPr>
                <w:rStyle w:val="Hyperlink"/>
              </w:rPr>
              <w:instrText xml:space="preserve"> </w:instrText>
            </w:r>
            <w:r w:rsidRPr="006E13F9">
              <w:rPr>
                <w:rStyle w:val="Hyperlink"/>
              </w:rPr>
              <w:fldChar w:fldCharType="separate"/>
            </w:r>
            <w:r w:rsidRPr="007E3AB8">
              <w:rPr>
                <w:rStyle w:val="Hyperlink"/>
                <w:b w:val="0"/>
              </w:rPr>
              <w:t xml:space="preserve">4.7.1 </w:t>
            </w:r>
          </w:ins>
          <w:ins w:id="256" w:author="Glauber Matteis Gadelha" w:date="2020-02-29T12:32:00Z">
            <w:r w:rsidR="007058F8">
              <w:rPr>
                <w:rStyle w:val="Hyperlink"/>
                <w:b w:val="0"/>
              </w:rPr>
              <w:tab/>
            </w:r>
          </w:ins>
          <w:ins w:id="257" w:author="Glauber Matteis Gadelha" w:date="2020-02-29T12:18:00Z">
            <w:r w:rsidRPr="007E3AB8">
              <w:rPr>
                <w:rStyle w:val="Hyperlink"/>
                <w:b w:val="0"/>
              </w:rPr>
              <w:t>A interface gráfica do usuário GUI</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_Toc33871131 \h </w:instrText>
            </w:r>
          </w:ins>
          <w:r w:rsidRPr="00B82568">
            <w:rPr>
              <w:rStyle w:val="Hyperlink"/>
              <w:webHidden/>
            </w:rPr>
          </w:r>
          <w:r w:rsidRPr="00B82568">
            <w:rPr>
              <w:rStyle w:val="Hyperlink"/>
              <w:webHidden/>
            </w:rPr>
            <w:fldChar w:fldCharType="separate"/>
          </w:r>
          <w:ins w:id="258" w:author="Glauber Matteis Gadelha" w:date="2020-02-29T13:14:00Z">
            <w:r w:rsidR="005A250E">
              <w:rPr>
                <w:rStyle w:val="Hyperlink"/>
                <w:webHidden/>
              </w:rPr>
              <w:t>43</w:t>
            </w:r>
          </w:ins>
          <w:ins w:id="259" w:author="Glauber Matteis Gadelha" w:date="2020-02-29T12:18:00Z">
            <w:r w:rsidRPr="00B82568">
              <w:rPr>
                <w:rStyle w:val="Hyperlink"/>
                <w:webHidden/>
              </w:rPr>
              <w:fldChar w:fldCharType="end"/>
            </w:r>
            <w:r w:rsidRPr="006E13F9">
              <w:rPr>
                <w:rStyle w:val="Hyperlink"/>
              </w:rPr>
              <w:fldChar w:fldCharType="end"/>
            </w:r>
          </w:ins>
        </w:p>
        <w:p w14:paraId="1D73DDCB" w14:textId="3C47A45D" w:rsidR="00B82568" w:rsidRPr="00B82568" w:rsidRDefault="00B82568" w:rsidP="00B82568">
          <w:pPr>
            <w:pStyle w:val="Sumrio1"/>
            <w:rPr>
              <w:ins w:id="260" w:author="Glauber Matteis Gadelha" w:date="2020-02-29T12:18:00Z"/>
              <w:rStyle w:val="Hyperlink"/>
            </w:rPr>
          </w:pPr>
          <w:ins w:id="26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"_Toc33871132"</w:instrText>
            </w:r>
            <w:r w:rsidRPr="006E13F9">
              <w:rPr>
                <w:rStyle w:val="Hyperlink"/>
              </w:rPr>
              <w:instrText xml:space="preserve"> </w:instrText>
            </w:r>
            <w:r w:rsidRPr="006E13F9">
              <w:rPr>
                <w:rStyle w:val="Hyperlink"/>
              </w:rPr>
              <w:fldChar w:fldCharType="separate"/>
            </w:r>
            <w:r w:rsidRPr="007E3AB8">
              <w:rPr>
                <w:rStyle w:val="Hyperlink"/>
                <w:b w:val="0"/>
              </w:rPr>
              <w:t xml:space="preserve">4.7.2 </w:t>
            </w:r>
          </w:ins>
          <w:ins w:id="262" w:author="Glauber Matteis Gadelha" w:date="2020-02-29T12:32:00Z">
            <w:r w:rsidR="007058F8">
              <w:rPr>
                <w:rStyle w:val="Hyperlink"/>
                <w:b w:val="0"/>
              </w:rPr>
              <w:tab/>
            </w:r>
          </w:ins>
          <w:ins w:id="263" w:author="Glauber Matteis Gadelha" w:date="2020-02-29T12:18:00Z">
            <w:r w:rsidRPr="007E3AB8">
              <w:rPr>
                <w:rStyle w:val="Hyperlink"/>
                <w:b w:val="0"/>
              </w:rPr>
              <w:t>Controlador</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_Toc33871132 \h </w:instrText>
            </w:r>
          </w:ins>
          <w:r w:rsidRPr="00B82568">
            <w:rPr>
              <w:rStyle w:val="Hyperlink"/>
              <w:webHidden/>
            </w:rPr>
          </w:r>
          <w:r w:rsidRPr="00B82568">
            <w:rPr>
              <w:rStyle w:val="Hyperlink"/>
              <w:webHidden/>
            </w:rPr>
            <w:fldChar w:fldCharType="separate"/>
          </w:r>
          <w:ins w:id="264" w:author="Glauber Matteis Gadelha" w:date="2020-02-29T13:14:00Z">
            <w:r w:rsidR="005A250E">
              <w:rPr>
                <w:rStyle w:val="Hyperlink"/>
                <w:webHidden/>
              </w:rPr>
              <w:t>45</w:t>
            </w:r>
          </w:ins>
          <w:ins w:id="265" w:author="Glauber Matteis Gadelha" w:date="2020-02-29T12:18:00Z">
            <w:r w:rsidRPr="00B82568">
              <w:rPr>
                <w:rStyle w:val="Hyperlink"/>
                <w:webHidden/>
              </w:rPr>
              <w:fldChar w:fldCharType="end"/>
            </w:r>
            <w:r w:rsidRPr="006E13F9">
              <w:rPr>
                <w:rStyle w:val="Hyperlink"/>
              </w:rPr>
              <w:fldChar w:fldCharType="end"/>
            </w:r>
          </w:ins>
        </w:p>
        <w:p w14:paraId="01108200" w14:textId="23794B32" w:rsidR="00B82568" w:rsidRPr="00B82568" w:rsidRDefault="00B82568" w:rsidP="00B82568">
          <w:pPr>
            <w:pStyle w:val="Sumrio1"/>
            <w:rPr>
              <w:ins w:id="266" w:author="Glauber Matteis Gadelha" w:date="2020-02-29T12:18:00Z"/>
              <w:rStyle w:val="Hyperlink"/>
            </w:rPr>
          </w:pPr>
          <w:ins w:id="267"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"_Toc33871133"</w:instrText>
            </w:r>
            <w:r w:rsidRPr="006E13F9">
              <w:rPr>
                <w:rStyle w:val="Hyperlink"/>
              </w:rPr>
              <w:instrText xml:space="preserve"> </w:instrText>
            </w:r>
            <w:r w:rsidRPr="006E13F9">
              <w:rPr>
                <w:rStyle w:val="Hyperlink"/>
              </w:rPr>
              <w:fldChar w:fldCharType="separate"/>
            </w:r>
            <w:r w:rsidRPr="007E3AB8">
              <w:rPr>
                <w:rStyle w:val="Hyperlink"/>
                <w:b w:val="0"/>
              </w:rPr>
              <w:t xml:space="preserve">4.7.3 </w:t>
            </w:r>
          </w:ins>
          <w:ins w:id="268" w:author="Glauber Matteis Gadelha" w:date="2020-02-29T12:32:00Z">
            <w:r w:rsidR="007058F8">
              <w:rPr>
                <w:rStyle w:val="Hyperlink"/>
                <w:b w:val="0"/>
              </w:rPr>
              <w:tab/>
            </w:r>
          </w:ins>
          <w:ins w:id="269" w:author="Glauber Matteis Gadelha" w:date="2020-02-29T12:18:00Z">
            <w:r w:rsidRPr="007E3AB8">
              <w:rPr>
                <w:rStyle w:val="Hyperlink"/>
                <w:b w:val="0"/>
              </w:rPr>
              <w:t>A classe Dataset</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_Toc33871133 \h </w:instrText>
            </w:r>
          </w:ins>
          <w:r w:rsidRPr="00B82568">
            <w:rPr>
              <w:rStyle w:val="Hyperlink"/>
              <w:webHidden/>
            </w:rPr>
          </w:r>
          <w:r w:rsidRPr="00B82568">
            <w:rPr>
              <w:rStyle w:val="Hyperlink"/>
              <w:webHidden/>
            </w:rPr>
            <w:fldChar w:fldCharType="separate"/>
          </w:r>
          <w:ins w:id="270" w:author="Glauber Matteis Gadelha" w:date="2020-02-29T13:14:00Z">
            <w:r w:rsidR="005A250E">
              <w:rPr>
                <w:rStyle w:val="Hyperlink"/>
                <w:webHidden/>
              </w:rPr>
              <w:t>47</w:t>
            </w:r>
          </w:ins>
          <w:ins w:id="271" w:author="Glauber Matteis Gadelha" w:date="2020-02-29T12:18:00Z">
            <w:r w:rsidRPr="00B82568">
              <w:rPr>
                <w:rStyle w:val="Hyperlink"/>
                <w:webHidden/>
              </w:rPr>
              <w:fldChar w:fldCharType="end"/>
            </w:r>
            <w:r w:rsidRPr="006E13F9">
              <w:rPr>
                <w:rStyle w:val="Hyperlink"/>
              </w:rPr>
              <w:fldChar w:fldCharType="end"/>
            </w:r>
          </w:ins>
        </w:p>
        <w:p w14:paraId="7157F7E3" w14:textId="7F46749C" w:rsidR="00B82568" w:rsidRPr="00B82568" w:rsidRDefault="00B82568" w:rsidP="00B82568">
          <w:pPr>
            <w:pStyle w:val="Sumrio1"/>
            <w:rPr>
              <w:ins w:id="272" w:author="Glauber Matteis Gadelha" w:date="2020-02-29T12:18:00Z"/>
              <w:rStyle w:val="Hyperlink"/>
            </w:rPr>
          </w:pPr>
          <w:ins w:id="273"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"_Toc33871134"</w:instrText>
            </w:r>
            <w:r w:rsidRPr="006E13F9">
              <w:rPr>
                <w:rStyle w:val="Hyperlink"/>
              </w:rPr>
              <w:instrText xml:space="preserve"> </w:instrText>
            </w:r>
            <w:r w:rsidRPr="006E13F9">
              <w:rPr>
                <w:rStyle w:val="Hyperlink"/>
              </w:rPr>
              <w:fldChar w:fldCharType="separate"/>
            </w:r>
            <w:r w:rsidRPr="007E3AB8">
              <w:rPr>
                <w:rStyle w:val="Hyperlink"/>
                <w:b w:val="0"/>
              </w:rPr>
              <w:t xml:space="preserve">4.7.4 </w:t>
            </w:r>
          </w:ins>
          <w:ins w:id="274" w:author="Glauber Matteis Gadelha" w:date="2020-02-29T12:32:00Z">
            <w:r w:rsidR="007058F8">
              <w:rPr>
                <w:rStyle w:val="Hyperlink"/>
                <w:b w:val="0"/>
              </w:rPr>
              <w:tab/>
            </w:r>
          </w:ins>
          <w:ins w:id="275" w:author="Glauber Matteis Gadelha" w:date="2020-02-29T12:18:00Z">
            <w:r w:rsidRPr="007E3AB8">
              <w:rPr>
                <w:rStyle w:val="Hyperlink"/>
                <w:b w:val="0"/>
              </w:rPr>
              <w:t>A classe Gerador e o gabarito dashboard.ftl</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_Toc33871134 \h </w:instrText>
            </w:r>
          </w:ins>
          <w:r w:rsidRPr="00B82568">
            <w:rPr>
              <w:rStyle w:val="Hyperlink"/>
              <w:webHidden/>
            </w:rPr>
          </w:r>
          <w:r w:rsidRPr="00B82568">
            <w:rPr>
              <w:rStyle w:val="Hyperlink"/>
              <w:webHidden/>
            </w:rPr>
            <w:fldChar w:fldCharType="separate"/>
          </w:r>
          <w:ins w:id="276" w:author="Glauber Matteis Gadelha" w:date="2020-02-29T13:14:00Z">
            <w:r w:rsidR="005A250E">
              <w:rPr>
                <w:rStyle w:val="Hyperlink"/>
                <w:webHidden/>
              </w:rPr>
              <w:t>48</w:t>
            </w:r>
          </w:ins>
          <w:ins w:id="277" w:author="Glauber Matteis Gadelha" w:date="2020-02-29T12:18:00Z">
            <w:r w:rsidRPr="00B82568">
              <w:rPr>
                <w:rStyle w:val="Hyperlink"/>
                <w:webHidden/>
              </w:rPr>
              <w:fldChar w:fldCharType="end"/>
            </w:r>
            <w:r w:rsidRPr="006E13F9">
              <w:rPr>
                <w:rStyle w:val="Hyperlink"/>
              </w:rPr>
              <w:fldChar w:fldCharType="end"/>
            </w:r>
          </w:ins>
        </w:p>
        <w:p w14:paraId="56CDC104" w14:textId="4CF46E65" w:rsidR="00B82568" w:rsidRPr="00B82568" w:rsidRDefault="00B82568" w:rsidP="00B82568">
          <w:pPr>
            <w:pStyle w:val="Sumrio1"/>
            <w:rPr>
              <w:ins w:id="278" w:author="Glauber Matteis Gadelha" w:date="2020-02-29T12:18:00Z"/>
              <w:rStyle w:val="Hyperlink"/>
            </w:rPr>
          </w:pPr>
          <w:ins w:id="279"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"_Toc33871135"</w:instrText>
            </w:r>
            <w:r w:rsidRPr="006E13F9">
              <w:rPr>
                <w:rStyle w:val="Hyperlink"/>
              </w:rPr>
              <w:instrText xml:space="preserve"> </w:instrText>
            </w:r>
            <w:r w:rsidRPr="006E13F9">
              <w:rPr>
                <w:rStyle w:val="Hyperlink"/>
              </w:rPr>
              <w:fldChar w:fldCharType="separate"/>
            </w:r>
            <w:r w:rsidRPr="007E3AB8">
              <w:rPr>
                <w:rStyle w:val="Hyperlink"/>
                <w:b w:val="0"/>
              </w:rPr>
              <w:t xml:space="preserve">4.7.5 </w:t>
            </w:r>
          </w:ins>
          <w:ins w:id="280" w:author="Glauber Matteis Gadelha" w:date="2020-02-29T12:32:00Z">
            <w:r w:rsidR="007058F8">
              <w:rPr>
                <w:rStyle w:val="Hyperlink"/>
                <w:b w:val="0"/>
              </w:rPr>
              <w:tab/>
            </w:r>
          </w:ins>
          <w:ins w:id="281" w:author="Glauber Matteis Gadelha" w:date="2020-02-29T12:18:00Z">
            <w:r w:rsidRPr="007E3AB8">
              <w:rPr>
                <w:rStyle w:val="Hyperlink"/>
                <w:b w:val="0"/>
              </w:rPr>
              <w:t>A classe PackSaida</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_Toc33871135 \h </w:instrText>
            </w:r>
          </w:ins>
          <w:r w:rsidRPr="00B82568">
            <w:rPr>
              <w:rStyle w:val="Hyperlink"/>
              <w:webHidden/>
            </w:rPr>
          </w:r>
          <w:r w:rsidRPr="00B82568">
            <w:rPr>
              <w:rStyle w:val="Hyperlink"/>
              <w:webHidden/>
            </w:rPr>
            <w:fldChar w:fldCharType="separate"/>
          </w:r>
          <w:ins w:id="282" w:author="Glauber Matteis Gadelha" w:date="2020-02-29T13:14:00Z">
            <w:r w:rsidR="005A250E">
              <w:rPr>
                <w:rStyle w:val="Hyperlink"/>
                <w:webHidden/>
              </w:rPr>
              <w:t>51</w:t>
            </w:r>
          </w:ins>
          <w:ins w:id="283" w:author="Glauber Matteis Gadelha" w:date="2020-02-29T12:18:00Z">
            <w:r w:rsidRPr="00B82568">
              <w:rPr>
                <w:rStyle w:val="Hyperlink"/>
                <w:webHidden/>
              </w:rPr>
              <w:fldChar w:fldCharType="end"/>
            </w:r>
            <w:r w:rsidRPr="006E13F9">
              <w:rPr>
                <w:rStyle w:val="Hyperlink"/>
              </w:rPr>
              <w:fldChar w:fldCharType="end"/>
            </w:r>
          </w:ins>
        </w:p>
        <w:p w14:paraId="2E729E15" w14:textId="583BFDEB" w:rsidR="00B82568" w:rsidRPr="00B82568" w:rsidRDefault="00B82568" w:rsidP="00B82568">
          <w:pPr>
            <w:pStyle w:val="Sumrio1"/>
            <w:rPr>
              <w:ins w:id="284" w:author="Glauber Matteis Gadelha" w:date="2020-02-29T12:18:00Z"/>
              <w:rStyle w:val="Hyperlink"/>
            </w:rPr>
          </w:pPr>
          <w:ins w:id="285"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"_Toc33871136"</w:instrText>
            </w:r>
            <w:r w:rsidRPr="006E13F9">
              <w:rPr>
                <w:rStyle w:val="Hyperlink"/>
              </w:rPr>
              <w:instrText xml:space="preserve"> </w:instrText>
            </w:r>
            <w:r w:rsidRPr="006E13F9">
              <w:rPr>
                <w:rStyle w:val="Hyperlink"/>
              </w:rPr>
              <w:fldChar w:fldCharType="separate"/>
            </w:r>
            <w:r w:rsidRPr="006E13F9">
              <w:rPr>
                <w:rStyle w:val="Hyperlink"/>
              </w:rPr>
              <w:t xml:space="preserve">4.8 </w:t>
            </w:r>
          </w:ins>
          <w:ins w:id="286" w:author="Glauber Matteis Gadelha" w:date="2020-02-29T12:32:00Z">
            <w:r w:rsidR="007058F8">
              <w:rPr>
                <w:rStyle w:val="Hyperlink"/>
              </w:rPr>
              <w:tab/>
            </w:r>
          </w:ins>
          <w:ins w:id="287" w:author="Glauber Matteis Gadelha" w:date="2020-02-29T12:18:00Z">
            <w:r w:rsidRPr="006E13F9">
              <w:rPr>
                <w:rStyle w:val="Hyperlink"/>
              </w:rPr>
              <w:t>Validação da Aplicação DashGen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_Toc33871136 \h </w:instrText>
            </w:r>
          </w:ins>
          <w:r w:rsidRPr="00B82568">
            <w:rPr>
              <w:rStyle w:val="Hyperlink"/>
              <w:webHidden/>
            </w:rPr>
          </w:r>
          <w:r w:rsidRPr="00B82568">
            <w:rPr>
              <w:rStyle w:val="Hyperlink"/>
              <w:webHidden/>
            </w:rPr>
            <w:fldChar w:fldCharType="separate"/>
          </w:r>
          <w:ins w:id="288" w:author="Glauber Matteis Gadelha" w:date="2020-02-29T13:14:00Z">
            <w:r w:rsidR="005A250E">
              <w:rPr>
                <w:rStyle w:val="Hyperlink"/>
                <w:webHidden/>
              </w:rPr>
              <w:t>53</w:t>
            </w:r>
          </w:ins>
          <w:ins w:id="289" w:author="Glauber Matteis Gadelha" w:date="2020-02-29T12:18:00Z">
            <w:r w:rsidRPr="00B82568">
              <w:rPr>
                <w:rStyle w:val="Hyperlink"/>
                <w:webHidden/>
              </w:rPr>
              <w:fldChar w:fldCharType="end"/>
            </w:r>
            <w:r w:rsidRPr="006E13F9">
              <w:rPr>
                <w:rStyle w:val="Hyperlink"/>
              </w:rPr>
              <w:fldChar w:fldCharType="end"/>
            </w:r>
          </w:ins>
        </w:p>
        <w:p w14:paraId="7E27471E" w14:textId="1089096C" w:rsidR="00B82568" w:rsidRPr="00B82568" w:rsidRDefault="00B82568" w:rsidP="00B82568">
          <w:pPr>
            <w:pStyle w:val="Sumrio1"/>
            <w:rPr>
              <w:ins w:id="290" w:author="Glauber Matteis Gadelha" w:date="2020-02-29T12:18:00Z"/>
              <w:rStyle w:val="Hyperlink"/>
            </w:rPr>
          </w:pPr>
          <w:ins w:id="291"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"_Toc33871137"</w:instrText>
            </w:r>
            <w:r w:rsidRPr="006E13F9">
              <w:rPr>
                <w:rStyle w:val="Hyperlink"/>
              </w:rPr>
              <w:instrText xml:space="preserve"> </w:instrText>
            </w:r>
            <w:r w:rsidRPr="006E13F9">
              <w:rPr>
                <w:rStyle w:val="Hyperlink"/>
              </w:rPr>
              <w:fldChar w:fldCharType="separate"/>
            </w:r>
            <w:r w:rsidRPr="006E13F9">
              <w:rPr>
                <w:rStyle w:val="Hyperlink"/>
              </w:rPr>
              <w:t>4.</w:t>
            </w:r>
          </w:ins>
          <w:ins w:id="292" w:author="Glauber Matteis Gadelha" w:date="2020-02-29T12:23:00Z">
            <w:r w:rsidR="003E7867">
              <w:rPr>
                <w:rStyle w:val="Hyperlink"/>
              </w:rPr>
              <w:t>9</w:t>
            </w:r>
          </w:ins>
          <w:ins w:id="293" w:author="Glauber Matteis Gadelha" w:date="2020-02-29T12:18:00Z">
            <w:r w:rsidRPr="006E13F9">
              <w:rPr>
                <w:rStyle w:val="Hyperlink"/>
              </w:rPr>
              <w:t xml:space="preserve"> </w:t>
            </w:r>
          </w:ins>
          <w:ins w:id="294" w:author="Glauber Matteis Gadelha" w:date="2020-02-29T12:32:00Z">
            <w:r w:rsidR="007058F8">
              <w:rPr>
                <w:rStyle w:val="Hyperlink"/>
              </w:rPr>
              <w:tab/>
            </w:r>
          </w:ins>
          <w:ins w:id="295" w:author="Glauber Matteis Gadelha" w:date="2020-02-29T12:18:00Z">
            <w:r w:rsidRPr="006E13F9">
              <w:rPr>
                <w:rStyle w:val="Hyperlink"/>
              </w:rPr>
              <w:t>Particularidades do ambiente para execução do DashGen</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_Toc33871137 \h </w:instrText>
            </w:r>
          </w:ins>
          <w:r w:rsidRPr="00B82568">
            <w:rPr>
              <w:rStyle w:val="Hyperlink"/>
              <w:webHidden/>
            </w:rPr>
          </w:r>
          <w:r w:rsidRPr="00B82568">
            <w:rPr>
              <w:rStyle w:val="Hyperlink"/>
              <w:webHidden/>
            </w:rPr>
            <w:fldChar w:fldCharType="separate"/>
          </w:r>
          <w:ins w:id="296" w:author="Glauber Matteis Gadelha" w:date="2020-02-29T13:14:00Z">
            <w:r w:rsidR="005A250E">
              <w:rPr>
                <w:rStyle w:val="Hyperlink"/>
                <w:webHidden/>
              </w:rPr>
              <w:t>56</w:t>
            </w:r>
          </w:ins>
          <w:ins w:id="297" w:author="Glauber Matteis Gadelha" w:date="2020-02-29T12:18:00Z">
            <w:r w:rsidRPr="00B82568">
              <w:rPr>
                <w:rStyle w:val="Hyperlink"/>
                <w:webHidden/>
              </w:rPr>
              <w:fldChar w:fldCharType="end"/>
            </w:r>
            <w:r w:rsidRPr="006E13F9">
              <w:rPr>
                <w:rStyle w:val="Hyperlink"/>
              </w:rPr>
              <w:fldChar w:fldCharType="end"/>
            </w:r>
          </w:ins>
        </w:p>
        <w:p w14:paraId="23C03ADE" w14:textId="77777777" w:rsidR="00167B36" w:rsidRDefault="00167B36" w:rsidP="00B82568">
          <w:pPr>
            <w:pStyle w:val="Sumrio1"/>
            <w:rPr>
              <w:ins w:id="298" w:author="Glauber Matteis Gadelha" w:date="2020-02-29T12:29:00Z"/>
              <w:rStyle w:val="Hyperlink"/>
            </w:rPr>
          </w:pPr>
        </w:p>
        <w:p w14:paraId="43E052A5" w14:textId="743B4108" w:rsidR="00B82568" w:rsidRPr="00B82568" w:rsidRDefault="00B82568" w:rsidP="00B82568">
          <w:pPr>
            <w:pStyle w:val="Sumrio1"/>
            <w:rPr>
              <w:ins w:id="299" w:author="Glauber Matteis Gadelha" w:date="2020-02-29T12:18:00Z"/>
              <w:rStyle w:val="Hyperlink"/>
            </w:rPr>
          </w:pPr>
          <w:ins w:id="300" w:author="Glauber Matteis Gadelha" w:date="2020-02-29T12:18:00Z">
            <w:r w:rsidRPr="006E13F9">
              <w:rPr>
                <w:rStyle w:val="Hyperlink"/>
              </w:rPr>
              <w:fldChar w:fldCharType="begin"/>
            </w:r>
            <w:r w:rsidRPr="006E13F9">
              <w:rPr>
                <w:rStyle w:val="Hyperlink"/>
              </w:rPr>
              <w:instrText xml:space="preserve"> </w:instrText>
            </w:r>
            <w:r w:rsidRPr="00B82568">
              <w:rPr>
                <w:rStyle w:val="Hyperlink"/>
              </w:rPr>
              <w:instrText>HYPERLINK \l "_Toc33871138"</w:instrText>
            </w:r>
            <w:r w:rsidRPr="006E13F9">
              <w:rPr>
                <w:rStyle w:val="Hyperlink"/>
              </w:rPr>
              <w:instrText xml:space="preserve"> </w:instrText>
            </w:r>
            <w:r w:rsidRPr="006E13F9">
              <w:rPr>
                <w:rStyle w:val="Hyperlink"/>
              </w:rPr>
              <w:fldChar w:fldCharType="separate"/>
            </w:r>
            <w:r w:rsidRPr="006E13F9">
              <w:rPr>
                <w:rStyle w:val="Hyperlink"/>
              </w:rPr>
              <w:t xml:space="preserve">5 </w:t>
            </w:r>
          </w:ins>
          <w:ins w:id="301" w:author="Glauber Matteis Gadelha" w:date="2020-02-29T12:32:00Z">
            <w:r w:rsidR="007058F8">
              <w:rPr>
                <w:rStyle w:val="Hyperlink"/>
              </w:rPr>
              <w:tab/>
            </w:r>
          </w:ins>
          <w:ins w:id="302" w:author="Glauber Matteis Gadelha" w:date="2020-02-29T12:18:00Z">
            <w:r w:rsidRPr="006E13F9">
              <w:rPr>
                <w:rStyle w:val="Hyperlink"/>
              </w:rPr>
              <w:t>CONSIDERAÇÕES FINAIS</w:t>
            </w:r>
            <w:r w:rsidRPr="00B82568">
              <w:rPr>
                <w:rStyle w:val="Hyperlink"/>
                <w:webHidden/>
              </w:rPr>
              <w:tab/>
            </w:r>
            <w:r w:rsidRPr="00B82568">
              <w:rPr>
                <w:rStyle w:val="Hyperlink"/>
                <w:webHidden/>
              </w:rPr>
              <w:fldChar w:fldCharType="begin"/>
            </w:r>
            <w:r w:rsidRPr="00B82568">
              <w:rPr>
                <w:rStyle w:val="Hyperlink"/>
                <w:webHidden/>
              </w:rPr>
              <w:instrText xml:space="preserve"> PAGEREF _Toc33871138 \h </w:instrText>
            </w:r>
          </w:ins>
          <w:r w:rsidRPr="00B82568">
            <w:rPr>
              <w:rStyle w:val="Hyperlink"/>
              <w:webHidden/>
            </w:rPr>
          </w:r>
          <w:r w:rsidRPr="00B82568">
            <w:rPr>
              <w:rStyle w:val="Hyperlink"/>
              <w:webHidden/>
            </w:rPr>
            <w:fldChar w:fldCharType="separate"/>
          </w:r>
          <w:ins w:id="303" w:author="Glauber Matteis Gadelha" w:date="2020-02-29T13:14:00Z">
            <w:r w:rsidR="005A250E">
              <w:rPr>
                <w:rStyle w:val="Hyperlink"/>
                <w:webHidden/>
              </w:rPr>
              <w:t>57</w:t>
            </w:r>
          </w:ins>
          <w:ins w:id="304" w:author="Glauber Matteis Gadelha" w:date="2020-02-29T12:18:00Z">
            <w:r w:rsidRPr="00B82568">
              <w:rPr>
                <w:rStyle w:val="Hyperlink"/>
                <w:webHidden/>
              </w:rPr>
              <w:fldChar w:fldCharType="end"/>
            </w:r>
            <w:r w:rsidRPr="006E13F9">
              <w:rPr>
                <w:rStyle w:val="Hyperlink"/>
              </w:rPr>
              <w:fldChar w:fldCharType="end"/>
            </w:r>
          </w:ins>
        </w:p>
        <w:p w14:paraId="203AD714" w14:textId="77777777" w:rsidR="007058F8" w:rsidRDefault="007058F8" w:rsidP="00B82568">
          <w:pPr>
            <w:pStyle w:val="Sumrio1"/>
            <w:rPr>
              <w:ins w:id="305" w:author="Glauber Matteis Gadelha" w:date="2020-02-29T12:32:00Z"/>
              <w:rStyle w:val="Hyperlink"/>
            </w:rPr>
          </w:pPr>
        </w:p>
        <w:p w14:paraId="0FCF4A74" w14:textId="0C59E7D2" w:rsidR="00B82568" w:rsidRDefault="007058F8" w:rsidP="00B82568">
          <w:pPr>
            <w:pStyle w:val="Sumrio1"/>
            <w:rPr>
              <w:ins w:id="306" w:author="Glauber Matteis Gadelha" w:date="2020-02-29T12:18:00Z"/>
              <w:rFonts w:asciiTheme="minorHAnsi" w:eastAsiaTheme="minorEastAsia" w:hAnsiTheme="minorHAnsi"/>
              <w:sz w:val="22"/>
              <w:lang w:eastAsia="pt-BR"/>
            </w:rPr>
          </w:pPr>
          <w:ins w:id="307" w:author="Glauber Matteis Gadelha" w:date="2020-02-29T12:32:00Z">
            <w:r>
              <w:rPr>
                <w:rStyle w:val="Hyperlink"/>
              </w:rPr>
              <w:tab/>
            </w:r>
          </w:ins>
          <w:ins w:id="308" w:author="Glauber Matteis Gadelha" w:date="2020-02-29T12:18:00Z">
            <w:r w:rsidR="00B82568" w:rsidRPr="006E13F9">
              <w:rPr>
                <w:rStyle w:val="Hyperlink"/>
              </w:rPr>
              <w:fldChar w:fldCharType="begin"/>
            </w:r>
            <w:r w:rsidR="00B82568" w:rsidRPr="006E13F9">
              <w:rPr>
                <w:rStyle w:val="Hyperlink"/>
              </w:rPr>
              <w:instrText xml:space="preserve"> </w:instrText>
            </w:r>
            <w:r w:rsidR="00B82568" w:rsidRPr="00B82568">
              <w:rPr>
                <w:rStyle w:val="Hyperlink"/>
              </w:rPr>
              <w:instrText>HYPERLINK \l "_Toc33871139"</w:instrText>
            </w:r>
            <w:r w:rsidR="00B82568" w:rsidRPr="006E13F9">
              <w:rPr>
                <w:rStyle w:val="Hyperlink"/>
              </w:rPr>
              <w:instrText xml:space="preserve"> </w:instrText>
            </w:r>
            <w:r w:rsidR="00B82568" w:rsidRPr="006E13F9">
              <w:rPr>
                <w:rStyle w:val="Hyperlink"/>
              </w:rPr>
              <w:fldChar w:fldCharType="separate"/>
            </w:r>
            <w:r w:rsidR="00B82568" w:rsidRPr="006E13F9">
              <w:rPr>
                <w:rStyle w:val="Hyperlink"/>
              </w:rPr>
              <w:t>REFERÊNCIAS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_Toc33871139 \h </w:instrText>
            </w:r>
          </w:ins>
          <w:r w:rsidR="00B82568" w:rsidRPr="00B82568">
            <w:rPr>
              <w:rStyle w:val="Hyperlink"/>
              <w:webHidden/>
            </w:rPr>
          </w:r>
          <w:r w:rsidR="00B82568" w:rsidRPr="00B82568">
            <w:rPr>
              <w:rStyle w:val="Hyperlink"/>
              <w:webHidden/>
            </w:rPr>
            <w:fldChar w:fldCharType="separate"/>
          </w:r>
          <w:ins w:id="309" w:author="Glauber Matteis Gadelha" w:date="2020-02-29T13:14:00Z">
            <w:r w:rsidR="005A250E">
              <w:rPr>
                <w:rStyle w:val="Hyperlink"/>
                <w:webHidden/>
              </w:rPr>
              <w:t>59</w:t>
            </w:r>
          </w:ins>
          <w:ins w:id="310" w:author="Glauber Matteis Gadelha" w:date="2020-02-29T12:18:00Z">
            <w:r w:rsidR="00B82568" w:rsidRPr="00B82568">
              <w:rPr>
                <w:rStyle w:val="Hyperlink"/>
                <w:webHidden/>
              </w:rPr>
              <w:fldChar w:fldCharType="end"/>
            </w:r>
            <w:r w:rsidR="00B82568" w:rsidRPr="006E13F9">
              <w:rPr>
                <w:rStyle w:val="Hyperlink"/>
              </w:rPr>
              <w:fldChar w:fldCharType="end"/>
            </w:r>
          </w:ins>
        </w:p>
        <w:p w14:paraId="5A689305" w14:textId="77777777" w:rsidR="00E710FE" w:rsidDel="00BB7BC7" w:rsidRDefault="00E710FE">
          <w:pPr>
            <w:pStyle w:val="Sumrio1"/>
            <w:rPr>
              <w:del w:id="311" w:author="Glauber Matteis Gadelha" w:date="2020-02-27T22:01:00Z"/>
              <w:rFonts w:asciiTheme="minorHAnsi" w:eastAsiaTheme="minorEastAsia" w:hAnsiTheme="minorHAnsi"/>
              <w:sz w:val="22"/>
              <w:lang w:eastAsia="pt-BR"/>
            </w:rPr>
          </w:pPr>
          <w:del w:id="312" w:author="Glauber Matteis Gadelha" w:date="2020-02-27T22:01:00Z">
            <w:r w:rsidRPr="00BB7BC7" w:rsidDel="00BB7BC7">
              <w:delText>1 INTRODUÇÃO</w:delText>
            </w:r>
            <w:r w:rsidDel="00BB7BC7">
              <w:rPr>
                <w:webHidden/>
              </w:rPr>
              <w:tab/>
              <w:delText>7</w:delText>
            </w:r>
          </w:del>
        </w:p>
        <w:p w14:paraId="78DD1A34" w14:textId="77777777" w:rsidR="00E710FE" w:rsidDel="00BB7BC7" w:rsidRDefault="00E710FE">
          <w:pPr>
            <w:pStyle w:val="Sumrio2"/>
            <w:rPr>
              <w:del w:id="313" w:author="Glauber Matteis Gadelha" w:date="2020-02-27T22:01:00Z"/>
              <w:rFonts w:asciiTheme="minorHAnsi" w:eastAsiaTheme="minorEastAsia" w:hAnsiTheme="minorHAnsi"/>
              <w:noProof/>
              <w:sz w:val="22"/>
              <w:lang w:eastAsia="pt-BR"/>
            </w:rPr>
          </w:pPr>
          <w:del w:id="314" w:author="Glauber Matteis Gadelha" w:date="2020-02-27T22:01:00Z">
            <w:r w:rsidRPr="00BB7BC7" w:rsidDel="00BB7BC7">
              <w:rPr>
                <w:noProof/>
              </w:rPr>
              <w:delText>1.1</w:delText>
            </w:r>
            <w:r w:rsidDel="00BB7BC7">
              <w:rPr>
                <w:rFonts w:asciiTheme="minorHAnsi" w:eastAsiaTheme="minorEastAsia" w:hAnsiTheme="minorHAnsi"/>
                <w:noProof/>
                <w:sz w:val="22"/>
                <w:lang w:eastAsia="pt-BR"/>
              </w:rPr>
              <w:tab/>
            </w:r>
            <w:r w:rsidRPr="00BB7BC7" w:rsidDel="00BB7BC7">
              <w:rPr>
                <w:noProof/>
              </w:rPr>
              <w:delText>Objetivo e delimitação de escopo</w:delText>
            </w:r>
            <w:r w:rsidDel="00BB7BC7">
              <w:rPr>
                <w:noProof/>
                <w:webHidden/>
              </w:rPr>
              <w:tab/>
              <w:delText>8</w:delText>
            </w:r>
          </w:del>
        </w:p>
        <w:p w14:paraId="5543329A" w14:textId="77777777" w:rsidR="00E710FE" w:rsidDel="00BB7BC7" w:rsidRDefault="00E710FE">
          <w:pPr>
            <w:pStyle w:val="Sumrio2"/>
            <w:rPr>
              <w:del w:id="315" w:author="Glauber Matteis Gadelha" w:date="2020-02-27T22:01:00Z"/>
              <w:rFonts w:asciiTheme="minorHAnsi" w:eastAsiaTheme="minorEastAsia" w:hAnsiTheme="minorHAnsi"/>
              <w:noProof/>
              <w:sz w:val="22"/>
              <w:lang w:eastAsia="pt-BR"/>
            </w:rPr>
          </w:pPr>
          <w:del w:id="316" w:author="Glauber Matteis Gadelha" w:date="2020-02-27T22:01:00Z">
            <w:r w:rsidRPr="00BB7BC7" w:rsidDel="00BB7BC7">
              <w:rPr>
                <w:noProof/>
              </w:rPr>
              <w:delText>1.2</w:delText>
            </w:r>
            <w:r w:rsidDel="00BB7BC7">
              <w:rPr>
                <w:rFonts w:asciiTheme="minorHAnsi" w:eastAsiaTheme="minorEastAsia" w:hAnsiTheme="minorHAnsi"/>
                <w:noProof/>
                <w:sz w:val="22"/>
                <w:lang w:eastAsia="pt-BR"/>
              </w:rPr>
              <w:tab/>
            </w:r>
            <w:r w:rsidRPr="00BB7BC7" w:rsidDel="00BB7BC7">
              <w:rPr>
                <w:noProof/>
              </w:rPr>
              <w:delText>Procedimentos metodológicos</w:delText>
            </w:r>
            <w:r w:rsidDel="00BB7BC7">
              <w:rPr>
                <w:noProof/>
                <w:webHidden/>
              </w:rPr>
              <w:tab/>
              <w:delText>9</w:delText>
            </w:r>
          </w:del>
        </w:p>
        <w:p w14:paraId="0DF92593" w14:textId="77777777" w:rsidR="00E710FE" w:rsidDel="00BB7BC7" w:rsidRDefault="00E710FE">
          <w:pPr>
            <w:pStyle w:val="Sumrio2"/>
            <w:rPr>
              <w:del w:id="317" w:author="Glauber Matteis Gadelha" w:date="2020-02-27T22:01:00Z"/>
              <w:rFonts w:asciiTheme="minorHAnsi" w:eastAsiaTheme="minorEastAsia" w:hAnsiTheme="minorHAnsi"/>
              <w:noProof/>
              <w:sz w:val="22"/>
              <w:lang w:eastAsia="pt-BR"/>
            </w:rPr>
          </w:pPr>
          <w:del w:id="318" w:author="Glauber Matteis Gadelha" w:date="2020-02-27T22:01:00Z">
            <w:r w:rsidRPr="00BB7BC7" w:rsidDel="00BB7BC7">
              <w:rPr>
                <w:noProof/>
              </w:rPr>
              <w:delText>1.3 Organização do trabalho</w:delText>
            </w:r>
            <w:r w:rsidDel="00BB7BC7">
              <w:rPr>
                <w:noProof/>
                <w:webHidden/>
              </w:rPr>
              <w:tab/>
              <w:delText>9</w:delText>
            </w:r>
          </w:del>
        </w:p>
        <w:p w14:paraId="2A2333E6" w14:textId="77777777" w:rsidR="00E710FE" w:rsidDel="00BB7BC7" w:rsidRDefault="00E710FE">
          <w:pPr>
            <w:pStyle w:val="Sumrio1"/>
            <w:rPr>
              <w:del w:id="319" w:author="Glauber Matteis Gadelha" w:date="2020-02-27T22:01:00Z"/>
              <w:rFonts w:asciiTheme="minorHAnsi" w:eastAsiaTheme="minorEastAsia" w:hAnsiTheme="minorHAnsi"/>
              <w:sz w:val="22"/>
              <w:lang w:eastAsia="pt-BR"/>
            </w:rPr>
          </w:pPr>
          <w:del w:id="320" w:author="Glauber Matteis Gadelha" w:date="2020-02-27T22:01:00Z">
            <w:r w:rsidRPr="00BB7BC7" w:rsidDel="00BB7BC7">
              <w:delText>2 FUNDAMENTAÇÃO TEÓRICA</w:delText>
            </w:r>
            <w:r w:rsidDel="00BB7BC7">
              <w:rPr>
                <w:webHidden/>
              </w:rPr>
              <w:tab/>
              <w:delText>9</w:delText>
            </w:r>
          </w:del>
        </w:p>
        <w:p w14:paraId="238ABA93" w14:textId="77777777" w:rsidR="00E710FE" w:rsidDel="00BB7BC7" w:rsidRDefault="00E710FE">
          <w:pPr>
            <w:pStyle w:val="Sumrio2"/>
            <w:rPr>
              <w:del w:id="321" w:author="Glauber Matteis Gadelha" w:date="2020-02-27T22:01:00Z"/>
              <w:rFonts w:asciiTheme="minorHAnsi" w:eastAsiaTheme="minorEastAsia" w:hAnsiTheme="minorHAnsi"/>
              <w:noProof/>
              <w:sz w:val="22"/>
              <w:lang w:eastAsia="pt-BR"/>
            </w:rPr>
          </w:pPr>
          <w:del w:id="322" w:author="Glauber Matteis Gadelha" w:date="2020-02-27T22:01:00Z">
            <w:r w:rsidRPr="00BB7BC7" w:rsidDel="00BB7BC7">
              <w:rPr>
                <w:noProof/>
              </w:rPr>
              <w:delText>2.1 Reuso de Software</w:delText>
            </w:r>
            <w:r w:rsidDel="00BB7BC7">
              <w:rPr>
                <w:noProof/>
                <w:webHidden/>
              </w:rPr>
              <w:tab/>
              <w:delText>9</w:delText>
            </w:r>
          </w:del>
        </w:p>
        <w:p w14:paraId="1C245FD6" w14:textId="77777777" w:rsidR="00E710FE" w:rsidDel="00BB7BC7" w:rsidRDefault="00E710FE">
          <w:pPr>
            <w:pStyle w:val="Sumrio3"/>
            <w:tabs>
              <w:tab w:val="right" w:pos="9061"/>
            </w:tabs>
            <w:rPr>
              <w:del w:id="323" w:author="Glauber Matteis Gadelha" w:date="2020-02-27T22:01:00Z"/>
              <w:noProof/>
            </w:rPr>
          </w:pPr>
          <w:del w:id="324" w:author="Glauber Matteis Gadelha" w:date="2020-02-27T22:01:00Z">
            <w:r w:rsidRPr="00BB7BC7" w:rsidDel="00BB7BC7">
              <w:rPr>
                <w:noProof/>
              </w:rPr>
              <w:delText>2.1.1 Técnicas de aplicação de reuso de software</w:delText>
            </w:r>
            <w:r w:rsidDel="00BB7BC7">
              <w:rPr>
                <w:noProof/>
                <w:webHidden/>
              </w:rPr>
              <w:tab/>
              <w:delText>11</w:delText>
            </w:r>
          </w:del>
        </w:p>
        <w:p w14:paraId="3A7D64B1" w14:textId="77777777" w:rsidR="00E710FE" w:rsidDel="00BB7BC7" w:rsidRDefault="00E710FE">
          <w:pPr>
            <w:pStyle w:val="Sumrio3"/>
            <w:tabs>
              <w:tab w:val="right" w:pos="9061"/>
            </w:tabs>
            <w:rPr>
              <w:del w:id="325" w:author="Glauber Matteis Gadelha" w:date="2020-02-27T22:01:00Z"/>
              <w:noProof/>
            </w:rPr>
          </w:pPr>
          <w:del w:id="326" w:author="Glauber Matteis Gadelha" w:date="2020-02-27T22:01:00Z">
            <w:r w:rsidRPr="00BB7BC7" w:rsidDel="00BB7BC7">
              <w:rPr>
                <w:noProof/>
              </w:rPr>
              <w:delText>2.1.2 Geradores de programas</w:delText>
            </w:r>
            <w:r w:rsidDel="00BB7BC7">
              <w:rPr>
                <w:noProof/>
                <w:webHidden/>
              </w:rPr>
              <w:tab/>
              <w:delText>13</w:delText>
            </w:r>
          </w:del>
        </w:p>
        <w:p w14:paraId="778CACDE" w14:textId="77777777" w:rsidR="00E710FE" w:rsidDel="00BB7BC7" w:rsidRDefault="00E710FE">
          <w:pPr>
            <w:pStyle w:val="Sumrio2"/>
            <w:rPr>
              <w:del w:id="327" w:author="Glauber Matteis Gadelha" w:date="2020-02-27T22:01:00Z"/>
              <w:rFonts w:asciiTheme="minorHAnsi" w:eastAsiaTheme="minorEastAsia" w:hAnsiTheme="minorHAnsi"/>
              <w:noProof/>
              <w:sz w:val="22"/>
              <w:lang w:eastAsia="pt-BR"/>
            </w:rPr>
          </w:pPr>
          <w:del w:id="328" w:author="Glauber Matteis Gadelha" w:date="2020-02-27T22:01:00Z">
            <w:r w:rsidRPr="00BB7BC7" w:rsidDel="00BB7BC7">
              <w:rPr>
                <w:noProof/>
              </w:rPr>
              <w:delText>2.2 Motores de gabarito (Template Engines)</w:delText>
            </w:r>
            <w:r w:rsidDel="00BB7BC7">
              <w:rPr>
                <w:noProof/>
                <w:webHidden/>
              </w:rPr>
              <w:tab/>
              <w:delText>14</w:delText>
            </w:r>
          </w:del>
        </w:p>
        <w:p w14:paraId="6AD0C74B" w14:textId="77777777" w:rsidR="00E710FE" w:rsidDel="00BB7BC7" w:rsidRDefault="00E710FE">
          <w:pPr>
            <w:pStyle w:val="Sumrio3"/>
            <w:tabs>
              <w:tab w:val="right" w:pos="9061"/>
            </w:tabs>
            <w:rPr>
              <w:del w:id="329" w:author="Glauber Matteis Gadelha" w:date="2020-02-27T22:01:00Z"/>
              <w:noProof/>
            </w:rPr>
          </w:pPr>
          <w:del w:id="330" w:author="Glauber Matteis Gadelha" w:date="2020-02-27T22:01:00Z">
            <w:r w:rsidRPr="00BB7BC7" w:rsidDel="00BB7BC7">
              <w:rPr>
                <w:noProof/>
              </w:rPr>
              <w:delText>2.2.1 Elementos básicos de motores de gabarito</w:delText>
            </w:r>
            <w:r w:rsidDel="00BB7BC7">
              <w:rPr>
                <w:noProof/>
                <w:webHidden/>
              </w:rPr>
              <w:tab/>
              <w:delText>14</w:delText>
            </w:r>
          </w:del>
        </w:p>
        <w:p w14:paraId="667A71D1" w14:textId="77777777" w:rsidR="00E710FE" w:rsidDel="00BB7BC7" w:rsidRDefault="00E710FE">
          <w:pPr>
            <w:pStyle w:val="Sumrio2"/>
            <w:rPr>
              <w:del w:id="331" w:author="Glauber Matteis Gadelha" w:date="2020-02-27T22:01:00Z"/>
              <w:rFonts w:asciiTheme="minorHAnsi" w:eastAsiaTheme="minorEastAsia" w:hAnsiTheme="minorHAnsi"/>
              <w:noProof/>
              <w:sz w:val="22"/>
              <w:lang w:eastAsia="pt-BR"/>
            </w:rPr>
          </w:pPr>
          <w:del w:id="332" w:author="Glauber Matteis Gadelha" w:date="2020-02-27T22:01:00Z">
            <w:r w:rsidRPr="00BB7BC7" w:rsidDel="00BB7BC7">
              <w:rPr>
                <w:noProof/>
              </w:rPr>
              <w:delText>2.3 Motores de gabaritos disponíveis para utilização no mercado atual</w:delText>
            </w:r>
            <w:r w:rsidDel="00BB7BC7">
              <w:rPr>
                <w:noProof/>
                <w:webHidden/>
              </w:rPr>
              <w:tab/>
              <w:delText>16</w:delText>
            </w:r>
          </w:del>
        </w:p>
        <w:p w14:paraId="026D5C96" w14:textId="77777777" w:rsidR="00E710FE" w:rsidDel="00BB7BC7" w:rsidRDefault="00E710FE">
          <w:pPr>
            <w:pStyle w:val="Sumrio3"/>
            <w:tabs>
              <w:tab w:val="right" w:pos="9061"/>
            </w:tabs>
            <w:rPr>
              <w:del w:id="333" w:author="Glauber Matteis Gadelha" w:date="2020-02-27T22:01:00Z"/>
              <w:noProof/>
            </w:rPr>
          </w:pPr>
          <w:del w:id="334" w:author="Glauber Matteis Gadelha" w:date="2020-02-27T22:01:00Z">
            <w:r w:rsidRPr="00BB7BC7" w:rsidDel="00BB7BC7">
              <w:rPr>
                <w:noProof/>
              </w:rPr>
              <w:delText>2.3.1 Apache Velocity</w:delText>
            </w:r>
            <w:r w:rsidDel="00BB7BC7">
              <w:rPr>
                <w:noProof/>
                <w:webHidden/>
              </w:rPr>
              <w:tab/>
              <w:delText>16</w:delText>
            </w:r>
          </w:del>
        </w:p>
        <w:p w14:paraId="38858B0F" w14:textId="77777777" w:rsidR="00E710FE" w:rsidDel="00BB7BC7" w:rsidRDefault="00E710FE">
          <w:pPr>
            <w:pStyle w:val="Sumrio3"/>
            <w:tabs>
              <w:tab w:val="right" w:pos="9061"/>
            </w:tabs>
            <w:rPr>
              <w:del w:id="335" w:author="Glauber Matteis Gadelha" w:date="2020-02-27T22:01:00Z"/>
              <w:noProof/>
            </w:rPr>
          </w:pPr>
          <w:del w:id="336" w:author="Glauber Matteis Gadelha" w:date="2020-02-27T22:01:00Z">
            <w:r w:rsidRPr="00BB7BC7" w:rsidDel="00BB7BC7">
              <w:rPr>
                <w:noProof/>
              </w:rPr>
              <w:delText>2.3.2 Apache Freemarker</w:delText>
            </w:r>
            <w:r w:rsidDel="00BB7BC7">
              <w:rPr>
                <w:noProof/>
                <w:webHidden/>
              </w:rPr>
              <w:tab/>
              <w:delText>18</w:delText>
            </w:r>
          </w:del>
        </w:p>
        <w:p w14:paraId="76348A80" w14:textId="77777777" w:rsidR="00E710FE" w:rsidDel="00BB7BC7" w:rsidRDefault="00E710FE">
          <w:pPr>
            <w:pStyle w:val="Sumrio3"/>
            <w:tabs>
              <w:tab w:val="right" w:pos="9061"/>
            </w:tabs>
            <w:rPr>
              <w:del w:id="337" w:author="Glauber Matteis Gadelha" w:date="2020-02-27T22:01:00Z"/>
              <w:noProof/>
            </w:rPr>
          </w:pPr>
          <w:del w:id="338" w:author="Glauber Matteis Gadelha" w:date="2020-02-27T22:01:00Z">
            <w:r w:rsidRPr="00BB7BC7" w:rsidDel="00BB7BC7">
              <w:rPr>
                <w:noProof/>
              </w:rPr>
              <w:delText>2.3.3 Critérios usados na avaliação dos motores de gabaritos pesquisados</w:delText>
            </w:r>
            <w:r w:rsidDel="00BB7BC7">
              <w:rPr>
                <w:noProof/>
                <w:webHidden/>
              </w:rPr>
              <w:tab/>
              <w:delText>21</w:delText>
            </w:r>
          </w:del>
        </w:p>
        <w:p w14:paraId="58B24F5A" w14:textId="77777777" w:rsidR="00E710FE" w:rsidDel="00BB7BC7" w:rsidRDefault="00E710FE">
          <w:pPr>
            <w:pStyle w:val="Sumrio2"/>
            <w:rPr>
              <w:del w:id="339" w:author="Glauber Matteis Gadelha" w:date="2020-02-27T22:01:00Z"/>
              <w:rFonts w:asciiTheme="minorHAnsi" w:eastAsiaTheme="minorEastAsia" w:hAnsiTheme="minorHAnsi"/>
              <w:noProof/>
              <w:sz w:val="22"/>
              <w:lang w:eastAsia="pt-BR"/>
            </w:rPr>
          </w:pPr>
          <w:del w:id="340" w:author="Glauber Matteis Gadelha" w:date="2020-02-27T22:01:00Z">
            <w:r w:rsidRPr="00BB7BC7" w:rsidDel="00BB7BC7">
              <w:rPr>
                <w:noProof/>
              </w:rPr>
              <w:delText>2.2 Apache Maven</w:delText>
            </w:r>
            <w:r w:rsidDel="00BB7BC7">
              <w:rPr>
                <w:noProof/>
                <w:webHidden/>
              </w:rPr>
              <w:tab/>
              <w:delText>21</w:delText>
            </w:r>
          </w:del>
        </w:p>
        <w:p w14:paraId="4B9B1D77" w14:textId="77777777" w:rsidR="00E710FE" w:rsidDel="00BB7BC7" w:rsidRDefault="00E710FE">
          <w:pPr>
            <w:pStyle w:val="Sumrio2"/>
            <w:rPr>
              <w:del w:id="341" w:author="Glauber Matteis Gadelha" w:date="2020-02-27T22:01:00Z"/>
              <w:rFonts w:asciiTheme="minorHAnsi" w:eastAsiaTheme="minorEastAsia" w:hAnsiTheme="minorHAnsi"/>
              <w:noProof/>
              <w:sz w:val="22"/>
              <w:lang w:eastAsia="pt-BR"/>
            </w:rPr>
          </w:pPr>
          <w:del w:id="342" w:author="Glauber Matteis Gadelha" w:date="2020-02-27T22:01:00Z">
            <w:r w:rsidRPr="00BB7BC7" w:rsidDel="00BB7BC7">
              <w:rPr>
                <w:noProof/>
              </w:rPr>
              <w:delText>2.4 DC.js</w:delText>
            </w:r>
            <w:r w:rsidDel="00BB7BC7">
              <w:rPr>
                <w:noProof/>
                <w:webHidden/>
              </w:rPr>
              <w:tab/>
              <w:delText>23</w:delText>
            </w:r>
          </w:del>
        </w:p>
        <w:p w14:paraId="18C63C0B" w14:textId="77777777" w:rsidR="00E710FE" w:rsidDel="00BB7BC7" w:rsidRDefault="00E710FE">
          <w:pPr>
            <w:pStyle w:val="Sumrio3"/>
            <w:tabs>
              <w:tab w:val="right" w:pos="9061"/>
            </w:tabs>
            <w:rPr>
              <w:del w:id="343" w:author="Glauber Matteis Gadelha" w:date="2020-02-27T22:01:00Z"/>
              <w:noProof/>
            </w:rPr>
          </w:pPr>
          <w:del w:id="344" w:author="Glauber Matteis Gadelha" w:date="2020-02-27T22:01:00Z">
            <w:r w:rsidRPr="00BB7BC7" w:rsidDel="00BB7BC7">
              <w:rPr>
                <w:noProof/>
              </w:rPr>
              <w:delText>2.4.1 Crossfilter.js</w:delText>
            </w:r>
            <w:r w:rsidDel="00BB7BC7">
              <w:rPr>
                <w:noProof/>
                <w:webHidden/>
              </w:rPr>
              <w:tab/>
              <w:delText>24</w:delText>
            </w:r>
          </w:del>
        </w:p>
        <w:p w14:paraId="07FA355C" w14:textId="77777777" w:rsidR="00E710FE" w:rsidDel="00BB7BC7" w:rsidRDefault="00E710FE">
          <w:pPr>
            <w:pStyle w:val="Sumrio3"/>
            <w:tabs>
              <w:tab w:val="right" w:pos="9061"/>
            </w:tabs>
            <w:rPr>
              <w:del w:id="345" w:author="Glauber Matteis Gadelha" w:date="2020-02-27T22:01:00Z"/>
              <w:noProof/>
            </w:rPr>
          </w:pPr>
          <w:del w:id="346" w:author="Glauber Matteis Gadelha" w:date="2020-02-27T22:01:00Z">
            <w:r w:rsidRPr="00BB7BC7" w:rsidDel="00BB7BC7">
              <w:rPr>
                <w:noProof/>
              </w:rPr>
              <w:delText>2.4.2 D3.js</w:delText>
            </w:r>
            <w:r w:rsidDel="00BB7BC7">
              <w:rPr>
                <w:noProof/>
                <w:webHidden/>
              </w:rPr>
              <w:tab/>
              <w:delText>24</w:delText>
            </w:r>
          </w:del>
        </w:p>
        <w:p w14:paraId="24DDC937" w14:textId="77777777" w:rsidR="00E710FE" w:rsidDel="00BB7BC7" w:rsidRDefault="00E710FE">
          <w:pPr>
            <w:pStyle w:val="Sumrio2"/>
            <w:rPr>
              <w:del w:id="347" w:author="Glauber Matteis Gadelha" w:date="2020-02-27T22:01:00Z"/>
              <w:rFonts w:asciiTheme="minorHAnsi" w:eastAsiaTheme="minorEastAsia" w:hAnsiTheme="minorHAnsi"/>
              <w:noProof/>
              <w:sz w:val="22"/>
              <w:lang w:eastAsia="pt-BR"/>
            </w:rPr>
          </w:pPr>
          <w:del w:id="348" w:author="Glauber Matteis Gadelha" w:date="2020-02-27T22:01:00Z">
            <w:r w:rsidRPr="00BB7BC7" w:rsidDel="00BB7BC7">
              <w:rPr>
                <w:noProof/>
              </w:rPr>
              <w:delText>2.5 Outras bibliotecas utilizadas neste trabalho</w:delText>
            </w:r>
            <w:r w:rsidDel="00BB7BC7">
              <w:rPr>
                <w:noProof/>
                <w:webHidden/>
              </w:rPr>
              <w:tab/>
              <w:delText>24</w:delText>
            </w:r>
          </w:del>
        </w:p>
        <w:p w14:paraId="6B7CFEB2" w14:textId="77777777" w:rsidR="00E710FE" w:rsidDel="00BB7BC7" w:rsidRDefault="00E710FE">
          <w:pPr>
            <w:pStyle w:val="Sumrio3"/>
            <w:tabs>
              <w:tab w:val="right" w:pos="9061"/>
            </w:tabs>
            <w:rPr>
              <w:del w:id="349" w:author="Glauber Matteis Gadelha" w:date="2020-02-27T22:01:00Z"/>
              <w:noProof/>
            </w:rPr>
          </w:pPr>
          <w:del w:id="350" w:author="Glauber Matteis Gadelha" w:date="2020-02-27T22:01:00Z">
            <w:r w:rsidRPr="00BB7BC7" w:rsidDel="00BB7BC7">
              <w:rPr>
                <w:rFonts w:eastAsiaTheme="minorHAnsi"/>
                <w:noProof/>
              </w:rPr>
              <w:delText>2.5.1 Apache Commons CSV</w:delText>
            </w:r>
            <w:r w:rsidDel="00BB7BC7">
              <w:rPr>
                <w:noProof/>
                <w:webHidden/>
              </w:rPr>
              <w:tab/>
              <w:delText>25</w:delText>
            </w:r>
          </w:del>
        </w:p>
        <w:p w14:paraId="3543E9F3" w14:textId="77777777" w:rsidR="00E710FE" w:rsidDel="00BB7BC7" w:rsidRDefault="00E710FE">
          <w:pPr>
            <w:pStyle w:val="Sumrio3"/>
            <w:tabs>
              <w:tab w:val="right" w:pos="9061"/>
            </w:tabs>
            <w:rPr>
              <w:del w:id="351" w:author="Glauber Matteis Gadelha" w:date="2020-02-27T22:01:00Z"/>
              <w:noProof/>
            </w:rPr>
          </w:pPr>
          <w:del w:id="352" w:author="Glauber Matteis Gadelha" w:date="2020-02-27T22:01:00Z">
            <w:r w:rsidRPr="00BB7BC7" w:rsidDel="00BB7BC7">
              <w:rPr>
                <w:noProof/>
              </w:rPr>
              <w:delText>2.5.2 Apache Commons IO</w:delText>
            </w:r>
            <w:r w:rsidDel="00BB7BC7">
              <w:rPr>
                <w:noProof/>
                <w:webHidden/>
              </w:rPr>
              <w:tab/>
              <w:delText>25</w:delText>
            </w:r>
          </w:del>
        </w:p>
        <w:p w14:paraId="0972EFB7" w14:textId="77777777" w:rsidR="00E710FE" w:rsidDel="00BB7BC7" w:rsidRDefault="00E710FE">
          <w:pPr>
            <w:pStyle w:val="Sumrio3"/>
            <w:tabs>
              <w:tab w:val="right" w:pos="9061"/>
            </w:tabs>
            <w:rPr>
              <w:del w:id="353" w:author="Glauber Matteis Gadelha" w:date="2020-02-27T22:01:00Z"/>
              <w:noProof/>
            </w:rPr>
          </w:pPr>
          <w:del w:id="354" w:author="Glauber Matteis Gadelha" w:date="2020-02-27T22:01:00Z">
            <w:r w:rsidRPr="00BB7BC7" w:rsidDel="00BB7BC7">
              <w:rPr>
                <w:noProof/>
              </w:rPr>
              <w:delText>2.5.3 Zeroturnaround ZT-ZIP</w:delText>
            </w:r>
            <w:r w:rsidDel="00BB7BC7">
              <w:rPr>
                <w:noProof/>
                <w:webHidden/>
              </w:rPr>
              <w:tab/>
              <w:delText>25</w:delText>
            </w:r>
          </w:del>
        </w:p>
        <w:p w14:paraId="1962EA31" w14:textId="77777777" w:rsidR="00E710FE" w:rsidDel="00BB7BC7" w:rsidRDefault="00E710FE">
          <w:pPr>
            <w:pStyle w:val="Sumrio2"/>
            <w:rPr>
              <w:del w:id="355" w:author="Glauber Matteis Gadelha" w:date="2020-02-27T22:01:00Z"/>
              <w:rFonts w:asciiTheme="minorHAnsi" w:eastAsiaTheme="minorEastAsia" w:hAnsiTheme="minorHAnsi"/>
              <w:noProof/>
              <w:sz w:val="22"/>
              <w:lang w:eastAsia="pt-BR"/>
            </w:rPr>
          </w:pPr>
          <w:del w:id="356" w:author="Glauber Matteis Gadelha" w:date="2020-02-27T22:01:00Z">
            <w:r w:rsidRPr="00BB7BC7" w:rsidDel="00BB7BC7">
              <w:rPr>
                <w:noProof/>
              </w:rPr>
              <w:delText>2.6 JavaFX 8</w:delText>
            </w:r>
            <w:r w:rsidDel="00BB7BC7">
              <w:rPr>
                <w:noProof/>
                <w:webHidden/>
              </w:rPr>
              <w:tab/>
              <w:delText>25</w:delText>
            </w:r>
          </w:del>
        </w:p>
        <w:p w14:paraId="02BF21D0" w14:textId="77777777" w:rsidR="00E710FE" w:rsidDel="00BB7BC7" w:rsidRDefault="00E710FE">
          <w:pPr>
            <w:pStyle w:val="Sumrio1"/>
            <w:rPr>
              <w:del w:id="357" w:author="Glauber Matteis Gadelha" w:date="2020-02-27T22:01:00Z"/>
              <w:rFonts w:asciiTheme="minorHAnsi" w:eastAsiaTheme="minorEastAsia" w:hAnsiTheme="minorHAnsi"/>
              <w:sz w:val="22"/>
              <w:lang w:eastAsia="pt-BR"/>
            </w:rPr>
          </w:pPr>
          <w:del w:id="358" w:author="Glauber Matteis Gadelha" w:date="2020-02-27T22:01:00Z">
            <w:r w:rsidRPr="00BB7BC7" w:rsidDel="00BB7BC7">
              <w:delText>3 SOLUÇÕES CORRELATAS</w:delText>
            </w:r>
            <w:r w:rsidDel="00BB7BC7">
              <w:rPr>
                <w:webHidden/>
              </w:rPr>
              <w:tab/>
              <w:delText>27</w:delText>
            </w:r>
          </w:del>
        </w:p>
        <w:p w14:paraId="7980CB07" w14:textId="77777777" w:rsidR="00E710FE" w:rsidDel="00BB7BC7" w:rsidRDefault="00E710FE">
          <w:pPr>
            <w:pStyle w:val="Sumrio2"/>
            <w:rPr>
              <w:del w:id="359" w:author="Glauber Matteis Gadelha" w:date="2020-02-27T22:01:00Z"/>
              <w:rFonts w:asciiTheme="minorHAnsi" w:eastAsiaTheme="minorEastAsia" w:hAnsiTheme="minorHAnsi"/>
              <w:noProof/>
              <w:sz w:val="22"/>
              <w:lang w:eastAsia="pt-BR"/>
            </w:rPr>
          </w:pPr>
          <w:del w:id="360" w:author="Glauber Matteis Gadelha" w:date="2020-02-27T22:01:00Z">
            <w:r w:rsidRPr="00BB7BC7" w:rsidDel="00BB7BC7">
              <w:rPr>
                <w:noProof/>
              </w:rPr>
              <w:delText>3.1 Qlik Sense</w:delText>
            </w:r>
            <w:r w:rsidDel="00BB7BC7">
              <w:rPr>
                <w:noProof/>
                <w:webHidden/>
              </w:rPr>
              <w:tab/>
              <w:delText>27</w:delText>
            </w:r>
          </w:del>
        </w:p>
        <w:p w14:paraId="5CF9BAAA" w14:textId="77777777" w:rsidR="00E710FE" w:rsidDel="00BB7BC7" w:rsidRDefault="00E710FE">
          <w:pPr>
            <w:pStyle w:val="Sumrio2"/>
            <w:rPr>
              <w:del w:id="361" w:author="Glauber Matteis Gadelha" w:date="2020-02-27T22:01:00Z"/>
              <w:rFonts w:asciiTheme="minorHAnsi" w:eastAsiaTheme="minorEastAsia" w:hAnsiTheme="minorHAnsi"/>
              <w:noProof/>
              <w:sz w:val="22"/>
              <w:lang w:eastAsia="pt-BR"/>
            </w:rPr>
          </w:pPr>
          <w:del w:id="362" w:author="Glauber Matteis Gadelha" w:date="2020-02-27T22:01:00Z">
            <w:r w:rsidRPr="00BB7BC7" w:rsidDel="00BB7BC7">
              <w:rPr>
                <w:noProof/>
              </w:rPr>
              <w:delText>3.2 Tableau Desktop</w:delText>
            </w:r>
            <w:r w:rsidDel="00BB7BC7">
              <w:rPr>
                <w:noProof/>
                <w:webHidden/>
              </w:rPr>
              <w:tab/>
              <w:delText>28</w:delText>
            </w:r>
          </w:del>
        </w:p>
        <w:p w14:paraId="737AE48C" w14:textId="77777777" w:rsidR="00E710FE" w:rsidDel="00BB7BC7" w:rsidRDefault="00E710FE">
          <w:pPr>
            <w:pStyle w:val="Sumrio2"/>
            <w:rPr>
              <w:del w:id="363" w:author="Glauber Matteis Gadelha" w:date="2020-02-27T22:01:00Z"/>
              <w:rFonts w:asciiTheme="minorHAnsi" w:eastAsiaTheme="minorEastAsia" w:hAnsiTheme="minorHAnsi"/>
              <w:noProof/>
              <w:sz w:val="22"/>
              <w:lang w:eastAsia="pt-BR"/>
            </w:rPr>
          </w:pPr>
          <w:del w:id="364" w:author="Glauber Matteis Gadelha" w:date="2020-02-27T22:01:00Z">
            <w:r w:rsidRPr="00BB7BC7" w:rsidDel="00BB7BC7">
              <w:rPr>
                <w:noProof/>
              </w:rPr>
              <w:delText>3.3 Microsoft Power BI</w:delText>
            </w:r>
            <w:r w:rsidDel="00BB7BC7">
              <w:rPr>
                <w:noProof/>
                <w:webHidden/>
              </w:rPr>
              <w:tab/>
              <w:delText>30</w:delText>
            </w:r>
          </w:del>
        </w:p>
        <w:p w14:paraId="4C9EB210" w14:textId="77777777" w:rsidR="00E710FE" w:rsidDel="00BB7BC7" w:rsidRDefault="00E710FE">
          <w:pPr>
            <w:pStyle w:val="Sumrio1"/>
            <w:rPr>
              <w:del w:id="365" w:author="Glauber Matteis Gadelha" w:date="2020-02-27T22:01:00Z"/>
              <w:rFonts w:asciiTheme="minorHAnsi" w:eastAsiaTheme="minorEastAsia" w:hAnsiTheme="minorHAnsi"/>
              <w:sz w:val="22"/>
              <w:lang w:eastAsia="pt-BR"/>
            </w:rPr>
          </w:pPr>
          <w:del w:id="366" w:author="Glauber Matteis Gadelha" w:date="2020-02-27T22:01:00Z">
            <w:r w:rsidRPr="00BB7BC7" w:rsidDel="00BB7BC7">
              <w:delText>4 Desenvolvimento do Protótipo</w:delText>
            </w:r>
            <w:r w:rsidDel="00BB7BC7">
              <w:rPr>
                <w:webHidden/>
              </w:rPr>
              <w:tab/>
              <w:delText>31</w:delText>
            </w:r>
          </w:del>
        </w:p>
        <w:p w14:paraId="7F21FC88" w14:textId="77777777" w:rsidR="00E710FE" w:rsidDel="00BB7BC7" w:rsidRDefault="00E710FE">
          <w:pPr>
            <w:pStyle w:val="Sumrio2"/>
            <w:rPr>
              <w:del w:id="367" w:author="Glauber Matteis Gadelha" w:date="2020-02-27T22:01:00Z"/>
              <w:rFonts w:asciiTheme="minorHAnsi" w:eastAsiaTheme="minorEastAsia" w:hAnsiTheme="minorHAnsi"/>
              <w:noProof/>
              <w:sz w:val="22"/>
              <w:lang w:eastAsia="pt-BR"/>
            </w:rPr>
          </w:pPr>
          <w:del w:id="368" w:author="Glauber Matteis Gadelha" w:date="2020-02-27T22:01:00Z">
            <w:r w:rsidRPr="00BB7BC7" w:rsidDel="00BB7BC7">
              <w:rPr>
                <w:noProof/>
              </w:rPr>
              <w:delText>4.1 - Descrição Geral</w:delText>
            </w:r>
            <w:r w:rsidDel="00BB7BC7">
              <w:rPr>
                <w:noProof/>
                <w:webHidden/>
              </w:rPr>
              <w:tab/>
              <w:delText>31</w:delText>
            </w:r>
          </w:del>
        </w:p>
        <w:p w14:paraId="55E1DCC0" w14:textId="77777777" w:rsidR="00E710FE" w:rsidDel="00BB7BC7" w:rsidRDefault="00E710FE">
          <w:pPr>
            <w:pStyle w:val="Sumrio2"/>
            <w:rPr>
              <w:del w:id="369" w:author="Glauber Matteis Gadelha" w:date="2020-02-27T22:01:00Z"/>
              <w:rFonts w:asciiTheme="minorHAnsi" w:eastAsiaTheme="minorEastAsia" w:hAnsiTheme="minorHAnsi"/>
              <w:noProof/>
              <w:sz w:val="22"/>
              <w:lang w:eastAsia="pt-BR"/>
            </w:rPr>
          </w:pPr>
          <w:del w:id="370" w:author="Glauber Matteis Gadelha" w:date="2020-02-27T22:01:00Z">
            <w:r w:rsidRPr="00BB7BC7" w:rsidDel="00BB7BC7">
              <w:rPr>
                <w:noProof/>
              </w:rPr>
              <w:delText>4.2 Descrição das Etapas de Desenvolvimento</w:delText>
            </w:r>
            <w:r w:rsidDel="00BB7BC7">
              <w:rPr>
                <w:noProof/>
                <w:webHidden/>
              </w:rPr>
              <w:tab/>
              <w:delText>33</w:delText>
            </w:r>
          </w:del>
        </w:p>
        <w:p w14:paraId="54DE8897" w14:textId="77777777" w:rsidR="00E710FE" w:rsidDel="00BB7BC7" w:rsidRDefault="00E710FE">
          <w:pPr>
            <w:pStyle w:val="Sumrio2"/>
            <w:rPr>
              <w:del w:id="371" w:author="Glauber Matteis Gadelha" w:date="2020-02-27T22:01:00Z"/>
              <w:rFonts w:asciiTheme="minorHAnsi" w:eastAsiaTheme="minorEastAsia" w:hAnsiTheme="minorHAnsi"/>
              <w:noProof/>
              <w:sz w:val="22"/>
              <w:lang w:eastAsia="pt-BR"/>
            </w:rPr>
          </w:pPr>
          <w:del w:id="372" w:author="Glauber Matteis Gadelha" w:date="2020-02-27T22:01:00Z">
            <w:r w:rsidRPr="00BB7BC7" w:rsidDel="00BB7BC7">
              <w:rPr>
                <w:noProof/>
              </w:rPr>
              <w:delText>4.3 – Levantamento dos Requisitos</w:delText>
            </w:r>
            <w:r w:rsidDel="00BB7BC7">
              <w:rPr>
                <w:noProof/>
                <w:webHidden/>
              </w:rPr>
              <w:tab/>
              <w:delText>33</w:delText>
            </w:r>
          </w:del>
        </w:p>
        <w:p w14:paraId="782AF6B2" w14:textId="77777777" w:rsidR="00E710FE" w:rsidDel="00BB7BC7" w:rsidRDefault="00E710FE">
          <w:pPr>
            <w:pStyle w:val="Sumrio2"/>
            <w:rPr>
              <w:del w:id="373" w:author="Glauber Matteis Gadelha" w:date="2020-02-27T22:01:00Z"/>
              <w:rFonts w:asciiTheme="minorHAnsi" w:eastAsiaTheme="minorEastAsia" w:hAnsiTheme="minorHAnsi"/>
              <w:noProof/>
              <w:sz w:val="22"/>
              <w:lang w:eastAsia="pt-BR"/>
            </w:rPr>
          </w:pPr>
          <w:del w:id="374" w:author="Glauber Matteis Gadelha" w:date="2020-02-27T22:01:00Z">
            <w:r w:rsidRPr="00BB7BC7" w:rsidDel="00BB7BC7">
              <w:rPr>
                <w:noProof/>
              </w:rPr>
              <w:delText>4.4 – Modelo de Casos de Uso</w:delText>
            </w:r>
            <w:r w:rsidDel="00BB7BC7">
              <w:rPr>
                <w:noProof/>
                <w:webHidden/>
              </w:rPr>
              <w:tab/>
              <w:delText>34</w:delText>
            </w:r>
          </w:del>
        </w:p>
        <w:p w14:paraId="234715CF" w14:textId="77777777" w:rsidR="00E710FE" w:rsidDel="00BB7BC7" w:rsidRDefault="00E710FE">
          <w:pPr>
            <w:pStyle w:val="Sumrio2"/>
            <w:rPr>
              <w:del w:id="375" w:author="Glauber Matteis Gadelha" w:date="2020-02-27T22:01:00Z"/>
              <w:rFonts w:asciiTheme="minorHAnsi" w:eastAsiaTheme="minorEastAsia" w:hAnsiTheme="minorHAnsi"/>
              <w:noProof/>
              <w:sz w:val="22"/>
              <w:lang w:eastAsia="pt-BR"/>
            </w:rPr>
          </w:pPr>
          <w:del w:id="376" w:author="Glauber Matteis Gadelha" w:date="2020-02-27T22:01:00Z">
            <w:r w:rsidRPr="00BB7BC7" w:rsidDel="00BB7BC7">
              <w:rPr>
                <w:noProof/>
              </w:rPr>
              <w:delText>4.5 Modelagem de classes</w:delText>
            </w:r>
            <w:r w:rsidDel="00BB7BC7">
              <w:rPr>
                <w:noProof/>
                <w:webHidden/>
              </w:rPr>
              <w:tab/>
              <w:delText>36</w:delText>
            </w:r>
          </w:del>
        </w:p>
        <w:p w14:paraId="791C6583" w14:textId="77777777" w:rsidR="00E710FE" w:rsidDel="00BB7BC7" w:rsidRDefault="00E710FE">
          <w:pPr>
            <w:pStyle w:val="Sumrio2"/>
            <w:rPr>
              <w:del w:id="377" w:author="Glauber Matteis Gadelha" w:date="2020-02-27T22:01:00Z"/>
              <w:rFonts w:asciiTheme="minorHAnsi" w:eastAsiaTheme="minorEastAsia" w:hAnsiTheme="minorHAnsi"/>
              <w:noProof/>
              <w:sz w:val="22"/>
              <w:lang w:eastAsia="pt-BR"/>
            </w:rPr>
          </w:pPr>
          <w:del w:id="378" w:author="Glauber Matteis Gadelha" w:date="2020-02-27T22:01:00Z">
            <w:r w:rsidRPr="00BB7BC7" w:rsidDel="00BB7BC7">
              <w:rPr>
                <w:noProof/>
              </w:rPr>
              <w:delText>4.6 Modelagem dinâmica</w:delText>
            </w:r>
            <w:r w:rsidDel="00BB7BC7">
              <w:rPr>
                <w:noProof/>
                <w:webHidden/>
              </w:rPr>
              <w:tab/>
              <w:delText>38</w:delText>
            </w:r>
          </w:del>
        </w:p>
        <w:p w14:paraId="516F3F16" w14:textId="77777777" w:rsidR="00E710FE" w:rsidDel="00BB7BC7" w:rsidRDefault="00E710FE">
          <w:pPr>
            <w:pStyle w:val="Sumrio2"/>
            <w:rPr>
              <w:del w:id="379" w:author="Glauber Matteis Gadelha" w:date="2020-02-27T22:01:00Z"/>
              <w:rFonts w:asciiTheme="minorHAnsi" w:eastAsiaTheme="minorEastAsia" w:hAnsiTheme="minorHAnsi"/>
              <w:noProof/>
              <w:sz w:val="22"/>
              <w:lang w:eastAsia="pt-BR"/>
            </w:rPr>
          </w:pPr>
          <w:del w:id="380" w:author="Glauber Matteis Gadelha" w:date="2020-02-27T22:01:00Z">
            <w:r w:rsidRPr="00BB7BC7" w:rsidDel="00BB7BC7">
              <w:rPr>
                <w:noProof/>
              </w:rPr>
              <w:delText>4.7 Desenvolvimento da Aplicação DashGen</w:delText>
            </w:r>
            <w:r w:rsidDel="00BB7BC7">
              <w:rPr>
                <w:noProof/>
                <w:webHidden/>
              </w:rPr>
              <w:tab/>
              <w:delText>40</w:delText>
            </w:r>
          </w:del>
        </w:p>
        <w:p w14:paraId="33D4096F" w14:textId="77777777" w:rsidR="00E710FE" w:rsidDel="00BB7BC7" w:rsidRDefault="00E710FE">
          <w:pPr>
            <w:pStyle w:val="Sumrio3"/>
            <w:tabs>
              <w:tab w:val="right" w:pos="9061"/>
            </w:tabs>
            <w:rPr>
              <w:del w:id="381" w:author="Glauber Matteis Gadelha" w:date="2020-02-27T22:01:00Z"/>
              <w:noProof/>
            </w:rPr>
          </w:pPr>
          <w:del w:id="382" w:author="Glauber Matteis Gadelha" w:date="2020-02-27T22:01:00Z">
            <w:r w:rsidRPr="00BB7BC7" w:rsidDel="00BB7BC7">
              <w:rPr>
                <w:noProof/>
              </w:rPr>
              <w:delText>4.7.1 A interface gráfica do usuário GUI</w:delText>
            </w:r>
            <w:r w:rsidDel="00BB7BC7">
              <w:rPr>
                <w:noProof/>
                <w:webHidden/>
              </w:rPr>
              <w:tab/>
              <w:delText>40</w:delText>
            </w:r>
          </w:del>
        </w:p>
        <w:p w14:paraId="687AA404" w14:textId="77777777" w:rsidR="00E710FE" w:rsidDel="00BB7BC7" w:rsidRDefault="00E710FE">
          <w:pPr>
            <w:pStyle w:val="Sumrio3"/>
            <w:tabs>
              <w:tab w:val="right" w:pos="9061"/>
            </w:tabs>
            <w:rPr>
              <w:del w:id="383" w:author="Glauber Matteis Gadelha" w:date="2020-02-27T22:01:00Z"/>
              <w:noProof/>
            </w:rPr>
          </w:pPr>
          <w:del w:id="384" w:author="Glauber Matteis Gadelha" w:date="2020-02-27T22:01:00Z">
            <w:r w:rsidRPr="00BB7BC7" w:rsidDel="00BB7BC7">
              <w:rPr>
                <w:noProof/>
              </w:rPr>
              <w:delText>4.7.2 Controlador</w:delText>
            </w:r>
            <w:r w:rsidDel="00BB7BC7">
              <w:rPr>
                <w:noProof/>
                <w:webHidden/>
              </w:rPr>
              <w:tab/>
              <w:delText>43</w:delText>
            </w:r>
          </w:del>
        </w:p>
        <w:p w14:paraId="43F30C3D" w14:textId="77777777" w:rsidR="00E710FE" w:rsidDel="00BB7BC7" w:rsidRDefault="00E710FE">
          <w:pPr>
            <w:pStyle w:val="Sumrio3"/>
            <w:tabs>
              <w:tab w:val="right" w:pos="9061"/>
            </w:tabs>
            <w:rPr>
              <w:del w:id="385" w:author="Glauber Matteis Gadelha" w:date="2020-02-27T22:01:00Z"/>
              <w:noProof/>
            </w:rPr>
          </w:pPr>
          <w:del w:id="386" w:author="Glauber Matteis Gadelha" w:date="2020-02-27T22:01:00Z">
            <w:r w:rsidRPr="00BB7BC7" w:rsidDel="00BB7BC7">
              <w:rPr>
                <w:noProof/>
              </w:rPr>
              <w:delText>4.7.3 O modelo Dataset</w:delText>
            </w:r>
            <w:r w:rsidDel="00BB7BC7">
              <w:rPr>
                <w:noProof/>
                <w:webHidden/>
              </w:rPr>
              <w:tab/>
              <w:delText>45</w:delText>
            </w:r>
          </w:del>
        </w:p>
        <w:p w14:paraId="5E295162" w14:textId="77777777" w:rsidR="00E710FE" w:rsidDel="00BB7BC7" w:rsidRDefault="00E710FE">
          <w:pPr>
            <w:pStyle w:val="Sumrio3"/>
            <w:tabs>
              <w:tab w:val="right" w:pos="9061"/>
            </w:tabs>
            <w:rPr>
              <w:del w:id="387" w:author="Glauber Matteis Gadelha" w:date="2020-02-27T22:01:00Z"/>
              <w:noProof/>
            </w:rPr>
          </w:pPr>
          <w:del w:id="388" w:author="Glauber Matteis Gadelha" w:date="2020-02-27T22:01:00Z">
            <w:r w:rsidRPr="00BB7BC7" w:rsidDel="00BB7BC7">
              <w:rPr>
                <w:noProof/>
              </w:rPr>
              <w:delText>4.7.4 A classe Gerador e o Gabarito dashboard.ftl</w:delText>
            </w:r>
            <w:r w:rsidDel="00BB7BC7">
              <w:rPr>
                <w:noProof/>
                <w:webHidden/>
              </w:rPr>
              <w:tab/>
              <w:delText>46</w:delText>
            </w:r>
          </w:del>
        </w:p>
        <w:p w14:paraId="7223F28B" w14:textId="77777777" w:rsidR="00E710FE" w:rsidDel="00BB7BC7" w:rsidRDefault="00E710FE">
          <w:pPr>
            <w:pStyle w:val="Sumrio3"/>
            <w:tabs>
              <w:tab w:val="right" w:pos="9061"/>
            </w:tabs>
            <w:rPr>
              <w:del w:id="389" w:author="Glauber Matteis Gadelha" w:date="2020-02-27T22:01:00Z"/>
              <w:noProof/>
            </w:rPr>
          </w:pPr>
          <w:del w:id="390" w:author="Glauber Matteis Gadelha" w:date="2020-02-27T22:01:00Z">
            <w:r w:rsidRPr="00BB7BC7" w:rsidDel="00BB7BC7">
              <w:rPr>
                <w:noProof/>
              </w:rPr>
              <w:delText>4.7.5 A classe PackSaida</w:delText>
            </w:r>
            <w:r w:rsidDel="00BB7BC7">
              <w:rPr>
                <w:noProof/>
                <w:webHidden/>
              </w:rPr>
              <w:tab/>
              <w:delText>50</w:delText>
            </w:r>
          </w:del>
        </w:p>
        <w:p w14:paraId="681CA572" w14:textId="77777777" w:rsidR="00E710FE" w:rsidDel="00BB7BC7" w:rsidRDefault="00E710FE">
          <w:pPr>
            <w:pStyle w:val="Sumrio3"/>
            <w:tabs>
              <w:tab w:val="right" w:pos="9061"/>
            </w:tabs>
            <w:rPr>
              <w:del w:id="391" w:author="Glauber Matteis Gadelha" w:date="2020-02-27T22:01:00Z"/>
              <w:noProof/>
            </w:rPr>
          </w:pPr>
          <w:del w:id="392" w:author="Glauber Matteis Gadelha" w:date="2020-02-27T22:01:00Z">
            <w:r w:rsidRPr="00BB7BC7" w:rsidDel="00BB7BC7">
              <w:rPr>
                <w:noProof/>
              </w:rPr>
              <w:delText>4.7.3 O Dashboard</w:delText>
            </w:r>
            <w:r w:rsidDel="00BB7BC7">
              <w:rPr>
                <w:noProof/>
                <w:webHidden/>
              </w:rPr>
              <w:tab/>
              <w:delText>51</w:delText>
            </w:r>
          </w:del>
        </w:p>
        <w:p w14:paraId="2E03F66F" w14:textId="77777777" w:rsidR="00E710FE" w:rsidDel="00BB7BC7" w:rsidRDefault="00E710FE">
          <w:pPr>
            <w:pStyle w:val="Sumrio2"/>
            <w:rPr>
              <w:del w:id="393" w:author="Glauber Matteis Gadelha" w:date="2020-02-27T22:01:00Z"/>
              <w:rFonts w:asciiTheme="minorHAnsi" w:eastAsiaTheme="minorEastAsia" w:hAnsiTheme="minorHAnsi"/>
              <w:noProof/>
              <w:sz w:val="22"/>
              <w:lang w:eastAsia="pt-BR"/>
            </w:rPr>
          </w:pPr>
          <w:del w:id="394" w:author="Glauber Matteis Gadelha" w:date="2020-02-27T22:01:00Z">
            <w:r w:rsidRPr="00BB7BC7" w:rsidDel="00BB7BC7">
              <w:rPr>
                <w:noProof/>
              </w:rPr>
              <w:delText>4.8 Particularidades do ambiente para execução do DashGen</w:delText>
            </w:r>
            <w:r w:rsidDel="00BB7BC7">
              <w:rPr>
                <w:noProof/>
                <w:webHidden/>
              </w:rPr>
              <w:tab/>
              <w:delText>52</w:delText>
            </w:r>
          </w:del>
        </w:p>
        <w:p w14:paraId="6911C901" w14:textId="77777777" w:rsidR="00E710FE" w:rsidDel="00BB7BC7" w:rsidRDefault="00E710FE">
          <w:pPr>
            <w:pStyle w:val="Sumrio1"/>
            <w:rPr>
              <w:del w:id="395" w:author="Glauber Matteis Gadelha" w:date="2020-02-27T22:01:00Z"/>
              <w:rFonts w:asciiTheme="minorHAnsi" w:eastAsiaTheme="minorEastAsia" w:hAnsiTheme="minorHAnsi"/>
              <w:sz w:val="22"/>
              <w:lang w:eastAsia="pt-BR"/>
            </w:rPr>
          </w:pPr>
          <w:del w:id="396" w:author="Glauber Matteis Gadelha" w:date="2020-02-27T22:01:00Z">
            <w:r w:rsidRPr="00BB7BC7" w:rsidDel="00BB7BC7">
              <w:delText>5 CONSIDERAÇÕES FINAIS</w:delText>
            </w:r>
            <w:r w:rsidDel="00BB7BC7">
              <w:rPr>
                <w:webHidden/>
              </w:rPr>
              <w:tab/>
              <w:delText>52</w:delText>
            </w:r>
          </w:del>
        </w:p>
        <w:p w14:paraId="6A590C8B" w14:textId="77777777" w:rsidR="00E710FE" w:rsidDel="00BB7BC7" w:rsidRDefault="00E710FE">
          <w:pPr>
            <w:pStyle w:val="Sumrio2"/>
            <w:rPr>
              <w:del w:id="397" w:author="Glauber Matteis Gadelha" w:date="2020-02-27T22:01:00Z"/>
              <w:rFonts w:asciiTheme="minorHAnsi" w:eastAsiaTheme="minorEastAsia" w:hAnsiTheme="minorHAnsi"/>
              <w:noProof/>
              <w:sz w:val="22"/>
              <w:lang w:eastAsia="pt-BR"/>
            </w:rPr>
          </w:pPr>
          <w:del w:id="398" w:author="Glauber Matteis Gadelha" w:date="2020-02-27T22:01:00Z">
            <w:r w:rsidRPr="00BB7BC7" w:rsidDel="00BB7BC7">
              <w:rPr>
                <w:noProof/>
              </w:rPr>
              <w:delText>5.1 Sugestões para trabalhos futuros</w:delText>
            </w:r>
            <w:r w:rsidDel="00BB7BC7">
              <w:rPr>
                <w:noProof/>
                <w:webHidden/>
              </w:rPr>
              <w:tab/>
              <w:delText>53</w:delText>
            </w:r>
          </w:del>
        </w:p>
        <w:p w14:paraId="754320E3" w14:textId="77777777" w:rsidR="00E710FE" w:rsidDel="00BB7BC7" w:rsidRDefault="00E710FE">
          <w:pPr>
            <w:pStyle w:val="Sumrio1"/>
            <w:rPr>
              <w:del w:id="399" w:author="Glauber Matteis Gadelha" w:date="2020-02-27T22:01:00Z"/>
              <w:rFonts w:asciiTheme="minorHAnsi" w:eastAsiaTheme="minorEastAsia" w:hAnsiTheme="minorHAnsi"/>
              <w:sz w:val="22"/>
              <w:lang w:eastAsia="pt-BR"/>
            </w:rPr>
          </w:pPr>
          <w:del w:id="400" w:author="Glauber Matteis Gadelha" w:date="2020-02-27T22:01:00Z">
            <w:r w:rsidRPr="00BB7BC7" w:rsidDel="00BB7BC7">
              <w:delText>5 REFERÊNCIAS</w:delText>
            </w:r>
            <w:r w:rsidDel="00BB7BC7">
              <w:rPr>
                <w:webHidden/>
              </w:rPr>
              <w:tab/>
              <w:delText>54</w:delText>
            </w:r>
          </w:del>
        </w:p>
        <w:p w14:paraId="2B518FFD" w14:textId="77777777" w:rsidR="00305883" w:rsidRDefault="00305883">
          <w:r>
            <w:rPr>
              <w:b/>
              <w:bCs/>
            </w:rPr>
            <w:fldChar w:fldCharType="end"/>
          </w:r>
        </w:p>
      </w:sdtContent>
    </w:sdt>
    <w:p w14:paraId="64D3F166" w14:textId="77777777" w:rsidR="00A113E0" w:rsidRDefault="0005095E" w:rsidP="00562A7B">
      <w:pPr>
        <w:jc w:val="left"/>
        <w:rPr>
          <w:ins w:id="401" w:author="Glauber Matteis Gadelha" w:date="2020-02-29T12:24:00Z"/>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14:paraId="730DA98F" w14:textId="30E5394C" w:rsidR="0005095E" w:rsidRPr="002B2829" w:rsidRDefault="0005095E" w:rsidP="00562A7B">
      <w:pPr>
        <w:jc w:val="left"/>
        <w:rPr>
          <w:rFonts w:cs="Times New Roman"/>
          <w:b/>
          <w:sz w:val="28"/>
          <w:szCs w:val="24"/>
        </w:rPr>
      </w:pPr>
    </w:p>
    <w:p w14:paraId="6E2ECC2E" w14:textId="77777777" w:rsidR="0005095E" w:rsidRDefault="003232F1" w:rsidP="007E3AB8">
      <w:pPr>
        <w:pStyle w:val="Ttulo1"/>
      </w:pPr>
      <w:bookmarkStart w:id="403" w:name="_Toc498681696"/>
      <w:bookmarkStart w:id="404" w:name="_Toc33871096"/>
      <w:proofErr w:type="gramStart"/>
      <w:r>
        <w:t>1</w:t>
      </w:r>
      <w:proofErr w:type="gramEnd"/>
      <w:r>
        <w:t xml:space="preserve"> </w:t>
      </w:r>
      <w:r w:rsidR="00EF0057" w:rsidRPr="002B2829">
        <w:t>INTRODUÇÃO</w:t>
      </w:r>
      <w:bookmarkEnd w:id="403"/>
      <w:bookmarkEnd w:id="404"/>
    </w:p>
    <w:p w14:paraId="145BFD05" w14:textId="77777777" w:rsidR="00085A27" w:rsidRPr="00085A27" w:rsidRDefault="00085A27" w:rsidP="00085A27"/>
    <w:p w14:paraId="2806697B" w14:textId="77777777" w:rsidR="008E5A73" w:rsidRDefault="00C75D58">
      <w:pPr>
        <w:ind w:firstLine="567"/>
        <w:rPr>
          <w:del w:id="405" w:author="Glauber Matteis Gadelha" w:date="2018-10-27T08:08:00Z"/>
        </w:rPr>
        <w:pPrChange w:id="406"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407" w:author="Glauber Matteis Gadelha" w:date="2018-10-27T08:02:00Z">
        <w:r w:rsidR="00D0465E" w:rsidRPr="002B2829" w:rsidDel="00F6358D">
          <w:delText xml:space="preserve">: O </w:delText>
        </w:r>
      </w:del>
      <w:ins w:id="408" w:author="Aluno" w:date="2018-10-25T20:47:00Z">
        <w:del w:id="409" w:author="Glauber Matteis Gadelha" w:date="2018-10-27T08:02:00Z">
          <w:r w:rsidR="00D0465E" w:rsidRPr="002B2829" w:rsidDel="00F6358D">
            <w:delText>o</w:delText>
          </w:r>
        </w:del>
      </w:ins>
      <w:ins w:id="410" w:author="Glauber Matteis Gadelha" w:date="2018-10-27T08:02:00Z">
        <w:r w:rsidR="00D0465E" w:rsidRPr="002B2829">
          <w:t xml:space="preserve"> o</w:t>
        </w:r>
      </w:ins>
      <w:ins w:id="411" w:author="Aluno" w:date="2018-10-25T20:47:00Z">
        <w:del w:id="412" w:author="Glauber Matteis Gadelha" w:date="2018-10-27T08:02:00Z">
          <w:r w:rsidR="00D0465E" w:rsidRPr="002B2829" w:rsidDel="00F6358D">
            <w:delText xml:space="preserve"> </w:delText>
          </w:r>
        </w:del>
      </w:ins>
      <w:ins w:id="413" w:author="Glauber Matteis Gadelha" w:date="2018-10-27T08:18:00Z">
        <w:r w:rsidR="00D0465E" w:rsidRPr="002B2829">
          <w:t xml:space="preserve"> </w:t>
        </w:r>
      </w:ins>
      <w:r w:rsidR="00D0465E" w:rsidRPr="002B2829">
        <w:t>acúmulo minuto a minuto de massas de dados cada vez maiores</w:t>
      </w:r>
      <w:ins w:id="414" w:author="Glauber Matteis Gadelha" w:date="2018-10-27T08:08:00Z">
        <w:r w:rsidR="00D0465E" w:rsidRPr="002B2829">
          <w:t>.</w:t>
        </w:r>
        <w:r w:rsidR="00D0465E" w:rsidRPr="002B2829" w:rsidDel="00F6358D">
          <w:t xml:space="preserve"> </w:t>
        </w:r>
      </w:ins>
      <w:del w:id="415"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14:paraId="19096429" w14:textId="2F8CFAD5" w:rsidR="008E5A73" w:rsidRDefault="00D0465E">
      <w:pPr>
        <w:pPrChange w:id="416" w:author="glaubergad" w:date="2019-03-04T20:22:00Z">
          <w:pPr>
            <w:pStyle w:val="Paragrafo-Artigo"/>
            <w:spacing w:line="360" w:lineRule="auto"/>
            <w:ind w:firstLine="1134"/>
          </w:pPr>
        </w:pPrChange>
      </w:pPr>
      <w:del w:id="417" w:author="Glauber Matteis Gadelha" w:date="2018-10-27T08:08:00Z">
        <w:r w:rsidRPr="002B2829" w:rsidDel="00F6358D">
          <w:delText>Há alguns anos, e de forma crescente, c</w:delText>
        </w:r>
      </w:del>
      <w:ins w:id="418"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ins w:id="419" w:author="Glauber Matteis Gadelha" w:date="2020-02-27T22:25:00Z">
        <w:r w:rsidR="00755CCB">
          <w:t xml:space="preserve"> </w:t>
        </w:r>
        <w:r w:rsidR="00755CCB">
          <w:fldChar w:fldCharType="begin" w:fldLock="1"/>
        </w:r>
      </w:ins>
      <w:r w:rsidR="00755CC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&lt;i&gt;et al.&lt;/i&gt;, 2012)","plainTextFormattedCitation":"(COSTA et al., 2012)","previouslyFormattedCitation":"(COSTA &lt;i&gt;et al.&lt;/i&gt;, 2012)"},"properties":{"noteIndex":0},"schema":"https://github.com/citation-style-language/schema/raw/master/csl-citation.json"}</w:instrText>
      </w:r>
      <w:r w:rsidR="00755CCB">
        <w:fldChar w:fldCharType="separate"/>
      </w:r>
      <w:r w:rsidR="00755CCB" w:rsidRPr="00755CCB">
        <w:rPr>
          <w:noProof/>
        </w:rPr>
        <w:t xml:space="preserve">(COSTA </w:t>
      </w:r>
      <w:r w:rsidR="00755CCB" w:rsidRPr="00755CCB">
        <w:rPr>
          <w:i/>
          <w:noProof/>
        </w:rPr>
        <w:t>et al.</w:t>
      </w:r>
      <w:r w:rsidR="00755CCB" w:rsidRPr="00755CCB">
        <w:rPr>
          <w:noProof/>
        </w:rPr>
        <w:t>, 2012)</w:t>
      </w:r>
      <w:ins w:id="420" w:author="Glauber Matteis Gadelha" w:date="2020-02-27T22:25:00Z">
        <w:r w:rsidR="00755CCB">
          <w:fldChar w:fldCharType="end"/>
        </w:r>
      </w:ins>
      <w:r w:rsidRPr="002B2829">
        <w:t>.</w:t>
      </w:r>
      <w:r w:rsidR="00946982">
        <w:t xml:space="preserve"> </w:t>
      </w:r>
      <w:r w:rsidRPr="002B2829">
        <w:t>Ainda assim</w:t>
      </w:r>
      <w:del w:id="421" w:author="Glauber Matteis Gadelha" w:date="2018-10-27T08:03:00Z">
        <w:r w:rsidRPr="002B2829" w:rsidDel="00F6358D">
          <w:delText>, a informação em grandes volumes torna difícil a leitura e análise destes relatórios. Os</w:delText>
        </w:r>
      </w:del>
      <w:ins w:id="422" w:author="Glauber Matteis Gadelha" w:date="2018-10-27T08:03:00Z">
        <w:r w:rsidRPr="002B2829">
          <w:t>, os</w:t>
        </w:r>
      </w:ins>
      <w:r w:rsidRPr="002B2829">
        <w:t xml:space="preserve"> volumes são tamanhos que </w:t>
      </w:r>
      <w:ins w:id="423" w:author="Glauber Matteis Gadelha" w:date="2018-10-27T08:04:00Z">
        <w:r w:rsidRPr="002B2829">
          <w:t>inviabilizam</w:t>
        </w:r>
      </w:ins>
      <w:del w:id="424" w:author="Glauber Matteis Gadelha" w:date="2018-10-27T08:04:00Z">
        <w:r w:rsidRPr="002B2829" w:rsidDel="00F6358D">
          <w:delText>que tornam uma tarefa hercúlea essa análise, inviabilizando</w:delText>
        </w:r>
      </w:del>
      <w:r w:rsidRPr="002B2829">
        <w:t xml:space="preserve"> o entendimento</w:t>
      </w:r>
      <w:ins w:id="425" w:author="Glauber Matteis Gadelha" w:date="2018-10-27T08:04:00Z">
        <w:r w:rsidRPr="002B2829">
          <w:t xml:space="preserve"> de certos relat</w:t>
        </w:r>
      </w:ins>
      <w:ins w:id="426" w:author="Glauber Matteis Gadelha" w:date="2018-10-27T08:05:00Z">
        <w:r w:rsidRPr="002B2829">
          <w:t>órios</w:t>
        </w:r>
      </w:ins>
      <w:del w:id="427" w:author="Glauber Matteis Gadelha" w:date="2020-02-27T22:35:00Z">
        <w:r w:rsidRPr="002B2829" w:rsidDel="00765336">
          <w:delText xml:space="preserve">. </w:delText>
        </w:r>
      </w:del>
      <w:ins w:id="428" w:author="Claudio Martins" w:date="2020-02-26T10:51:00Z">
        <w:del w:id="429" w:author="Glauber Matteis Gadelha" w:date="2020-02-27T22:35:00Z">
          <w:r w:rsidR="00F07A8A" w:rsidDel="00765336">
            <w:delText xml:space="preserve"> </w:delText>
          </w:r>
          <w:r w:rsidR="00F07A8A" w:rsidRPr="00F07A8A" w:rsidDel="00765336">
            <w:rPr>
              <w:highlight w:val="yellow"/>
            </w:rPr>
            <w:delText>(VOCÊ PODERIA INDICAR AS REFERÊNCIAS DESSAS CITAÇÕES???)</w:delText>
          </w:r>
        </w:del>
      </w:ins>
      <w:ins w:id="430" w:author="Glauber Matteis Gadelha" w:date="2020-02-27T22:35:00Z">
        <w:r w:rsidR="00765336">
          <w:t>.</w:t>
        </w:r>
      </w:ins>
    </w:p>
    <w:p w14:paraId="18542F85" w14:textId="77777777" w:rsidR="008B0A58" w:rsidRDefault="00946982" w:rsidP="00946982">
      <w:pPr>
        <w:ind w:firstLine="567"/>
        <w:rPr>
          <w:del w:id="431" w:author="Glauber Matteis Gadelha" w:date="2018-10-27T08:05:00Z"/>
        </w:rPr>
      </w:pPr>
      <w:r>
        <w:tab/>
      </w:r>
      <w:del w:id="432"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14:paraId="70AFC4C0" w14:textId="2C22251F" w:rsidR="008E5A73" w:rsidRDefault="00D0465E">
      <w:pPr>
        <w:pPrChange w:id="433" w:author="glaubergad" w:date="2019-03-04T20:22:00Z">
          <w:pPr>
            <w:pStyle w:val="Paragrafo-Artigo"/>
            <w:spacing w:line="360" w:lineRule="auto"/>
            <w:ind w:firstLine="1134"/>
          </w:pPr>
        </w:pPrChange>
      </w:pPr>
      <w:r w:rsidRPr="002B2829">
        <w:t xml:space="preserve">Para minimizar o problema, </w:t>
      </w:r>
      <w:del w:id="434" w:author="Glauber Matteis Gadelha" w:date="2018-10-27T08:05:00Z">
        <w:r w:rsidRPr="002B2829" w:rsidDel="00F6358D">
          <w:delText>,</w:delText>
        </w:r>
      </w:del>
      <w:del w:id="435" w:author="Glauber Matteis Gadelha" w:date="2018-10-27T08:14:00Z">
        <w:r w:rsidRPr="002B2829" w:rsidDel="00F659A2">
          <w:delText xml:space="preserve"> </w:delText>
        </w:r>
      </w:del>
      <w:r w:rsidRPr="002B2829">
        <w:t xml:space="preserve">tem se empregado </w:t>
      </w:r>
      <w:del w:id="436" w:author="Glauber Matteis Gadelha" w:date="2018-10-27T08:05:00Z">
        <w:r w:rsidRPr="002B2829" w:rsidDel="00F6358D">
          <w:delText xml:space="preserve">cada vez mais, </w:delText>
        </w:r>
      </w:del>
      <w:r w:rsidRPr="002B2829">
        <w:t>formas de apresentação de informações sintetizadas em</w:t>
      </w:r>
      <w:ins w:id="437" w:author="Claudio Martins" w:date="2020-02-26T10:53:00Z">
        <w:r w:rsidR="00F07A8A">
          <w:t xml:space="preserve"> painéis ou</w:t>
        </w:r>
      </w:ins>
      <w:ins w:id="438" w:author="Glauber Matteis Gadelha" w:date="2018-10-27T08:06:00Z">
        <w:r w:rsidRPr="002B2829">
          <w:t xml:space="preserve"> quadros</w:t>
        </w:r>
      </w:ins>
      <w:r w:rsidRPr="002B2829">
        <w:t xml:space="preserve"> gráficos</w:t>
      </w:r>
      <w:r w:rsidR="00085A27">
        <w:t xml:space="preserve">, chamados </w:t>
      </w:r>
      <w:del w:id="439" w:author="Claudio Martins" w:date="2020-02-26T10:51:00Z">
        <w:r w:rsidR="00085A27" w:rsidRPr="00F07A8A" w:rsidDel="00F07A8A">
          <w:rPr>
            <w:i/>
          </w:rPr>
          <w:delText>Dashboards</w:delText>
        </w:r>
      </w:del>
      <w:ins w:id="440" w:author="Claudio Martins" w:date="2020-02-26T10:52:00Z">
        <w:r w:rsidR="00F07A8A" w:rsidRPr="00F07A8A">
          <w:rPr>
            <w:i/>
          </w:rPr>
          <w:t>dashboards</w:t>
        </w:r>
      </w:ins>
      <w:r w:rsidRPr="002B2829">
        <w:t>, que entregam um resumo visual de</w:t>
      </w:r>
      <w:del w:id="441"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xml:space="preserve">. </w:t>
      </w:r>
      <w:del w:id="442" w:author="Claudio Martins" w:date="2020-02-26T10:54:00Z">
        <w:r w:rsidRPr="002B2829" w:rsidDel="00F07A8A">
          <w:delText xml:space="preserve">Isso, obviamente, </w:delText>
        </w:r>
      </w:del>
      <w:ins w:id="443" w:author="Claudio Martins" w:date="2020-02-26T10:54:00Z">
        <w:r w:rsidR="00F07A8A">
          <w:t>Tal recurso</w:t>
        </w:r>
      </w:ins>
      <w:ins w:id="444" w:author="Glauber Matteis Gadelha" w:date="2018-10-27T08:10:00Z">
        <w:r w:rsidRPr="002B2829">
          <w:t xml:space="preserve"> </w:t>
        </w:r>
      </w:ins>
      <w:r w:rsidRPr="002B2829">
        <w:t>facilita o entendimento e suporta de forma mais simples e direta a tomada de decisão</w:t>
      </w:r>
      <w:ins w:id="445" w:author="Glauber Matteis Gadelha" w:date="2020-02-27T22:35:00Z">
        <w:r w:rsidR="00765336">
          <w:t xml:space="preserve"> </w:t>
        </w:r>
        <w:r w:rsidR="00765336">
          <w:fldChar w:fldCharType="begin" w:fldLock="1"/>
        </w:r>
      </w:ins>
      <w:r w:rsidR="00F80610">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765336" w:rsidRPr="00765336">
        <w:rPr>
          <w:noProof/>
        </w:rPr>
        <w:t>(LUIZ, 2013)</w:t>
      </w:r>
      <w:ins w:id="446" w:author="Glauber Matteis Gadelha" w:date="2020-02-27T22:35:00Z">
        <w:r w:rsidR="00765336">
          <w:fldChar w:fldCharType="end"/>
        </w:r>
      </w:ins>
      <w:r w:rsidRPr="002B2829">
        <w:t>.</w:t>
      </w:r>
    </w:p>
    <w:p w14:paraId="221BE5E0" w14:textId="77777777" w:rsidR="008E5A73" w:rsidRDefault="0059335C">
      <w:pPr>
        <w:rPr>
          <w:del w:id="447" w:author="Glauber Matteis Gadelha" w:date="2018-10-27T08:14:00Z"/>
        </w:rPr>
        <w:pPrChange w:id="448" w:author="glaubergad" w:date="2019-03-04T20:22:00Z">
          <w:pPr>
            <w:pStyle w:val="Paragrafo-Artigo"/>
            <w:spacing w:line="360" w:lineRule="auto"/>
            <w:ind w:firstLine="1134"/>
          </w:pPr>
        </w:pPrChange>
      </w:pPr>
      <w:r>
        <w:tab/>
      </w:r>
      <w:del w:id="44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14:paraId="234E7A0C" w14:textId="77777777" w:rsidR="008E5A73" w:rsidRDefault="00D0465E">
      <w:pPr>
        <w:pPrChange w:id="450" w:author="glaubergad" w:date="2019-03-04T20:22:00Z">
          <w:pPr>
            <w:pStyle w:val="Paragrafo-Artigo"/>
            <w:spacing w:line="360" w:lineRule="auto"/>
            <w:ind w:firstLine="1134"/>
          </w:pPr>
        </w:pPrChange>
      </w:pPr>
      <w:r w:rsidRPr="002B2829">
        <w:t xml:space="preserve">Mesmo </w:t>
      </w:r>
      <w:del w:id="451" w:author="Claudio Martins" w:date="2020-02-26T10:55:00Z">
        <w:r w:rsidRPr="002B2829" w:rsidDel="00F07A8A">
          <w:delText xml:space="preserve">com </w:delText>
        </w:r>
      </w:del>
      <w:ins w:id="452" w:author="Claudio Martins" w:date="2020-02-26T10:55:00Z">
        <w:r w:rsidR="00F07A8A" w:rsidRPr="002B2829">
          <w:t>com</w:t>
        </w:r>
        <w:r w:rsidR="00F07A8A">
          <w:t xml:space="preserve"> a </w:t>
        </w:r>
      </w:ins>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w:t>
      </w:r>
      <w:del w:id="453" w:author="Claudio Martins" w:date="2020-02-26T10:55:00Z">
        <w:r w:rsidRPr="002B2829" w:rsidDel="00F07A8A">
          <w:delText xml:space="preserve">comumente </w:delText>
        </w:r>
      </w:del>
      <w:ins w:id="454" w:author="Claudio Martins" w:date="2020-02-26T10:55:00Z">
        <w:r w:rsidR="00F07A8A">
          <w:t xml:space="preserve">as </w:t>
        </w:r>
      </w:ins>
      <w:r w:rsidRPr="002B2829">
        <w:t xml:space="preserve">chamadas </w:t>
      </w:r>
      <w:proofErr w:type="spellStart"/>
      <w:r w:rsidRPr="002B2829">
        <w:t>APIs</w:t>
      </w:r>
      <w:proofErr w:type="spellEnd"/>
      <w:r w:rsidRPr="002B2829">
        <w:t xml:space="preserve">, ainda </w:t>
      </w:r>
      <w:proofErr w:type="gramStart"/>
      <w:r w:rsidRPr="002B2829">
        <w:t>é trabalhoso</w:t>
      </w:r>
      <w:proofErr w:type="gramEnd"/>
      <w:r w:rsidRPr="002B2829">
        <w:t xml:space="preserve"> desenvolver a camada de apresentação de dados de forma gráfica e dinâmica. Uma página </w:t>
      </w:r>
      <w:ins w:id="455" w:author="Claudio Martins" w:date="2020-02-26T10:55:00Z">
        <w:r w:rsidR="00F07A8A">
          <w:t xml:space="preserve">web em tecnologias </w:t>
        </w:r>
      </w:ins>
      <w:ins w:id="456" w:author="Claudio Martins" w:date="2020-02-26T10:56:00Z">
        <w:r w:rsidR="00F07A8A">
          <w:t xml:space="preserve">como </w:t>
        </w:r>
      </w:ins>
      <w:r w:rsidRPr="002B2829">
        <w:t>JSP</w:t>
      </w:r>
      <w:ins w:id="457" w:author="Claudio Martins" w:date="2020-02-26T10:58:00Z">
        <w:r w:rsidR="00F07A8A">
          <w:rPr>
            <w:rStyle w:val="Refdenotaderodap"/>
          </w:rPr>
          <w:footnoteReference w:id="1"/>
        </w:r>
      </w:ins>
      <w:r w:rsidR="00085A27">
        <w:t>,</w:t>
      </w:r>
      <w:r w:rsidRPr="002B2829">
        <w:t xml:space="preserve"> </w:t>
      </w:r>
      <w:proofErr w:type="gramStart"/>
      <w:r w:rsidRPr="002B2829">
        <w:t>ASP</w:t>
      </w:r>
      <w:ins w:id="465" w:author="Claudio Martins" w:date="2020-02-26T11:00:00Z">
        <w:r w:rsidR="00F07A8A">
          <w:t>.</w:t>
        </w:r>
        <w:proofErr w:type="gramEnd"/>
        <w:r w:rsidR="00F07A8A">
          <w:t>NET</w:t>
        </w:r>
        <w:r w:rsidR="00F07A8A">
          <w:rPr>
            <w:rStyle w:val="Refdenotaderodap"/>
          </w:rPr>
          <w:footnoteReference w:id="2"/>
        </w:r>
      </w:ins>
      <w:r w:rsidRPr="002B2829">
        <w:t xml:space="preserve"> </w:t>
      </w:r>
      <w:r w:rsidR="00085A27">
        <w:t xml:space="preserve">ou até mesmo HTML </w:t>
      </w:r>
      <w:del w:id="468" w:author="Claudio Martins" w:date="2020-02-26T10:56:00Z">
        <w:r w:rsidR="00085A27" w:rsidDel="00F07A8A">
          <w:delText>puro</w:delText>
        </w:r>
      </w:del>
      <w:ins w:id="469" w:author="Claudio Martins" w:date="2020-02-26T10:56:00Z">
        <w:r w:rsidR="00F07A8A">
          <w:t xml:space="preserve">com </w:t>
        </w:r>
        <w:proofErr w:type="spellStart"/>
        <w:r w:rsidR="00F07A8A">
          <w:t>JavaScript</w:t>
        </w:r>
      </w:ins>
      <w:proofErr w:type="spellEnd"/>
      <w:r w:rsidR="00085A27">
        <w:t xml:space="preserve">, </w:t>
      </w:r>
      <w:r w:rsidRPr="002B2829">
        <w:t>contend</w:t>
      </w:r>
      <w:r w:rsidR="00085A27">
        <w:t xml:space="preserve">o um </w:t>
      </w:r>
      <w:r w:rsidR="00085A27" w:rsidRPr="00F07A8A">
        <w:rPr>
          <w:i/>
        </w:rPr>
        <w:t>dashboard</w:t>
      </w:r>
      <w:r w:rsidR="00085A27">
        <w:t xml:space="preserve"> que sintetiza </w:t>
      </w:r>
      <w:del w:id="470" w:author="Claudio Martins" w:date="2020-02-26T10:56:00Z">
        <w:r w:rsidR="00085A27" w:rsidDel="00F07A8A">
          <w:delText>em uma página web</w:delText>
        </w:r>
        <w:r w:rsidRPr="002B2829" w:rsidDel="00F07A8A">
          <w:delText xml:space="preserve">, com diversos tipos de apresentações, </w:delText>
        </w:r>
      </w:del>
      <w:r w:rsidRPr="002B2829">
        <w:t>um conjunto de informações de um relatório de pesquisa em banco de dados</w:t>
      </w:r>
      <w:ins w:id="471" w:author="Claudio Martins" w:date="2020-02-26T10:56:00Z">
        <w:r w:rsidR="00F07A8A">
          <w:t>,</w:t>
        </w:r>
      </w:ins>
      <w:r w:rsidRPr="002B2829">
        <w:t xml:space="preserve"> requer algumas centenas de linhas de código</w:t>
      </w:r>
      <w:del w:id="472" w:author="Glauber Matteis Gadelha" w:date="2018-10-27T08:15:00Z">
        <w:r w:rsidRPr="002B2829" w:rsidDel="00F659A2">
          <w:delText>, ainda que se utilizem frameworks que facilitam bastante este serviço</w:delText>
        </w:r>
      </w:del>
      <w:r w:rsidRPr="002B2829">
        <w:t xml:space="preserve">. </w:t>
      </w:r>
    </w:p>
    <w:p w14:paraId="14ACF6A1" w14:textId="77777777" w:rsidR="008E5A73" w:rsidRDefault="00085A27">
      <w:pPr>
        <w:rPr>
          <w:del w:id="473" w:author="Glauber Matteis Gadelha" w:date="2018-10-27T08:15:00Z"/>
        </w:rPr>
        <w:pPrChange w:id="474" w:author="glaubergad" w:date="2019-03-04T20:22:00Z">
          <w:pPr>
            <w:pStyle w:val="Paragrafo-Artigo"/>
            <w:spacing w:line="360" w:lineRule="auto"/>
            <w:ind w:firstLine="1134"/>
          </w:pPr>
        </w:pPrChange>
      </w:pPr>
      <w:r>
        <w:tab/>
      </w:r>
      <w:del w:id="47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14:paraId="4A7E30EA" w14:textId="77777777" w:rsidR="008E5A73" w:rsidRDefault="00D0465E">
      <w:pPr>
        <w:pPrChange w:id="476" w:author="glaubergad" w:date="2019-03-04T20:22:00Z">
          <w:pPr>
            <w:pStyle w:val="Paragrafo-Artigo"/>
            <w:spacing w:line="360" w:lineRule="auto"/>
            <w:ind w:firstLine="1134"/>
          </w:pPr>
        </w:pPrChange>
      </w:pPr>
      <w:bookmarkStart w:id="47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w:t>
      </w:r>
      <w:del w:id="478" w:author="Claudio Martins" w:date="2020-02-26T11:02:00Z">
        <w:r w:rsidRPr="002B2829" w:rsidDel="00F07A8A">
          <w:delText xml:space="preserve">de </w:delText>
        </w:r>
      </w:del>
      <w:ins w:id="479" w:author="Claudio Martins" w:date="2020-02-26T11:02:00Z">
        <w:r w:rsidR="00F07A8A">
          <w:t>para</w:t>
        </w:r>
        <w:r w:rsidR="00F07A8A" w:rsidRPr="002B2829">
          <w:t xml:space="preserve"> </w:t>
        </w:r>
      </w:ins>
      <w:r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14:paraId="66276436" w14:textId="77777777" w:rsidR="008E5A73" w:rsidRDefault="00D0465E">
      <w:pPr>
        <w:ind w:firstLine="709"/>
        <w:pPrChange w:id="480" w:author="glaubergad" w:date="2019-03-04T20:22:00Z">
          <w:pPr>
            <w:pStyle w:val="Paragrafo-Artigo"/>
            <w:spacing w:line="360" w:lineRule="auto"/>
            <w:ind w:firstLine="1134"/>
          </w:pPr>
        </w:pPrChange>
      </w:pPr>
      <w:del w:id="481" w:author="Claudio Martins" w:date="2020-02-26T11:03:00Z">
        <w:r w:rsidRPr="002B2829" w:rsidDel="00F07A8A">
          <w:lastRenderedPageBreak/>
          <w:delText xml:space="preserve">Poder </w:delText>
        </w:r>
      </w:del>
      <w:ins w:id="482" w:author="Claudio Martins" w:date="2020-02-26T11:03:00Z">
        <w:r w:rsidR="00F07A8A">
          <w:t>Estratégias como</w:t>
        </w:r>
        <w:r w:rsidR="00F07A8A" w:rsidRPr="002B2829">
          <w:t xml:space="preserve"> </w:t>
        </w:r>
      </w:ins>
      <w:del w:id="483" w:author="Glauber Matteis Gadelha" w:date="2018-10-27T08:12:00Z">
        <w:r w:rsidRPr="002B2829" w:rsidDel="00F659A2">
          <w:delText xml:space="preserve">se </w:delText>
        </w:r>
      </w:del>
      <w:r w:rsidRPr="002B2829">
        <w:t>utilizar</w:t>
      </w:r>
      <w:ins w:id="484" w:author="Aluno" w:date="2018-10-25T20:50:00Z">
        <w:del w:id="485" w:author="Glauber Matteis Gadelha" w:date="2018-10-27T08:12:00Z">
          <w:r w:rsidRPr="002B2829" w:rsidDel="00F659A2">
            <w:delText>-se</w:delText>
          </w:r>
        </w:del>
      </w:ins>
      <w:ins w:id="486" w:author="Glauber Matteis Gadelha" w:date="2018-10-27T08:12:00Z">
        <w:r w:rsidRPr="002B2829">
          <w:t>-se</w:t>
        </w:r>
      </w:ins>
      <w:r w:rsidRPr="002B2829">
        <w:t xml:space="preserve"> de bibliotecas</w:t>
      </w:r>
      <w:ins w:id="487" w:author="Claudio Martins" w:date="2020-02-26T11:04:00Z">
        <w:r w:rsidR="00F07A8A">
          <w:t xml:space="preserve">, </w:t>
        </w:r>
        <w:r w:rsidR="00F07A8A" w:rsidRPr="00F07A8A">
          <w:rPr>
            <w:i/>
          </w:rPr>
          <w:t>frameworks</w:t>
        </w:r>
      </w:ins>
      <w:r w:rsidRPr="002B2829">
        <w:t xml:space="preserve"> </w:t>
      </w:r>
      <w:del w:id="488" w:author="Claudio Martins" w:date="2020-02-26T11:04:00Z">
        <w:r w:rsidRPr="002B2829" w:rsidDel="00F07A8A">
          <w:delText xml:space="preserve">ou </w:delText>
        </w:r>
      </w:del>
      <w:ins w:id="489" w:author="Claudio Martins" w:date="2020-02-26T11:04:00Z">
        <w:r w:rsidR="00F07A8A">
          <w:t>e</w:t>
        </w:r>
        <w:r w:rsidR="00F07A8A" w:rsidRPr="002B2829">
          <w:t xml:space="preserve"> </w:t>
        </w:r>
      </w:ins>
      <w:del w:id="490" w:author="Claudio Martins" w:date="2020-02-26T11:04:00Z">
        <w:r w:rsidRPr="002B2829" w:rsidDel="00F07A8A">
          <w:delText>até mesmo programas</w:delText>
        </w:r>
      </w:del>
      <w:ins w:id="491" w:author="Claudio Martins" w:date="2020-02-26T11:04:00Z">
        <w:r w:rsidR="00F07A8A">
          <w:t>algoritmos</w:t>
        </w:r>
      </w:ins>
      <w:r w:rsidRPr="002B2829">
        <w:t xml:space="preserve"> </w:t>
      </w:r>
      <w:del w:id="492" w:author="Claudio Martins" w:date="2020-02-26T11:04:00Z">
        <w:r w:rsidRPr="00F07A8A" w:rsidDel="00F07A8A">
          <w:rPr>
            <w:i/>
          </w:rPr>
          <w:delText>standalone</w:delText>
        </w:r>
        <w:r w:rsidRPr="002B2829" w:rsidDel="00F07A8A">
          <w:delText xml:space="preserve"> </w:delText>
        </w:r>
      </w:del>
      <w:r w:rsidRPr="002B2829">
        <w:t>que ger</w:t>
      </w:r>
      <w:r w:rsidR="009E32CC">
        <w:t>e</w:t>
      </w:r>
      <w:r w:rsidRPr="002B2829">
        <w:t xml:space="preserve">m código a partir de um conjunto de definições feitas </w:t>
      </w:r>
      <w:r w:rsidR="00067EDF">
        <w:t xml:space="preserve">previamente </w:t>
      </w:r>
      <w:r w:rsidRPr="002B2829">
        <w:t>pelo usuário</w:t>
      </w:r>
      <w:del w:id="493" w:author="Claudio Martins" w:date="2020-02-26T11:05:00Z">
        <w:r w:rsidRPr="002B2829" w:rsidDel="00F07A8A">
          <w:delText xml:space="preserve">, o que pode ser chamado de um assistente ou </w:delText>
        </w:r>
        <w:r w:rsidRPr="000A639D" w:rsidDel="00F07A8A">
          <w:rPr>
            <w:i/>
          </w:rPr>
          <w:delText>wizard</w:delText>
        </w:r>
      </w:del>
      <w:r w:rsidRPr="002B2829">
        <w:t xml:space="preserve">, reduz uma etapa trabalhosa e significante do esforço total de desenvolvimento de um sistema completo ou de módulos de um sistema </w:t>
      </w:r>
      <w:r w:rsidR="009E32CC" w:rsidRPr="002B2829">
        <w:t>maior</w:t>
      </w:r>
      <w:proofErr w:type="gramStart"/>
      <w:del w:id="494" w:author="Claudio Martins" w:date="2020-02-26T11:05:00Z">
        <w:r w:rsidR="009E32CC" w:rsidRPr="002B2829" w:rsidDel="00F07A8A">
          <w:delText>.</w:delText>
        </w:r>
      </w:del>
      <w:proofErr w:type="gramEnd"/>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3B7CBE89"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ins w:id="495" w:author="Claudio Martins" w:date="2020-02-27T09:31:00Z">
        <w:r w:rsidR="00060780">
          <w:t xml:space="preserve">, aqui denominada </w:t>
        </w:r>
        <w:proofErr w:type="gramStart"/>
        <w:r w:rsidR="00060780" w:rsidRPr="00060780">
          <w:rPr>
            <w:b/>
          </w:rPr>
          <w:t>DashGen</w:t>
        </w:r>
        <w:proofErr w:type="gramEnd"/>
        <w:r w:rsidR="00060780">
          <w:t>,</w:t>
        </w:r>
      </w:ins>
      <w:r w:rsidR="00FD4C17">
        <w:t xml:space="preserve"> </w:t>
      </w:r>
      <w:del w:id="496" w:author="Claudio Martins" w:date="2020-02-27T09:32:00Z">
        <w:r w:rsidR="00FD4C17" w:rsidDel="00060780">
          <w:delText>que</w:delText>
        </w:r>
      </w:del>
      <w:ins w:id="497" w:author="Claudio Martins" w:date="2020-02-27T09:32:00Z">
        <w:r w:rsidR="00060780">
          <w:t xml:space="preserve">cujo objetivo é </w:t>
        </w:r>
      </w:ins>
      <w:del w:id="498" w:author="Claudio Martins" w:date="2020-02-27T09:32:00Z">
        <w:r w:rsidR="00FD4C17" w:rsidDel="00060780">
          <w:delText xml:space="preserve">, </w:delText>
        </w:r>
      </w:del>
      <w:r w:rsidR="00FD4C17">
        <w:t>recebe</w:t>
      </w:r>
      <w:del w:id="499" w:author="Claudio Martins" w:date="2020-02-27T09:32:00Z">
        <w:r w:rsidR="00FD4C17" w:rsidDel="00060780">
          <w:delText>ndo</w:delText>
        </w:r>
      </w:del>
      <w:ins w:id="500" w:author="Claudio Martins" w:date="2020-02-27T09:32:00Z">
        <w:r w:rsidR="00060780">
          <w:t>r</w:t>
        </w:r>
      </w:ins>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del w:id="501" w:author="Claudio Martins" w:date="2020-02-26T11:09:00Z">
        <w:r w:rsidR="006E3AD4" w:rsidRPr="006D0E81" w:rsidDel="006D0E81">
          <w:rPr>
            <w:i/>
          </w:rPr>
          <w:delText xml:space="preserve">Dashboard </w:delText>
        </w:r>
      </w:del>
      <w:ins w:id="502" w:author="Claudio Martins" w:date="2020-02-26T11:09:00Z">
        <w:r w:rsidR="006D0E81" w:rsidRPr="006D0E81">
          <w:rPr>
            <w:i/>
          </w:rPr>
          <w:t>dashboard</w:t>
        </w:r>
        <w:r w:rsidR="006D0E81">
          <w:t xml:space="preserve"> </w:t>
        </w:r>
      </w:ins>
      <w:r w:rsidR="006E3AD4">
        <w:t xml:space="preserve">que apresente de forma clara e com filtragem dinâmica o resumo destes. </w:t>
      </w:r>
    </w:p>
    <w:p w14:paraId="7615CA95" w14:textId="77777777" w:rsidR="008E5A73" w:rsidRDefault="008E5A73">
      <w:pPr>
        <w:rPr>
          <w:rFonts w:eastAsia="Calibri"/>
          <w:szCs w:val="24"/>
        </w:rPr>
        <w:pPrChange w:id="503" w:author="glaubergad" w:date="2019-03-04T20:22:00Z">
          <w:pPr>
            <w:spacing w:after="160" w:line="240" w:lineRule="auto"/>
            <w:jc w:val="left"/>
          </w:pPr>
        </w:pPrChange>
      </w:pPr>
    </w:p>
    <w:p w14:paraId="3D09B32F" w14:textId="1E517AD5" w:rsidR="00D0465E" w:rsidRDefault="00634CA7" w:rsidP="00634CA7">
      <w:pPr>
        <w:pStyle w:val="Ttulo2"/>
      </w:pPr>
      <w:bookmarkStart w:id="504" w:name="_Toc33871097"/>
      <w:bookmarkEnd w:id="477"/>
      <w:ins w:id="505" w:author="Glauber Matteis Gadelha" w:date="2020-02-29T10:25:00Z">
        <w:r>
          <w:t xml:space="preserve">1.1 </w:t>
        </w:r>
      </w:ins>
      <w:r w:rsidR="00D0465E" w:rsidRPr="002B2829">
        <w:t>Objetivo</w:t>
      </w:r>
      <w:r w:rsidR="00AC2A32">
        <w:t xml:space="preserve"> e delimitação </w:t>
      </w:r>
      <w:r w:rsidR="00AC2A32" w:rsidRPr="00634CA7">
        <w:t>de</w:t>
      </w:r>
      <w:r w:rsidR="00AC2A32">
        <w:t xml:space="preserve"> escopo</w:t>
      </w:r>
      <w:bookmarkEnd w:id="504"/>
    </w:p>
    <w:p w14:paraId="382BF20F" w14:textId="77777777" w:rsidR="006E3AD4" w:rsidRPr="006E3AD4" w:rsidRDefault="006E3AD4" w:rsidP="006E3AD4"/>
    <w:p w14:paraId="08F1F714" w14:textId="77777777"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ins w:id="506" w:author="Claudio Martins" w:date="2020-02-26T11:09:00Z">
        <w:r w:rsidR="006D0E81">
          <w:rPr>
            <w:rFonts w:cs="Times New Roman"/>
          </w:rPr>
          <w:t>,</w:t>
        </w:r>
      </w:ins>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ins w:id="507" w:author="Claudio Martins" w:date="2020-02-26T11:11:00Z">
        <w:r w:rsidR="006D0E81">
          <w:rPr>
            <w:rFonts w:cs="Times New Roman"/>
          </w:rPr>
          <w:t>criação</w:t>
        </w:r>
      </w:ins>
      <w:ins w:id="508" w:author="Claudio Martins" w:date="2020-02-26T11:10:00Z">
        <w:r w:rsidR="006D0E81">
          <w:rPr>
            <w:rFonts w:cs="Times New Roman"/>
          </w:rPr>
          <w:t xml:space="preserve"> de</w:t>
        </w:r>
        <w:r w:rsidR="006D0E81" w:rsidRPr="002B2829">
          <w:rPr>
            <w:rFonts w:cs="Times New Roman"/>
          </w:rPr>
          <w:t xml:space="preserve"> painéis de informações </w:t>
        </w:r>
      </w:ins>
      <w:ins w:id="509" w:author="Claudio Martins" w:date="2020-02-26T11:12:00Z">
        <w:r w:rsidR="006D0E81">
          <w:rPr>
            <w:rFonts w:cs="Times New Roman"/>
          </w:rPr>
          <w:t>em formato de gráficos e tabelas</w:t>
        </w:r>
      </w:ins>
      <w:ins w:id="510" w:author="Claudio Martins" w:date="2020-02-26T11:10:00Z">
        <w:r w:rsidR="006D0E81" w:rsidRPr="002B2829">
          <w:rPr>
            <w:rFonts w:cs="Times New Roman"/>
          </w:rPr>
          <w:t xml:space="preserve"> (</w:t>
        </w:r>
      </w:ins>
      <w:ins w:id="511" w:author="Claudio Martins" w:date="2020-02-26T11:11:00Z">
        <w:r w:rsidR="006D0E81">
          <w:rPr>
            <w:rFonts w:cs="Times New Roman"/>
            <w:i/>
          </w:rPr>
          <w:t>d</w:t>
        </w:r>
      </w:ins>
      <w:ins w:id="512" w:author="Claudio Martins" w:date="2020-02-26T11:10:00Z">
        <w:r w:rsidR="006D0E81" w:rsidRPr="00F07A8A">
          <w:rPr>
            <w:rFonts w:cs="Times New Roman"/>
            <w:i/>
          </w:rPr>
          <w:t>ashboards</w:t>
        </w:r>
        <w:r w:rsidR="006D0E81" w:rsidRPr="002B2829">
          <w:rPr>
            <w:rFonts w:cs="Times New Roman"/>
          </w:rPr>
          <w:t>)</w:t>
        </w:r>
      </w:ins>
      <w:ins w:id="513" w:author="Claudio Martins" w:date="2020-02-26T11:12:00Z">
        <w:r w:rsidR="006D0E81">
          <w:rPr>
            <w:rFonts w:cs="Times New Roman"/>
          </w:rPr>
          <w:t>,</w:t>
        </w:r>
      </w:ins>
      <w:ins w:id="514" w:author="Claudio Martins" w:date="2020-02-26T11:11:00Z">
        <w:r w:rsidR="006D0E81">
          <w:rPr>
            <w:rFonts w:cs="Times New Roman"/>
          </w:rPr>
          <w:t xml:space="preserve"> </w:t>
        </w:r>
      </w:ins>
      <w:ins w:id="515" w:author="Claudio Martins" w:date="2020-02-26T11:12:00Z">
        <w:r w:rsidR="006D0E81">
          <w:rPr>
            <w:rFonts w:cs="Times New Roman"/>
          </w:rPr>
          <w:t xml:space="preserve">gerados </w:t>
        </w:r>
      </w:ins>
      <w:ins w:id="516" w:author="Claudio Martins" w:date="2020-02-26T11:11:00Z">
        <w:r w:rsidR="006D0E81">
          <w:rPr>
            <w:rFonts w:cs="Times New Roman"/>
          </w:rPr>
          <w:t xml:space="preserve">a partir de dados obtidos de </w:t>
        </w:r>
      </w:ins>
      <w:del w:id="517" w:author="Claudio Martins" w:date="2020-02-26T11:10:00Z">
        <w:r w:rsidR="00C85C22" w:rsidDel="006D0E81">
          <w:rPr>
            <w:rFonts w:cs="Times New Roman"/>
          </w:rPr>
          <w:delText xml:space="preserve">qualquer usuário comum com </w:delText>
        </w:r>
      </w:del>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proofErr w:type="gramStart"/>
      <w:r w:rsidR="00600FD0">
        <w:rPr>
          <w:rFonts w:cs="Times New Roman"/>
        </w:rPr>
        <w:t>)</w:t>
      </w:r>
      <w:ins w:id="518" w:author="Claudio Martins" w:date="2020-02-26T11:12:00Z">
        <w:r w:rsidR="006D0E81">
          <w:rPr>
            <w:rFonts w:cs="Times New Roman"/>
          </w:rPr>
          <w:t>.</w:t>
        </w:r>
      </w:ins>
      <w:proofErr w:type="gramEnd"/>
      <w:del w:id="519" w:author="Claudio Martins" w:date="2020-02-26T11:11:00Z">
        <w:r w:rsidR="00600FD0" w:rsidDel="006D0E81">
          <w:rPr>
            <w:rFonts w:cs="Times New Roman"/>
          </w:rPr>
          <w:delText xml:space="preserve"> </w:delText>
        </w:r>
        <w:r w:rsidR="00C85C22" w:rsidDel="006D0E81">
          <w:rPr>
            <w:rFonts w:cs="Times New Roman"/>
          </w:rPr>
          <w:delText>contendo um conjunto de dados</w:delText>
        </w:r>
      </w:del>
      <w:del w:id="520" w:author="Claudio Martins" w:date="2020-02-26T11:12:00Z">
        <w:r w:rsidRPr="002B2829" w:rsidDel="006D0E81">
          <w:rPr>
            <w:rFonts w:cs="Times New Roman"/>
          </w:rPr>
          <w:delText xml:space="preserve">, </w:delText>
        </w:r>
      </w:del>
      <w:del w:id="521" w:author="Claudio Martins" w:date="2020-02-26T11:10:00Z">
        <w:r w:rsidR="00C85C22" w:rsidDel="006D0E81">
          <w:rPr>
            <w:rFonts w:cs="Times New Roman"/>
          </w:rPr>
          <w:delText>a geração de</w:delText>
        </w:r>
        <w:r w:rsidRPr="002B2829" w:rsidDel="006D0E81">
          <w:rPr>
            <w:rFonts w:cs="Times New Roman"/>
          </w:rPr>
          <w:delText xml:space="preserve"> um </w:delText>
        </w:r>
      </w:del>
      <w:ins w:id="522" w:author="Aluno" w:date="2018-10-25T20:51:00Z">
        <w:del w:id="523" w:author="Claudio Martins" w:date="2020-02-26T11:10:00Z">
          <w:r w:rsidRPr="002B2829" w:rsidDel="006D0E81">
            <w:rPr>
              <w:rFonts w:cs="Times New Roman"/>
            </w:rPr>
            <w:delText>painéis de informações gerenciais (</w:delText>
          </w:r>
        </w:del>
      </w:ins>
      <w:ins w:id="524" w:author="Glauber Matteis Gadelha" w:date="2018-10-27T08:19:00Z">
        <w:del w:id="525" w:author="Claudio Martins" w:date="2020-02-26T11:10:00Z">
          <w:r w:rsidRPr="002B2829" w:rsidDel="006D0E81">
            <w:rPr>
              <w:rFonts w:cs="Times New Roman"/>
            </w:rPr>
            <w:delText>(</w:delText>
          </w:r>
        </w:del>
      </w:ins>
      <w:del w:id="526" w:author="Claudio Martins" w:date="2020-02-26T11:10:00Z">
        <w:r w:rsidRPr="002B2829" w:rsidDel="006D0E81">
          <w:rPr>
            <w:rFonts w:cs="Times New Roman"/>
            <w:i/>
          </w:rPr>
          <w:delText>dashboard</w:delText>
        </w:r>
      </w:del>
      <w:ins w:id="527" w:author="Glauber Matteis Gadelha" w:date="2018-10-27T08:11:00Z">
        <w:del w:id="528" w:author="Claudio Martins" w:date="2020-02-26T11:10:00Z">
          <w:r w:rsidRPr="002B2829" w:rsidDel="006D0E81">
            <w:rPr>
              <w:rFonts w:cs="Times New Roman"/>
              <w:i/>
            </w:rPr>
            <w:delText>s</w:delText>
          </w:r>
        </w:del>
      </w:ins>
      <w:ins w:id="529" w:author="glaubergad" w:date="2019-03-04T20:24:00Z">
        <w:del w:id="530" w:author="Claudio Martins" w:date="2020-02-26T10:52:00Z">
          <w:r w:rsidR="00482FD5" w:rsidRPr="002B2829" w:rsidDel="00F07A8A">
            <w:rPr>
              <w:rFonts w:cs="Times New Roman"/>
              <w:i/>
            </w:rPr>
            <w:delText>Dashboards</w:delText>
          </w:r>
        </w:del>
      </w:ins>
      <w:ins w:id="531" w:author="Aluno" w:date="2018-10-25T20:51:00Z">
        <w:del w:id="532" w:author="Claudio Martins" w:date="2020-02-26T11:10:00Z">
          <w:r w:rsidRPr="002B2829" w:rsidDel="006D0E81">
            <w:rPr>
              <w:rFonts w:cs="Times New Roman"/>
            </w:rPr>
            <w:delText>)</w:delText>
          </w:r>
        </w:del>
      </w:ins>
      <w:ins w:id="533" w:author="Glauber Matteis Gadelha" w:date="2018-10-27T08:19:00Z">
        <w:del w:id="534" w:author="Claudio Martins" w:date="2020-02-26T11:10:00Z">
          <w:r w:rsidRPr="002B2829" w:rsidDel="006D0E81">
            <w:rPr>
              <w:rFonts w:cs="Times New Roman"/>
            </w:rPr>
            <w:delText>)</w:delText>
          </w:r>
        </w:del>
      </w:ins>
      <w:del w:id="535" w:author="Claudio Martins" w:date="2020-02-26T11:10:00Z">
        <w:r w:rsidRPr="002B2829" w:rsidDel="006D0E81">
          <w:rPr>
            <w:rFonts w:cs="Times New Roman"/>
          </w:rPr>
          <w:delText xml:space="preserve"> </w:delText>
        </w:r>
      </w:del>
      <w:del w:id="536" w:author="Claudio Martins" w:date="2020-02-26T11:12:00Z">
        <w:r w:rsidRPr="002B2829" w:rsidDel="006D0E81">
          <w:rPr>
            <w:rFonts w:cs="Times New Roman"/>
          </w:rPr>
          <w:delText>para representação de</w:delText>
        </w:r>
        <w:r w:rsidR="00035B0C" w:rsidDel="006D0E81">
          <w:rPr>
            <w:rFonts w:cs="Times New Roman"/>
          </w:rPr>
          <w:delText>stes</w:delText>
        </w:r>
        <w:r w:rsidRPr="002B2829" w:rsidDel="006D0E81">
          <w:rPr>
            <w:rFonts w:cs="Times New Roman"/>
          </w:rPr>
          <w:delText xml:space="preserve"> dados</w:delText>
        </w:r>
      </w:del>
      <w:ins w:id="537" w:author="Aluno" w:date="2018-10-25T20:52:00Z">
        <w:del w:id="538" w:author="Claudio Martins" w:date="2020-02-26T11:12:00Z">
          <w:r w:rsidRPr="002B2829" w:rsidDel="006D0E81">
            <w:rPr>
              <w:rFonts w:cs="Times New Roman"/>
            </w:rPr>
            <w:delText>.</w:delText>
          </w:r>
        </w:del>
      </w:ins>
      <w:r w:rsidR="00017328">
        <w:rPr>
          <w:rFonts w:cs="Times New Roman"/>
        </w:rPr>
        <w:t xml:space="preserve"> </w:t>
      </w:r>
    </w:p>
    <w:p w14:paraId="45A074A2" w14:textId="77777777"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ins w:id="539" w:author="Claudio Martins" w:date="2020-02-26T11:13:00Z">
        <w:r w:rsidR="006D0E81">
          <w:rPr>
            <w:rFonts w:cs="Times New Roman"/>
          </w:rPr>
          <w:t>(</w:t>
        </w:r>
      </w:ins>
      <w:del w:id="540" w:author="Claudio Martins" w:date="2020-02-26T11:13:00Z">
        <w:r w:rsidDel="006D0E81">
          <w:rPr>
            <w:rFonts w:cs="Times New Roman"/>
          </w:rPr>
          <w:delText xml:space="preserve">A </w:delText>
        </w:r>
      </w:del>
      <w:ins w:id="541" w:author="Claudio Martins" w:date="2020-02-26T11:13:00Z">
        <w:r w:rsidR="006D0E81">
          <w:rPr>
            <w:rFonts w:cs="Times New Roman"/>
          </w:rPr>
          <w:t xml:space="preserve">a) </w:t>
        </w:r>
      </w:ins>
      <w:r>
        <w:rPr>
          <w:rFonts w:cs="Times New Roman"/>
        </w:rPr>
        <w:t>redução por contagem do total de incidências de um atributo</w:t>
      </w:r>
      <w:ins w:id="542" w:author="Claudio Martins" w:date="2020-02-26T11:13:00Z">
        <w:r w:rsidR="006D0E81">
          <w:rPr>
            <w:rFonts w:cs="Times New Roman"/>
          </w:rPr>
          <w:t>,</w:t>
        </w:r>
      </w:ins>
      <w:r>
        <w:rPr>
          <w:rFonts w:cs="Times New Roman"/>
        </w:rPr>
        <w:t xml:space="preserve"> e </w:t>
      </w:r>
      <w:del w:id="543" w:author="Claudio Martins" w:date="2020-02-26T11:13:00Z">
        <w:r w:rsidDel="006D0E81">
          <w:rPr>
            <w:rFonts w:cs="Times New Roman"/>
          </w:rPr>
          <w:delText xml:space="preserve">a </w:delText>
        </w:r>
      </w:del>
      <w:ins w:id="544" w:author="Claudio Martins" w:date="2020-02-26T11:13:00Z">
        <w:r w:rsidR="006D0E81">
          <w:rPr>
            <w:rFonts w:cs="Times New Roman"/>
          </w:rPr>
          <w:t xml:space="preserve">(b) </w:t>
        </w:r>
      </w:ins>
      <w:r>
        <w:rPr>
          <w:rFonts w:cs="Times New Roman"/>
        </w:rPr>
        <w:t xml:space="preserve">redução por somatória, usando um atributo especificado como chave e a </w:t>
      </w:r>
      <w:del w:id="545" w:author="Claudio Martins" w:date="2020-02-26T11:13:00Z">
        <w:r w:rsidDel="006D0E81">
          <w:rPr>
            <w:rFonts w:cs="Times New Roman"/>
          </w:rPr>
          <w:delText xml:space="preserve">somatória </w:delText>
        </w:r>
      </w:del>
      <w:ins w:id="546" w:author="Claudio Martins" w:date="2020-02-26T11:13:00Z">
        <w:r w:rsidR="006D0E81">
          <w:rPr>
            <w:rFonts w:cs="Times New Roman"/>
          </w:rPr>
          <w:t>totalizaç</w:t>
        </w:r>
      </w:ins>
      <w:ins w:id="547" w:author="Claudio Martins" w:date="2020-02-26T11:14:00Z">
        <w:r w:rsidR="006D0E81">
          <w:rPr>
            <w:rFonts w:cs="Times New Roman"/>
          </w:rPr>
          <w:t>ão</w:t>
        </w:r>
      </w:ins>
      <w:ins w:id="548" w:author="Claudio Martins" w:date="2020-02-26T11:13:00Z">
        <w:r w:rsidR="006D0E81">
          <w:rPr>
            <w:rFonts w:cs="Times New Roman"/>
          </w:rPr>
          <w:t xml:space="preserve"> </w:t>
        </w:r>
      </w:ins>
      <w:r>
        <w:rPr>
          <w:rFonts w:cs="Times New Roman"/>
        </w:rPr>
        <w:t xml:space="preserve">de um segundo atributo especificado como </w:t>
      </w:r>
      <w:ins w:id="549" w:author="Claudio Martins" w:date="2020-02-26T11:14:00Z">
        <w:r w:rsidR="006D0E81">
          <w:rPr>
            <w:rFonts w:cs="Times New Roman"/>
          </w:rPr>
          <w:t xml:space="preserve">um </w:t>
        </w:r>
      </w:ins>
      <w:r>
        <w:rPr>
          <w:rFonts w:cs="Times New Roman"/>
        </w:rPr>
        <w:t>valor</w:t>
      </w:r>
      <w:ins w:id="550" w:author="Claudio Martins" w:date="2020-02-26T11:14:00Z">
        <w:r w:rsidR="006D0E81">
          <w:rPr>
            <w:rFonts w:cs="Times New Roman"/>
          </w:rPr>
          <w:t xml:space="preserve"> numérico</w:t>
        </w:r>
      </w:ins>
      <w:r>
        <w:rPr>
          <w:rFonts w:cs="Times New Roman"/>
        </w:rPr>
        <w:t>.</w:t>
      </w:r>
    </w:p>
    <w:p w14:paraId="37A757CC" w14:textId="77777777" w:rsidR="00B80B81" w:rsidRDefault="006D0E81" w:rsidP="00AC2A32">
      <w:pPr>
        <w:ind w:firstLine="567"/>
      </w:pPr>
      <w:ins w:id="551" w:author="Claudio Martins" w:date="2020-02-26T11:14:00Z">
        <w:r>
          <w:rPr>
            <w:rFonts w:cs="Times New Roman"/>
          </w:rPr>
          <w:t xml:space="preserve">Neste trabalho, define-se </w:t>
        </w:r>
      </w:ins>
      <w:del w:id="552" w:author="Claudio Martins" w:date="2020-02-26T11:14:00Z">
        <w:r w:rsidR="00930555" w:rsidRPr="006D0E81" w:rsidDel="006D0E81">
          <w:rPr>
            <w:rFonts w:cs="Times New Roman"/>
            <w:b/>
          </w:rPr>
          <w:delText>O</w:delText>
        </w:r>
        <w:r w:rsidR="00017328" w:rsidRPr="006D0E81" w:rsidDel="006D0E81">
          <w:rPr>
            <w:rFonts w:cs="Times New Roman"/>
            <w:b/>
          </w:rPr>
          <w:delText xml:space="preserve"> </w:delText>
        </w:r>
      </w:del>
      <w:r w:rsidR="00930555" w:rsidRPr="006D0E81">
        <w:rPr>
          <w:rFonts w:cs="Times New Roman"/>
          <w:b/>
        </w:rPr>
        <w:t>gabarito</w:t>
      </w:r>
      <w:ins w:id="553" w:author="Claudio Martins" w:date="2020-02-26T11:15:00Z">
        <w:r>
          <w:rPr>
            <w:rFonts w:cs="Times New Roman"/>
          </w:rPr>
          <w:t xml:space="preserve"> (ou </w:t>
        </w:r>
        <w:proofErr w:type="spellStart"/>
        <w:r w:rsidRPr="006D0E81">
          <w:rPr>
            <w:rFonts w:cs="Times New Roman"/>
            <w:i/>
          </w:rPr>
          <w:t>template</w:t>
        </w:r>
        <w:proofErr w:type="spellEnd"/>
        <w:r>
          <w:rPr>
            <w:rFonts w:cs="Times New Roman"/>
          </w:rPr>
          <w:t>)</w:t>
        </w:r>
      </w:ins>
      <w:r w:rsidR="00017328">
        <w:rPr>
          <w:rFonts w:cs="Times New Roman"/>
        </w:rPr>
        <w:t xml:space="preserve"> </w:t>
      </w:r>
      <w:del w:id="554" w:author="Claudio Martins" w:date="2020-02-26T11:14:00Z">
        <w:r w:rsidR="00930555" w:rsidDel="006D0E81">
          <w:rPr>
            <w:rFonts w:cs="Times New Roman"/>
          </w:rPr>
          <w:delText xml:space="preserve">trata-se de </w:delText>
        </w:r>
      </w:del>
      <w:ins w:id="555" w:author="Claudio Martins" w:date="2020-02-26T11:14:00Z">
        <w:r>
          <w:rPr>
            <w:rFonts w:cs="Times New Roman"/>
          </w:rPr>
          <w:t xml:space="preserve">como </w:t>
        </w:r>
      </w:ins>
      <w:r w:rsidR="00930555">
        <w:rPr>
          <w:rFonts w:cs="Times New Roman"/>
        </w:rPr>
        <w:t xml:space="preserve">um arquivo contendo </w:t>
      </w:r>
      <w:del w:id="556" w:author="Claudio Martins" w:date="2020-02-26T11:15:00Z">
        <w:r w:rsidR="00930555" w:rsidDel="006D0E81">
          <w:rPr>
            <w:rFonts w:cs="Times New Roman"/>
          </w:rPr>
          <w:delText xml:space="preserve">tags </w:delText>
        </w:r>
      </w:del>
      <w:ins w:id="557" w:author="Claudio Martins" w:date="2020-02-26T11:15:00Z">
        <w:r>
          <w:rPr>
            <w:rFonts w:cs="Times New Roman"/>
          </w:rPr>
          <w:t xml:space="preserve">marcações </w:t>
        </w:r>
      </w:ins>
      <w:r w:rsidR="00930555">
        <w:rPr>
          <w:rFonts w:cs="Times New Roman"/>
        </w:rPr>
        <w:t xml:space="preserve">HTML e </w:t>
      </w:r>
      <w:r w:rsidR="00930555" w:rsidRPr="006D0E81">
        <w:rPr>
          <w:rFonts w:cs="Times New Roman"/>
          <w:i/>
        </w:rPr>
        <w:t>scripts</w:t>
      </w:r>
      <w:r w:rsidR="00930555">
        <w:rPr>
          <w:rFonts w:cs="Times New Roman"/>
        </w:rPr>
        <w:t xml:space="preserve"> </w:t>
      </w:r>
      <w:ins w:id="558" w:author="Claudio Martins" w:date="2020-02-26T11:15:00Z">
        <w:r>
          <w:rPr>
            <w:rFonts w:cs="Times New Roman"/>
          </w:rPr>
          <w:t xml:space="preserve">em código </w:t>
        </w:r>
      </w:ins>
      <w:r w:rsidR="00930555">
        <w:rPr>
          <w:rFonts w:cs="Times New Roman"/>
        </w:rPr>
        <w:t>Javascript</w:t>
      </w:r>
      <w:del w:id="559" w:author="Claudio Martins" w:date="2020-02-26T11:15:00Z">
        <w:r w:rsidR="00930555" w:rsidDel="006D0E81">
          <w:rPr>
            <w:rFonts w:cs="Times New Roman"/>
          </w:rPr>
          <w:delText xml:space="preserve"> estáticos</w:delText>
        </w:r>
      </w:del>
      <w:r w:rsidR="00930555">
        <w:rPr>
          <w:rFonts w:cs="Times New Roman"/>
        </w:rPr>
        <w: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ins w:id="560" w:author="Aluno" w:date="2018-10-25T20:52:00Z">
        <w:r w:rsidR="00D0465E" w:rsidRPr="002B2829">
          <w:rPr>
            <w:rFonts w:cs="Times New Roman"/>
          </w:rPr>
          <w:t>painéis</w:t>
        </w:r>
      </w:ins>
      <w:r w:rsidR="00017328">
        <w:rPr>
          <w:rFonts w:cs="Times New Roman"/>
        </w:rPr>
        <w:t xml:space="preserve"> gerados</w:t>
      </w:r>
      <w:r w:rsidR="00930555">
        <w:rPr>
          <w:rFonts w:cs="Times New Roman"/>
        </w:rPr>
        <w:t xml:space="preserve"> na saída</w:t>
      </w:r>
      <w:ins w:id="561"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ins w:id="562" w:author="Claudio Martins" w:date="2020-02-26T11:16:00Z">
        <w:r>
          <w:rPr>
            <w:rFonts w:cs="Times New Roman"/>
          </w:rPr>
          <w:t>, que</w:t>
        </w:r>
      </w:ins>
      <w:r w:rsidR="00CE2402">
        <w:rPr>
          <w:rFonts w:cs="Times New Roman"/>
        </w:rPr>
        <w:t xml:space="preserve"> se </w:t>
      </w:r>
      <w:r w:rsidR="00CE2402">
        <w:rPr>
          <w:rFonts w:cs="Times New Roman"/>
        </w:rPr>
        <w:lastRenderedPageBreak/>
        <w:t xml:space="preserve">encarregam de aplicar os filtros dinâmicos e gerar os </w:t>
      </w:r>
      <w:del w:id="563" w:author="Claudio Martins" w:date="2020-02-26T11:16:00Z">
        <w:r w:rsidR="00CE2402" w:rsidDel="006D0E81">
          <w:rPr>
            <w:rFonts w:cs="Times New Roman"/>
          </w:rPr>
          <w:delText xml:space="preserve">canvas </w:delText>
        </w:r>
      </w:del>
      <w:ins w:id="564" w:author="Claudio Martins" w:date="2020-02-26T11:16:00Z">
        <w:r>
          <w:rPr>
            <w:rFonts w:cs="Times New Roman"/>
          </w:rPr>
          <w:t xml:space="preserve">painéis </w:t>
        </w:r>
      </w:ins>
      <w:r w:rsidR="00CE2402">
        <w:rPr>
          <w:rFonts w:cs="Times New Roman"/>
        </w:rPr>
        <w:t xml:space="preserve">com gráficos </w:t>
      </w:r>
      <w:ins w:id="565" w:author="Claudio Martins" w:date="2020-02-26T11:17:00Z">
        <w:r>
          <w:rPr>
            <w:rFonts w:cs="Times New Roman"/>
          </w:rPr>
          <w:t xml:space="preserve">em formato </w:t>
        </w:r>
      </w:ins>
      <w:r w:rsidR="00CE2402">
        <w:rPr>
          <w:rFonts w:cs="Times New Roman"/>
        </w:rPr>
        <w:t>SVG</w:t>
      </w:r>
      <w:ins w:id="566" w:author="Claudio Martins" w:date="2020-02-26T11:17:00Z">
        <w:r>
          <w:rPr>
            <w:rFonts w:cs="Times New Roman"/>
          </w:rPr>
          <w:t xml:space="preserve"> do HTML5</w:t>
        </w:r>
      </w:ins>
      <w:r w:rsidR="00D0465E" w:rsidRPr="002B2829">
        <w:rPr>
          <w:rFonts w:cs="Times New Roman"/>
        </w:rPr>
        <w:t>.</w:t>
      </w:r>
    </w:p>
    <w:p w14:paraId="29E00AFF" w14:textId="77777777" w:rsidR="00846DD4" w:rsidRPr="00B80B81" w:rsidDel="00722E4C" w:rsidRDefault="00846DD4" w:rsidP="00AC2A32">
      <w:pPr>
        <w:ind w:firstLine="567"/>
        <w:rPr>
          <w:del w:id="567" w:author="Claudio Martins" w:date="2020-02-26T11:18:00Z"/>
          <w:rFonts w:cs="Times New Roman"/>
        </w:rPr>
      </w:pPr>
      <w:r>
        <w:t>A interface gráfica de interação</w:t>
      </w:r>
      <w:ins w:id="568" w:author="Claudio Martins" w:date="2020-02-26T11:17:00Z">
        <w:r w:rsidR="006D0E81">
          <w:t xml:space="preserve"> entre o</w:t>
        </w:r>
      </w:ins>
      <w:r>
        <w:t xml:space="preserve"> usuário </w:t>
      </w:r>
      <w:del w:id="569" w:author="Claudio Martins" w:date="2020-02-26T11:17:00Z">
        <w:r w:rsidDel="006D0E81">
          <w:delText xml:space="preserve">/ </w:delText>
        </w:r>
      </w:del>
      <w:ins w:id="570" w:author="Claudio Martins" w:date="2020-02-26T11:17:00Z">
        <w:r w:rsidR="006D0E81">
          <w:t xml:space="preserve">e a </w:t>
        </w:r>
      </w:ins>
      <w:r>
        <w:t xml:space="preserve">aplicação foi desenvolvida usando </w:t>
      </w:r>
      <w:proofErr w:type="gramStart"/>
      <w:r>
        <w:t>JavaFX</w:t>
      </w:r>
      <w:proofErr w:type="gramEnd"/>
      <w:r>
        <w:t xml:space="preserve"> 8.</w:t>
      </w:r>
      <w:ins w:id="571" w:author="Claudio Martins" w:date="2020-02-26T11:18:00Z">
        <w:r w:rsidR="00722E4C">
          <w:t xml:space="preserve"> </w:t>
        </w:r>
      </w:ins>
    </w:p>
    <w:p w14:paraId="1312A2F8" w14:textId="77777777" w:rsidR="00930555" w:rsidRDefault="00930555" w:rsidP="00722E4C">
      <w:pPr>
        <w:ind w:firstLine="567"/>
        <w:rPr>
          <w:ins w:id="572" w:author="Claudio Martins" w:date="2020-02-26T11:18:00Z"/>
        </w:rPr>
      </w:pPr>
      <w:del w:id="573" w:author="Claudio Martins" w:date="2020-02-26T11:18:00Z">
        <w:r w:rsidDel="00722E4C">
          <w:br w:type="page"/>
        </w:r>
      </w:del>
    </w:p>
    <w:p w14:paraId="4D02BEC3" w14:textId="77777777" w:rsidR="00722E4C" w:rsidRDefault="00722E4C" w:rsidP="00722E4C">
      <w:pPr>
        <w:ind w:firstLine="567"/>
      </w:pPr>
    </w:p>
    <w:p w14:paraId="7D5D214B" w14:textId="5711EE94" w:rsidR="00D0465E" w:rsidRDefault="00634CA7" w:rsidP="00634CA7">
      <w:pPr>
        <w:pStyle w:val="Ttulo2"/>
        <w:rPr>
          <w:ins w:id="574" w:author="Glauber Matteis Gadelha" w:date="2020-02-29T12:41:00Z"/>
        </w:rPr>
      </w:pPr>
      <w:bookmarkStart w:id="575" w:name="_Toc33871098"/>
      <w:ins w:id="576" w:author="Glauber Matteis Gadelha" w:date="2020-02-29T10:25:00Z">
        <w:r>
          <w:t xml:space="preserve">1.2 </w:t>
        </w:r>
      </w:ins>
      <w:r w:rsidR="00017328" w:rsidRPr="00634CA7">
        <w:t>Procedimentos</w:t>
      </w:r>
      <w:r w:rsidR="00017328" w:rsidRPr="001E2AB8">
        <w:t xml:space="preserve"> metodológicos</w:t>
      </w:r>
      <w:bookmarkEnd w:id="575"/>
    </w:p>
    <w:p w14:paraId="460F07BC" w14:textId="77777777" w:rsidR="0040008C" w:rsidRPr="0040008C" w:rsidRDefault="0040008C" w:rsidP="0040008C"/>
    <w:p w14:paraId="78D32E02" w14:textId="77777777" w:rsidR="00846DD4" w:rsidRPr="00846DD4" w:rsidDel="00722E4C" w:rsidRDefault="00846DD4" w:rsidP="00846DD4">
      <w:pPr>
        <w:rPr>
          <w:del w:id="577" w:author="Claudio Martins" w:date="2020-02-26T11:18:00Z"/>
        </w:rPr>
      </w:pPr>
    </w:p>
    <w:p w14:paraId="5898F4FE" w14:textId="77777777" w:rsidR="00D0465E" w:rsidRDefault="009A6CCF" w:rsidP="009A6CCF">
      <w:pPr>
        <w:rPr>
          <w:rFonts w:cs="Times New Roman"/>
          <w:szCs w:val="24"/>
        </w:rPr>
      </w:pPr>
      <w:r>
        <w:rPr>
          <w:rFonts w:cs="Times New Roman"/>
          <w:szCs w:val="24"/>
        </w:rPr>
        <w:tab/>
        <w:t xml:space="preserve">O trabalho foi conduzido em </w:t>
      </w:r>
      <w:del w:id="578" w:author="glaubergad" w:date="2019-02-23T11:00:00Z">
        <w:r w:rsidDel="003620C0">
          <w:rPr>
            <w:rFonts w:cs="Times New Roman"/>
            <w:szCs w:val="24"/>
          </w:rPr>
          <w:delText xml:space="preserve">3 </w:delText>
        </w:r>
      </w:del>
      <w:ins w:id="579"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w:t>
      </w:r>
      <w:ins w:id="580" w:author="Claudio Martins" w:date="2020-02-26T11:18:00Z">
        <w:r w:rsidR="00722E4C">
          <w:rPr>
            <w:rFonts w:cs="Times New Roman"/>
            <w:szCs w:val="24"/>
          </w:rPr>
          <w:t xml:space="preserve">a </w:t>
        </w:r>
      </w:ins>
      <w:r>
        <w:rPr>
          <w:rFonts w:cs="Times New Roman"/>
          <w:szCs w:val="24"/>
        </w:rPr>
        <w:t>investigação d</w:t>
      </w:r>
      <w:ins w:id="581" w:author="Claudio Martins" w:date="2020-02-26T11:18:00Z">
        <w:r w:rsidR="00722E4C">
          <w:rPr>
            <w:rFonts w:cs="Times New Roman"/>
            <w:szCs w:val="24"/>
          </w:rPr>
          <w:t>a</w:t>
        </w:r>
      </w:ins>
      <w:del w:id="582" w:author="Claudio Martins" w:date="2020-02-26T11:18:00Z">
        <w:r w:rsidDel="00722E4C">
          <w:rPr>
            <w:rFonts w:cs="Times New Roman"/>
            <w:szCs w:val="24"/>
          </w:rPr>
          <w:delText>e</w:delText>
        </w:r>
      </w:del>
      <w:r>
        <w:rPr>
          <w:rFonts w:cs="Times New Roman"/>
          <w:szCs w:val="24"/>
        </w:rPr>
        <w:t xml:space="preserve"> literatura </w:t>
      </w:r>
      <w:ins w:id="583" w:author="Claudio Martins" w:date="2020-02-26T11:18:00Z">
        <w:r w:rsidR="00722E4C">
          <w:rPr>
            <w:rFonts w:cs="Times New Roman"/>
            <w:szCs w:val="24"/>
          </w:rPr>
          <w:t>relacionada</w:t>
        </w:r>
      </w:ins>
      <w:del w:id="584" w:author="Claudio Martins" w:date="2020-02-26T11:18:00Z">
        <w:r w:rsidDel="00722E4C">
          <w:rPr>
            <w:rFonts w:cs="Times New Roman"/>
            <w:szCs w:val="24"/>
          </w:rPr>
          <w:delText>e trabalhos acadêmicos</w:delText>
        </w:r>
      </w:del>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ins w:id="585" w:author="Claudio Martins" w:date="2020-02-26T11:18:00Z">
        <w:r w:rsidR="00722E4C">
          <w:rPr>
            <w:rFonts w:cs="Times New Roman"/>
            <w:szCs w:val="24"/>
          </w:rPr>
          <w:t>solução proposta</w:t>
        </w:r>
      </w:ins>
      <w:del w:id="586" w:author="Claudio Martins" w:date="2020-02-26T11:19:00Z">
        <w:r w:rsidDel="00722E4C">
          <w:rPr>
            <w:rFonts w:cs="Times New Roman"/>
            <w:szCs w:val="24"/>
          </w:rPr>
          <w:delText>aplicação</w:delText>
        </w:r>
      </w:del>
      <w:r>
        <w:rPr>
          <w:rFonts w:cs="Times New Roman"/>
          <w:szCs w:val="24"/>
        </w:rPr>
        <w:t xml:space="preserve">, </w:t>
      </w:r>
      <w:r w:rsidR="006D2F59">
        <w:rPr>
          <w:rFonts w:cs="Times New Roman"/>
          <w:szCs w:val="24"/>
        </w:rPr>
        <w:t>abordando</w:t>
      </w:r>
      <w:r w:rsidR="0017439B">
        <w:rPr>
          <w:rFonts w:cs="Times New Roman"/>
          <w:szCs w:val="24"/>
        </w:rPr>
        <w:t xml:space="preserve"> </w:t>
      </w:r>
      <w:ins w:id="587" w:author="Claudio Martins" w:date="2020-02-26T11:19:00Z">
        <w:r w:rsidR="00722E4C">
          <w:rPr>
            <w:rFonts w:cs="Times New Roman"/>
            <w:szCs w:val="24"/>
          </w:rPr>
          <w:t xml:space="preserve">temas como </w:t>
        </w:r>
      </w:ins>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77777777" w:rsidR="006D2F59" w:rsidRDefault="006D2F59" w:rsidP="009A6CCF">
      <w:pPr>
        <w:rPr>
          <w:rFonts w:cs="Times New Roman"/>
          <w:szCs w:val="24"/>
        </w:rPr>
      </w:pPr>
      <w:r>
        <w:rPr>
          <w:rFonts w:cs="Times New Roman"/>
          <w:szCs w:val="24"/>
        </w:rPr>
        <w:tab/>
        <w:t xml:space="preserve">Na etapa </w:t>
      </w:r>
      <w:del w:id="588" w:author="glaubergad" w:date="2019-02-23T11:01:00Z">
        <w:r w:rsidDel="003620C0">
          <w:rPr>
            <w:rFonts w:cs="Times New Roman"/>
            <w:szCs w:val="24"/>
          </w:rPr>
          <w:delText>posterior</w:delText>
        </w:r>
      </w:del>
      <w:ins w:id="589" w:author="glaubergad" w:date="2019-02-23T11:01:00Z">
        <w:r w:rsidR="003620C0">
          <w:rPr>
            <w:rFonts w:cs="Times New Roman"/>
            <w:szCs w:val="24"/>
          </w:rPr>
          <w:t>seguinte</w:t>
        </w:r>
      </w:ins>
      <w:r>
        <w:rPr>
          <w:rFonts w:cs="Times New Roman"/>
          <w:szCs w:val="24"/>
        </w:rPr>
        <w:t xml:space="preserve">, foi feita a análise e modelagem </w:t>
      </w:r>
      <w:ins w:id="590" w:author="Claudio Martins" w:date="2020-02-26T11:20:00Z">
        <w:r w:rsidR="00722E4C">
          <w:rPr>
            <w:rFonts w:cs="Times New Roman"/>
            <w:szCs w:val="24"/>
          </w:rPr>
          <w:t xml:space="preserve">do projeto </w:t>
        </w:r>
      </w:ins>
      <w:r>
        <w:rPr>
          <w:rFonts w:cs="Times New Roman"/>
          <w:szCs w:val="24"/>
        </w:rPr>
        <w:t xml:space="preserve">da aplicação, utilizando-se de algumas técnicas já consolidadas </w:t>
      </w:r>
      <w:del w:id="591" w:author="Claudio Martins" w:date="2020-02-26T11:19:00Z">
        <w:r w:rsidDel="00722E4C">
          <w:rPr>
            <w:rFonts w:cs="Times New Roman"/>
            <w:szCs w:val="24"/>
          </w:rPr>
          <w:delText xml:space="preserve">de </w:delText>
        </w:r>
      </w:del>
      <w:ins w:id="592" w:author="Claudio Martins" w:date="2020-02-26T11:19:00Z">
        <w:r w:rsidR="00722E4C">
          <w:rPr>
            <w:rFonts w:cs="Times New Roman"/>
            <w:szCs w:val="24"/>
          </w:rPr>
          <w:t xml:space="preserve">da </w:t>
        </w:r>
      </w:ins>
      <w:r>
        <w:rPr>
          <w:rFonts w:cs="Times New Roman"/>
          <w:szCs w:val="24"/>
        </w:rPr>
        <w:t>engenharia de software.</w:t>
      </w:r>
    </w:p>
    <w:p w14:paraId="138D7FF4" w14:textId="77777777" w:rsidR="006D2F59" w:rsidRPr="009A6CCF" w:rsidRDefault="006D2F59" w:rsidP="009A6CCF">
      <w:pPr>
        <w:rPr>
          <w:rFonts w:cs="Times New Roman"/>
          <w:szCs w:val="24"/>
        </w:rPr>
      </w:pPr>
      <w:r>
        <w:rPr>
          <w:rFonts w:cs="Times New Roman"/>
          <w:szCs w:val="24"/>
        </w:rPr>
        <w:tab/>
        <w:t xml:space="preserve">Na etapa final, a aplicação foi </w:t>
      </w:r>
      <w:del w:id="593" w:author="Claudio Martins" w:date="2020-02-26T11:20:00Z">
        <w:r w:rsidDel="00722E4C">
          <w:rPr>
            <w:rFonts w:cs="Times New Roman"/>
            <w:szCs w:val="24"/>
          </w:rPr>
          <w:delText xml:space="preserve">desenvolvida </w:delText>
        </w:r>
      </w:del>
      <w:proofErr w:type="gramStart"/>
      <w:ins w:id="594" w:author="Claudio Martins" w:date="2020-02-26T11:20:00Z">
        <w:r w:rsidR="00722E4C">
          <w:rPr>
            <w:rFonts w:cs="Times New Roman"/>
            <w:szCs w:val="24"/>
          </w:rPr>
          <w:t>implementada</w:t>
        </w:r>
        <w:proofErr w:type="gramEnd"/>
        <w:r w:rsidR="00722E4C">
          <w:rPr>
            <w:rFonts w:cs="Times New Roman"/>
            <w:szCs w:val="24"/>
          </w:rPr>
          <w:t xml:space="preserve">, testada e validada, </w:t>
        </w:r>
      </w:ins>
      <w:r>
        <w:rPr>
          <w:rFonts w:cs="Times New Roman"/>
          <w:szCs w:val="24"/>
        </w:rPr>
        <w:t xml:space="preserve">aplicando as tecnologias e métodos investigados nas etapas </w:t>
      </w:r>
      <w:del w:id="595" w:author="Claudio Martins" w:date="2020-02-26T11:21:00Z">
        <w:r w:rsidDel="003B46E8">
          <w:rPr>
            <w:rFonts w:cs="Times New Roman"/>
            <w:szCs w:val="24"/>
          </w:rPr>
          <w:delText>anteriores</w:delText>
        </w:r>
      </w:del>
      <w:del w:id="596" w:author="Claudio Martins" w:date="2020-02-26T11:20:00Z">
        <w:r w:rsidDel="00722E4C">
          <w:rPr>
            <w:rFonts w:cs="Times New Roman"/>
            <w:szCs w:val="24"/>
          </w:rPr>
          <w:delText>,</w:delText>
        </w:r>
      </w:del>
      <w:del w:id="597" w:author="Claudio Martins" w:date="2020-02-26T11:21:00Z">
        <w:r w:rsidDel="003B46E8">
          <w:rPr>
            <w:rFonts w:cs="Times New Roman"/>
            <w:szCs w:val="24"/>
          </w:rPr>
          <w:delText xml:space="preserve"> </w:delText>
        </w:r>
      </w:del>
      <w:ins w:id="598" w:author="Claudio Martins" w:date="2020-02-26T11:21:00Z">
        <w:r w:rsidR="003B46E8">
          <w:rPr>
            <w:rFonts w:cs="Times New Roman"/>
            <w:szCs w:val="24"/>
          </w:rPr>
          <w:t xml:space="preserve">anteriores. </w:t>
        </w:r>
      </w:ins>
      <w:del w:id="599" w:author="Claudio Martins" w:date="2020-02-26T11:20:00Z">
        <w:r w:rsidDel="00722E4C">
          <w:rPr>
            <w:rFonts w:cs="Times New Roman"/>
            <w:szCs w:val="24"/>
          </w:rPr>
          <w:delText>testada e validada.</w:delText>
        </w:r>
      </w:del>
    </w:p>
    <w:p w14:paraId="36725E6D" w14:textId="77777777" w:rsidR="00194846" w:rsidRPr="002B2829" w:rsidRDefault="00194846" w:rsidP="00F319EF">
      <w:pPr>
        <w:rPr>
          <w:rFonts w:cs="Times New Roman"/>
        </w:rPr>
      </w:pPr>
    </w:p>
    <w:p w14:paraId="5C9D4A92" w14:textId="77777777" w:rsidR="009C07DD" w:rsidRDefault="006D2F59" w:rsidP="00634CA7">
      <w:pPr>
        <w:pStyle w:val="Ttulo2"/>
        <w:rPr>
          <w:ins w:id="600" w:author="Glauber Matteis Gadelha" w:date="2020-02-29T12:41:00Z"/>
        </w:rPr>
      </w:pPr>
      <w:bookmarkStart w:id="601" w:name="_Toc498681701"/>
      <w:bookmarkStart w:id="602" w:name="_Toc33871099"/>
      <w:proofErr w:type="gramStart"/>
      <w:r>
        <w:t>1.</w:t>
      </w:r>
      <w:r w:rsidR="00735E60">
        <w:t>3</w:t>
      </w:r>
      <w:r>
        <w:t xml:space="preserve"> </w:t>
      </w:r>
      <w:bookmarkEnd w:id="601"/>
      <w:r w:rsidRPr="00634CA7">
        <w:t>Organização</w:t>
      </w:r>
      <w:proofErr w:type="gramEnd"/>
      <w:r>
        <w:t xml:space="preserve"> do trabalho</w:t>
      </w:r>
      <w:bookmarkEnd w:id="602"/>
    </w:p>
    <w:p w14:paraId="49A88E5D" w14:textId="77777777" w:rsidR="0040008C" w:rsidRPr="0040008C" w:rsidRDefault="0040008C" w:rsidP="0040008C"/>
    <w:p w14:paraId="1942AE1D" w14:textId="77777777" w:rsidR="006D2F59" w:rsidDel="003B46E8" w:rsidRDefault="006D2F59" w:rsidP="006D2F59">
      <w:pPr>
        <w:rPr>
          <w:del w:id="603" w:author="Claudio Martins" w:date="2020-02-26T11:23:00Z"/>
        </w:rPr>
      </w:pPr>
      <w:r>
        <w:tab/>
        <w:t xml:space="preserve">Este trabalho de conclusão de curso foi organizado </w:t>
      </w:r>
      <w:del w:id="604" w:author="Claudio Martins" w:date="2020-02-26T11:21:00Z">
        <w:r w:rsidDel="003B46E8">
          <w:delText>como segue</w:delText>
        </w:r>
      </w:del>
      <w:ins w:id="605" w:author="Claudio Martins" w:date="2020-02-26T11:21:00Z">
        <w:r w:rsidR="003B46E8">
          <w:t xml:space="preserve">da seguinte maneira. </w:t>
        </w:r>
      </w:ins>
      <w:del w:id="606" w:author="Claudio Martins" w:date="2020-02-26T11:21:00Z">
        <w:r w:rsidDel="003B46E8">
          <w:delText xml:space="preserve"> descrito abaixo:</w:delText>
        </w:r>
      </w:del>
    </w:p>
    <w:p w14:paraId="2E1E57AB" w14:textId="77777777" w:rsidR="00C85C22" w:rsidRDefault="006D2F59" w:rsidP="00C85C22">
      <w:del w:id="607" w:author="Claudio Martins" w:date="2020-02-26T11:23:00Z">
        <w:r w:rsidDel="003B46E8">
          <w:tab/>
        </w:r>
      </w:del>
      <w:r>
        <w:t xml:space="preserve">No capítulo 2 é descrita toda a </w:t>
      </w:r>
      <w:r w:rsidR="00215658">
        <w:t xml:space="preserve">fundamentação teórica e técnica para o trabalho. Compreende </w:t>
      </w:r>
      <w:r w:rsidR="0009356F">
        <w:t>uma introdução a</w:t>
      </w:r>
      <w:r w:rsidR="00215658">
        <w:t>o reuso de software</w:t>
      </w:r>
      <w:del w:id="608" w:author="Claudio Martins" w:date="2020-02-26T11:22:00Z">
        <w:r w:rsidR="00215658" w:rsidDel="003B46E8">
          <w:delText>,</w:delText>
        </w:r>
        <w:r w:rsidR="00AF6828" w:rsidDel="003B46E8">
          <w:delText xml:space="preserve"> </w:delText>
        </w:r>
      </w:del>
      <w:ins w:id="609" w:author="Claudio Martins" w:date="2020-02-26T11:22:00Z">
        <w:r w:rsidR="003B46E8">
          <w:t xml:space="preserve">; </w:t>
        </w:r>
      </w:ins>
      <w:r w:rsidR="0009356F">
        <w:t>programação generati</w:t>
      </w:r>
      <w:r w:rsidR="00E0648B">
        <w:t>va e geração de código a partir</w:t>
      </w:r>
      <w:r w:rsidR="0009356F">
        <w:t xml:space="preserve"> de linguagens de gabarito</w:t>
      </w:r>
      <w:del w:id="610" w:author="Claudio Martins" w:date="2020-02-26T11:22:00Z">
        <w:r w:rsidR="00AF6828" w:rsidDel="003B46E8">
          <w:delText>,</w:delText>
        </w:r>
        <w:r w:rsidR="00215658" w:rsidDel="003B46E8">
          <w:delText xml:space="preserve"> </w:delText>
        </w:r>
      </w:del>
      <w:ins w:id="611" w:author="Claudio Martins" w:date="2020-02-26T11:22:00Z">
        <w:r w:rsidR="003B46E8">
          <w:t xml:space="preserve">; </w:t>
        </w:r>
      </w:ins>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del w:id="612" w:author="Claudio Martins" w:date="2020-02-26T11:22:00Z">
        <w:r w:rsidR="0009356F" w:rsidDel="003B46E8">
          <w:delText xml:space="preserve">, </w:delText>
        </w:r>
        <w:r w:rsidR="00215658" w:rsidDel="003B46E8">
          <w:delText xml:space="preserve"> </w:delText>
        </w:r>
      </w:del>
      <w:ins w:id="613" w:author="Claudio Martins" w:date="2020-02-26T11:22:00Z">
        <w:r w:rsidR="003B46E8">
          <w:t xml:space="preserve">;  </w:t>
        </w:r>
      </w:ins>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pPr>
        <w:rPr>
          <w:ins w:id="614" w:author="Glauber Matteis Gadelha" w:date="2020-02-27T22:47:00Z"/>
        </w:rPr>
      </w:pPr>
      <w:r>
        <w:tab/>
        <w:t>No capítulo 3</w:t>
      </w:r>
      <w:ins w:id="615" w:author="Claudio Martins" w:date="2020-02-26T11:22:00Z">
        <w:r w:rsidR="003B46E8">
          <w:t>,</w:t>
        </w:r>
      </w:ins>
      <w:ins w:id="616" w:author="Glauber Matteis Gadelha" w:date="2020-02-27T22:46:00Z">
        <w:r w:rsidR="00015B19">
          <w:t xml:space="preserve"> são apresentadas soluções de software correlatas à aplicaç</w:t>
        </w:r>
      </w:ins>
      <w:ins w:id="617" w:author="Glauber Matteis Gadelha" w:date="2020-02-27T22:47:00Z">
        <w:r w:rsidR="00015B19">
          <w:t>ão proposta neste trabalho.</w:t>
        </w:r>
      </w:ins>
    </w:p>
    <w:p w14:paraId="5D15F963" w14:textId="22C18548" w:rsidR="002B7DBB" w:rsidRDefault="00015B19" w:rsidP="00C85C22">
      <w:ins w:id="618" w:author="Glauber Matteis Gadelha" w:date="2020-02-27T22:47:00Z">
        <w:r>
          <w:tab/>
        </w:r>
      </w:ins>
      <w:ins w:id="619" w:author="Glauber Matteis Gadelha" w:date="2020-02-27T22:48:00Z">
        <w:r>
          <w:t>No</w:t>
        </w:r>
      </w:ins>
      <w:ins w:id="620" w:author="Glauber Matteis Gadelha" w:date="2020-02-27T22:47:00Z">
        <w:r>
          <w:t xml:space="preserve"> capítulo 4 </w:t>
        </w:r>
      </w:ins>
      <w:r w:rsidR="002B7DBB">
        <w:t xml:space="preserve"> </w:t>
      </w:r>
      <w:del w:id="621" w:author="Claudio Martins" w:date="2020-02-26T11:23:00Z">
        <w:r w:rsidR="002B7DBB" w:rsidDel="003B46E8">
          <w:delText>descreve</w:delText>
        </w:r>
      </w:del>
      <w:ins w:id="622" w:author="Claudio Martins" w:date="2020-02-26T11:23:00Z">
        <w:r w:rsidR="003B46E8">
          <w:t>apresenta</w:t>
        </w:r>
      </w:ins>
      <w:r w:rsidR="002B7DBB">
        <w:t xml:space="preserve">-se o projeto da aplicação geradora de </w:t>
      </w:r>
      <w:del w:id="623" w:author="Claudio Martins" w:date="2020-02-26T10:52:00Z">
        <w:r w:rsidR="002B7DBB" w:rsidDel="00F07A8A">
          <w:delText>dashboards</w:delText>
        </w:r>
      </w:del>
      <w:ins w:id="624" w:author="Claudio Martins" w:date="2020-02-26T10:52:00Z">
        <w:r w:rsidR="00F07A8A" w:rsidRPr="00F07A8A">
          <w:rPr>
            <w:i/>
          </w:rPr>
          <w:t>dashboards</w:t>
        </w:r>
      </w:ins>
      <w:r w:rsidR="002B7DBB">
        <w:t xml:space="preserve"> e seu desenvolvimento. Por último, no capítulo </w:t>
      </w:r>
      <w:del w:id="625" w:author="Glauber Matteis Gadelha" w:date="2020-02-27T22:48:00Z">
        <w:r w:rsidR="002B7DBB" w:rsidDel="00015B19">
          <w:delText xml:space="preserve">4 </w:delText>
        </w:r>
      </w:del>
      <w:proofErr w:type="gramStart"/>
      <w:ins w:id="626" w:author="Glauber Matteis Gadelha" w:date="2020-02-27T22:48:00Z">
        <w:r>
          <w:t>5</w:t>
        </w:r>
        <w:proofErr w:type="gramEnd"/>
        <w:r>
          <w:t xml:space="preserve"> </w:t>
        </w:r>
      </w:ins>
      <w:r w:rsidR="002B7DBB">
        <w:t>são feitas as considerações finais</w:t>
      </w:r>
      <w:ins w:id="627" w:author="Glauber Matteis Gadelha" w:date="2020-02-27T22:48:00Z">
        <w:r>
          <w:t xml:space="preserve"> e propostas para trabalhos futuros</w:t>
        </w:r>
      </w:ins>
      <w:r w:rsidR="002B7DBB">
        <w:t>.</w:t>
      </w:r>
    </w:p>
    <w:p w14:paraId="2F0D22A2" w14:textId="2CAADD63" w:rsidR="003B46E8" w:rsidDel="0040008C" w:rsidRDefault="003B46E8">
      <w:pPr>
        <w:spacing w:after="160" w:line="240" w:lineRule="auto"/>
        <w:jc w:val="left"/>
        <w:rPr>
          <w:ins w:id="628" w:author="Claudio Martins" w:date="2020-02-26T11:23:00Z"/>
          <w:del w:id="629" w:author="Glauber Matteis Gadelha" w:date="2020-02-29T12:40:00Z"/>
        </w:rPr>
      </w:pPr>
      <w:ins w:id="630" w:author="Claudio Martins" w:date="2020-02-26T11:23:00Z">
        <w:del w:id="631" w:author="Glauber Matteis Gadelha" w:date="2020-02-29T12:40:00Z">
          <w:r w:rsidDel="0040008C">
            <w:br w:type="page"/>
          </w:r>
        </w:del>
      </w:ins>
    </w:p>
    <w:p w14:paraId="25F66843" w14:textId="77777777" w:rsidR="00F3745A" w:rsidRDefault="00F3745A" w:rsidP="0040008C">
      <w:pPr>
        <w:spacing w:after="160" w:line="240" w:lineRule="auto"/>
        <w:jc w:val="left"/>
      </w:pPr>
    </w:p>
    <w:p w14:paraId="41ACD1C8" w14:textId="77777777" w:rsidR="0040008C" w:rsidRDefault="0040008C">
      <w:pPr>
        <w:spacing w:after="160" w:line="240" w:lineRule="auto"/>
        <w:jc w:val="left"/>
        <w:rPr>
          <w:ins w:id="632" w:author="Glauber Matteis Gadelha" w:date="2020-02-29T12:42:00Z"/>
          <w:rFonts w:eastAsiaTheme="majorEastAsia" w:cstheme="majorBidi"/>
          <w:b/>
          <w:szCs w:val="32"/>
        </w:rPr>
      </w:pPr>
      <w:bookmarkStart w:id="633" w:name="_Toc33871100"/>
      <w:ins w:id="634" w:author="Glauber Matteis Gadelha" w:date="2020-02-29T12:42:00Z">
        <w:r>
          <w:br w:type="page"/>
        </w:r>
      </w:ins>
    </w:p>
    <w:p w14:paraId="790A89C9" w14:textId="26450A67" w:rsidR="00F3745A" w:rsidRDefault="00F3745A" w:rsidP="007E3AB8">
      <w:pPr>
        <w:pStyle w:val="Ttulo1"/>
        <w:rPr>
          <w:ins w:id="635" w:author="Glauber Matteis Gadelha" w:date="2020-02-29T12:42:00Z"/>
        </w:rPr>
      </w:pPr>
      <w:proofErr w:type="gramStart"/>
      <w:r>
        <w:lastRenderedPageBreak/>
        <w:t>2</w:t>
      </w:r>
      <w:proofErr w:type="gramEnd"/>
      <w:r>
        <w:t xml:space="preserve"> </w:t>
      </w:r>
      <w:r w:rsidRPr="00634CA7">
        <w:t>FUNDAMENTAÇÃO</w:t>
      </w:r>
      <w:r>
        <w:t xml:space="preserve"> TEÓRICA</w:t>
      </w:r>
      <w:bookmarkEnd w:id="633"/>
    </w:p>
    <w:p w14:paraId="626A622C" w14:textId="77777777" w:rsidR="0040008C" w:rsidRPr="0040008C" w:rsidRDefault="0040008C" w:rsidP="0040008C"/>
    <w:p w14:paraId="2454CDBF" w14:textId="77777777"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ins w:id="636" w:author="Claudio Martins" w:date="2020-02-26T11:24:00Z">
        <w:r w:rsidR="001A4E92">
          <w:t>de painéis (</w:t>
        </w:r>
      </w:ins>
      <w:r w:rsidRPr="001A4E92">
        <w:rPr>
          <w:i/>
        </w:rPr>
        <w:t>dashboard</w:t>
      </w:r>
      <w:ins w:id="637" w:author="Claudio Martins" w:date="2020-02-26T11:24:00Z">
        <w:r w:rsidR="001A4E92">
          <w:t>)</w:t>
        </w:r>
      </w:ins>
      <w:r>
        <w:t>.</w:t>
      </w:r>
      <w:r w:rsidR="00B36747">
        <w:t xml:space="preserve"> </w:t>
      </w:r>
      <w:r>
        <w:t>Além disso, fundamenta</w:t>
      </w:r>
      <w:ins w:id="638" w:author="Claudio Martins" w:date="2020-02-26T11:24:00Z">
        <w:r w:rsidR="001A4E92">
          <w:t>-se</w:t>
        </w:r>
      </w:ins>
      <w:r>
        <w:t xml:space="preserve"> </w:t>
      </w:r>
      <w:del w:id="639" w:author="Claudio Martins" w:date="2020-02-26T11:24:00Z">
        <w:r w:rsidDel="001A4E92">
          <w:delText xml:space="preserve">tecnicamente </w:delText>
        </w:r>
      </w:del>
      <w:r>
        <w:t xml:space="preserve">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Default="00683CDD" w:rsidP="00634CA7">
      <w:pPr>
        <w:pStyle w:val="Ttulo2"/>
        <w:rPr>
          <w:ins w:id="640" w:author="Glauber Matteis Gadelha" w:date="2020-02-29T12:42:00Z"/>
        </w:rPr>
      </w:pPr>
      <w:bookmarkStart w:id="641" w:name="_Toc33871101"/>
      <w:r w:rsidRPr="005D0641">
        <w:t xml:space="preserve">2.1 </w:t>
      </w:r>
      <w:proofErr w:type="gramStart"/>
      <w:r w:rsidR="00B36747" w:rsidRPr="005D0641">
        <w:t>Reuso</w:t>
      </w:r>
      <w:proofErr w:type="gramEnd"/>
      <w:r w:rsidRPr="005D0641">
        <w:t xml:space="preserve"> de Software</w:t>
      </w:r>
      <w:bookmarkEnd w:id="641"/>
    </w:p>
    <w:p w14:paraId="1DF8C09F" w14:textId="77777777" w:rsidR="0040008C" w:rsidRPr="0040008C" w:rsidRDefault="0040008C" w:rsidP="0040008C"/>
    <w:p w14:paraId="35F5A5C6" w14:textId="77777777" w:rsidR="00A931EE" w:rsidRPr="00A931EE" w:rsidDel="001A4E92" w:rsidRDefault="00A931EE" w:rsidP="00A931EE">
      <w:pPr>
        <w:rPr>
          <w:del w:id="642" w:author="Claudio Martins" w:date="2020-02-26T11:24:00Z"/>
        </w:rPr>
      </w:pPr>
    </w:p>
    <w:p w14:paraId="2BE57DBD" w14:textId="77777777" w:rsidR="001A4E92" w:rsidRDefault="00940821" w:rsidP="00683CDD">
      <w:pPr>
        <w:rPr>
          <w:ins w:id="643" w:author="Claudio Martins" w:date="2020-02-26T11:25:00Z"/>
        </w:rPr>
      </w:pPr>
      <w:r>
        <w:tab/>
      </w:r>
      <w:del w:id="644" w:author="Claudio Martins" w:date="2020-02-26T11:25:00Z">
        <w:r w:rsidR="00DE7325" w:rsidDel="001A4E92">
          <w:delText xml:space="preserve">Uma das definições encontradas na literatura pesquisada </w:delText>
        </w:r>
        <w:r w:rsidR="000A639D" w:rsidDel="001A4E92">
          <w:delText xml:space="preserve">com a finalidade de </w:delText>
        </w:r>
        <w:r w:rsidR="00DE7325" w:rsidDel="001A4E92">
          <w:delText>desenvolv</w:delText>
        </w:r>
        <w:r w:rsidR="000A639D" w:rsidDel="001A4E92">
          <w:delText>er o presente</w:delText>
        </w:r>
        <w:r w:rsidR="00DE7325" w:rsidDel="001A4E92">
          <w:delText xml:space="preserve"> trabalho para o r</w:delText>
        </w:r>
      </w:del>
      <w:ins w:id="645" w:author="Claudio Martins" w:date="2020-02-26T11:25:00Z">
        <w:r w:rsidR="001A4E92">
          <w:t>R</w:t>
        </w:r>
      </w:ins>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w:t>
      </w:r>
    </w:p>
    <w:p w14:paraId="1E158937" w14:textId="7777777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646" w:author="glaubergad" w:date="2019-02-23T11:06:00Z">
        <w:r w:rsidR="00033C28">
          <w:t xml:space="preserve"> </w:t>
        </w:r>
      </w:ins>
    </w:p>
    <w:p w14:paraId="3B3DB662" w14:textId="77777777"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del w:id="647" w:author="Claudio Martins" w:date="2020-02-26T11:26:00Z">
        <w:r w:rsidR="003B65F4" w:rsidDel="001A4E92">
          <w:delText xml:space="preserve">de </w:delText>
        </w:r>
      </w:del>
      <w:ins w:id="648" w:author="Claudio Martins" w:date="2020-02-26T11:26:00Z">
        <w:r w:rsidR="001A4E92">
          <w:t xml:space="preserve">ao ano de </w:t>
        </w:r>
      </w:ins>
      <w:r w:rsidR="003B65F4">
        <w:t>1947, no início da programação</w:t>
      </w:r>
      <w:ins w:id="649" w:author="Claudio Martins" w:date="2020-02-26T11:26:00Z">
        <w:r w:rsidR="001A4E92">
          <w:t xml:space="preserve"> dos computadores</w:t>
        </w:r>
      </w:ins>
      <w:del w:id="650" w:author="Claudio Martins" w:date="2020-02-26T11:26:00Z">
        <w:r w:rsidR="003B65F4" w:rsidDel="001A4E92">
          <w:delText xml:space="preserve"> armazenada</w:delText>
        </w:r>
      </w:del>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ins w:id="651" w:author="Claudio Martins" w:date="2020-02-26T11:26:00Z">
        <w:r w:rsidR="001A4E92">
          <w:t>A partir de</w:t>
        </w:r>
      </w:ins>
      <w:del w:id="652" w:author="Claudio Martins" w:date="2020-02-26T11:26:00Z">
        <w:r w:rsidR="003B65F4" w:rsidDel="001A4E92">
          <w:delText>De</w:delText>
        </w:r>
      </w:del>
      <w:r w:rsidR="003B65F4">
        <w:t>st</w:t>
      </w:r>
      <w:ins w:id="653" w:author="Claudio Martins" w:date="2020-02-26T11:26:00Z">
        <w:r w:rsidR="001A4E92">
          <w:t>e momento</w:t>
        </w:r>
      </w:ins>
      <w:del w:id="654" w:author="Claudio Martins" w:date="2020-02-26T11:26:00Z">
        <w:r w:rsidR="003B65F4" w:rsidDel="001A4E92">
          <w:delText>a data adiante</w:delText>
        </w:r>
      </w:del>
      <w:r w:rsidR="003B65F4">
        <w:t xml:space="preserve">, programadores </w:t>
      </w:r>
      <w:ins w:id="655" w:author="Claudio Martins" w:date="2020-02-26T11:27:00Z">
        <w:r w:rsidR="001A4E92">
          <w:t xml:space="preserve">passam a </w:t>
        </w:r>
      </w:ins>
      <w:r w:rsidR="003B65F4">
        <w:t>reaproveit</w:t>
      </w:r>
      <w:del w:id="656" w:author="Claudio Martins" w:date="2020-02-26T11:27:00Z">
        <w:r w:rsidR="003B65F4" w:rsidDel="001A4E92">
          <w:delText>am</w:delText>
        </w:r>
      </w:del>
      <w:ins w:id="657" w:author="Claudio Martins" w:date="2020-02-26T11:27:00Z">
        <w:r w:rsidR="001A4E92">
          <w:t>ar</w:t>
        </w:r>
      </w:ins>
      <w:r w:rsidR="003B65F4">
        <w:t xml:space="preserve"> blocos de código em arquivos pessoais, programas antigos, repositórios públicos e até mesmo em sua memória.</w:t>
      </w:r>
    </w:p>
    <w:p w14:paraId="498A984E" w14:textId="77777777"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ins w:id="658" w:author="Claudio Martins" w:date="2020-02-26T11:27:00Z">
        <w:r w:rsidR="00374048">
          <w:t>,</w:t>
        </w:r>
      </w:ins>
      <w:r>
        <w:t xml:space="preserve"> prontos para serem ajustados às necessidades das mais diversas empresas</w:t>
      </w:r>
      <w:ins w:id="659" w:author="Claudio Martins" w:date="2020-02-26T11:28:00Z">
        <w:r w:rsidR="00374048">
          <w:t xml:space="preserve">, que viabilizados </w:t>
        </w:r>
      </w:ins>
      <w:del w:id="660" w:author="Claudio Martins" w:date="2020-02-26T11:28:00Z">
        <w:r w:rsidDel="00374048">
          <w:delText xml:space="preserve"> e </w:delText>
        </w:r>
      </w:del>
      <w:ins w:id="661" w:author="Claudio Martins" w:date="2020-02-26T11:28:00Z">
        <w:r w:rsidR="00374048">
          <w:t>pel</w:t>
        </w:r>
      </w:ins>
      <w:r>
        <w:t>a conectividade da rede mundial e serviços web</w:t>
      </w:r>
      <w:ins w:id="662" w:author="Claudio Martins" w:date="2020-02-26T11:28:00Z">
        <w:r w:rsidR="00374048">
          <w:t>,</w:t>
        </w:r>
      </w:ins>
      <w:r>
        <w:t xml:space="preserve">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14:paraId="6501C5D8" w14:textId="77777777" w:rsidR="00266BE8" w:rsidRDefault="003B65F4" w:rsidP="00683CDD">
      <w:r>
        <w:tab/>
      </w:r>
      <w:r w:rsidR="00FD151D">
        <w:t>A</w:t>
      </w:r>
      <w:r w:rsidR="000F350E">
        <w:t>pesar do potencial naturalmente reusável de componentes e sistemas de software, pode se tornar muito cara sua readaptação para aplicação em um novo domínio</w:t>
      </w:r>
      <w:ins w:id="663" w:author="Claudio Martins" w:date="2020-02-26T11:28:00Z">
        <w:r w:rsidR="00374048">
          <w:t xml:space="preserve"> e contexto</w:t>
        </w:r>
      </w:ins>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del w:id="664" w:author="Claudio Martins" w:date="2020-02-26T11:29:00Z">
        <w:r w:rsidR="00266BE8" w:rsidDel="00374048">
          <w:delText>porem</w:delText>
        </w:r>
        <w:proofErr w:type="gramStart"/>
        <w:r w:rsidR="004742D1" w:rsidDel="00374048">
          <w:delText xml:space="preserve"> </w:delText>
        </w:r>
      </w:del>
      <w:ins w:id="665" w:author="Claudio Martins" w:date="2020-02-26T11:29:00Z">
        <w:r w:rsidR="00374048">
          <w:t>porém</w:t>
        </w:r>
        <w:proofErr w:type="gramEnd"/>
        <w:r w:rsidR="00374048">
          <w:t xml:space="preserve"> </w:t>
        </w:r>
      </w:ins>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14:paraId="100FE3B0" w14:textId="77777777" w:rsidR="00266BE8" w:rsidDel="00E42BF2" w:rsidRDefault="00266BE8" w:rsidP="00683CDD">
      <w:pPr>
        <w:rPr>
          <w:del w:id="666" w:author="Claudio Martins" w:date="2020-02-26T11:31:00Z"/>
        </w:rPr>
      </w:pPr>
    </w:p>
    <w:p w14:paraId="4C9E7FD9" w14:textId="77777777"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14:paraId="779B8869" w14:textId="77777777" w:rsidR="00266BE8" w:rsidRDefault="008944A5" w:rsidP="0044798B">
      <w:pPr>
        <w:pStyle w:val="PargrafodaLista"/>
        <w:numPr>
          <w:ilvl w:val="0"/>
          <w:numId w:val="29"/>
        </w:numPr>
        <w:ind w:left="1134"/>
      </w:pPr>
      <w:r w:rsidRPr="00F955AD">
        <w:t>Redução do tempo de desenvolvimento</w:t>
      </w:r>
      <w:r>
        <w:t xml:space="preserve">: </w:t>
      </w:r>
      <w:ins w:id="667" w:author="Claudio Martins" w:date="2020-02-26T11:30:00Z">
        <w:r w:rsidR="00E42BF2">
          <w:t>e</w:t>
        </w:r>
      </w:ins>
      <w:del w:id="668" w:author="Claudio Martins" w:date="2020-02-26T11:30:00Z">
        <w:r w:rsidDel="00E42BF2">
          <w:delText>E</w:delText>
        </w:r>
      </w:del>
      <w:r>
        <w:t>m muitos projetos, o prazo de entrega da solução acaba por ser mais importante que os custos do desenvolvimento. Neste caso, o reuso se torna praticamente uma necessidade</w:t>
      </w:r>
      <w:del w:id="669" w:author="Claudio Martins" w:date="2020-02-26T11:30:00Z">
        <w:r w:rsidDel="00E42BF2">
          <w:delText>;</w:delText>
        </w:r>
      </w:del>
      <w:ins w:id="670" w:author="Claudio Martins" w:date="2020-02-26T11:30:00Z">
        <w:r w:rsidR="00E42BF2">
          <w:t>.</w:t>
        </w:r>
      </w:ins>
    </w:p>
    <w:p w14:paraId="24CD2985" w14:textId="77777777" w:rsidR="008944A5" w:rsidRDefault="008944A5" w:rsidP="0044798B">
      <w:pPr>
        <w:pStyle w:val="PargrafodaLista"/>
        <w:numPr>
          <w:ilvl w:val="0"/>
          <w:numId w:val="29"/>
        </w:numPr>
        <w:ind w:left="1134"/>
      </w:pPr>
      <w:r w:rsidRPr="00F955AD">
        <w:t>Aumento da confiança</w:t>
      </w:r>
      <w:r>
        <w:t xml:space="preserve">: </w:t>
      </w:r>
      <w:del w:id="671" w:author="Claudio Martins" w:date="2020-02-26T11:30:00Z">
        <w:r w:rsidDel="00E42BF2">
          <w:delText xml:space="preserve">Reusar </w:delText>
        </w:r>
      </w:del>
      <w:ins w:id="672" w:author="Claudio Martins" w:date="2020-02-26T11:30:00Z">
        <w:r w:rsidR="00E42BF2">
          <w:t xml:space="preserve">reutilizar </w:t>
        </w:r>
      </w:ins>
      <w:r>
        <w:t xml:space="preserve">soluções previamente desenvolvidas, testadas e validadas geralmente reflete uma confiabilidade maior do que uma nova solução </w:t>
      </w:r>
      <w:proofErr w:type="gramStart"/>
      <w:r>
        <w:t>desenvolvida</w:t>
      </w:r>
      <w:ins w:id="673" w:author="Claudio Martins" w:date="2020-02-26T11:30:00Z">
        <w:r w:rsidR="00E42BF2">
          <w:t>.</w:t>
        </w:r>
      </w:ins>
      <w:proofErr w:type="gramEnd"/>
      <w:del w:id="674" w:author="Claudio Martins" w:date="2020-02-26T11:30:00Z">
        <w:r w:rsidDel="00E42BF2">
          <w:delText>;</w:delText>
        </w:r>
      </w:del>
    </w:p>
    <w:p w14:paraId="6DBE9314" w14:textId="77777777" w:rsidR="008944A5" w:rsidRDefault="008944A5" w:rsidP="0044798B">
      <w:pPr>
        <w:pStyle w:val="PargrafodaLista"/>
        <w:numPr>
          <w:ilvl w:val="0"/>
          <w:numId w:val="29"/>
        </w:numPr>
        <w:ind w:left="1134"/>
      </w:pPr>
      <w:r w:rsidRPr="00F955AD">
        <w:t>Melhor uso da mão-de-obra</w:t>
      </w:r>
      <w:r>
        <w:t xml:space="preserve">: </w:t>
      </w:r>
      <w:del w:id="675" w:author="Claudio Martins" w:date="2020-02-26T11:30:00Z">
        <w:r w:rsidDel="00E42BF2">
          <w:delText xml:space="preserve">Reutilizando </w:delText>
        </w:r>
      </w:del>
      <w:ins w:id="676" w:author="Claudio Martins" w:date="2020-02-26T11:30:00Z">
        <w:r w:rsidR="00E42BF2">
          <w:t xml:space="preserve">reutilizando </w:t>
        </w:r>
      </w:ins>
      <w:r>
        <w:t>software, a equipe de análise e desenvolvimento ganha tempo para dar atenção para novas funcionalidades e regras de negócio.</w:t>
      </w:r>
    </w:p>
    <w:p w14:paraId="431D5635" w14:textId="6B025ADE" w:rsidR="008944A5" w:rsidDel="0040008C" w:rsidRDefault="008944A5" w:rsidP="008944A5">
      <w:pPr>
        <w:rPr>
          <w:del w:id="677" w:author="Glauber Matteis Gadelha" w:date="2020-02-29T12:43:00Z"/>
        </w:rPr>
      </w:pPr>
    </w:p>
    <w:p w14:paraId="5464DEF3" w14:textId="77777777" w:rsidR="0040008C" w:rsidRDefault="0040008C" w:rsidP="0044798B">
      <w:pPr>
        <w:rPr>
          <w:ins w:id="678" w:author="Glauber Matteis Gadelha" w:date="2020-02-29T12:43:00Z"/>
        </w:rPr>
      </w:pPr>
    </w:p>
    <w:p w14:paraId="5781177A" w14:textId="0B3B0CB4" w:rsidR="008944A5" w:rsidRDefault="0044798B" w:rsidP="0044798B">
      <w:ins w:id="679" w:author="Glauber Matteis Gadelha" w:date="2020-02-29T10:31:00Z">
        <w:r>
          <w:tab/>
        </w:r>
      </w:ins>
      <w:r w:rsidR="004A4E33">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4A4E33" w:rsidRPr="004A4E33">
        <w:rPr>
          <w:noProof/>
        </w:rPr>
        <w:t>(SOMMERVILLE, 2013)</w:t>
      </w:r>
      <w:r w:rsidR="003F07EB">
        <w:fldChar w:fldCharType="end"/>
      </w:r>
      <w:r w:rsidR="004A4E33">
        <w:t>:</w:t>
      </w:r>
    </w:p>
    <w:p w14:paraId="0E6E9690" w14:textId="77777777" w:rsidR="004A4E33" w:rsidRDefault="004A4E33" w:rsidP="00E15DF9">
      <w:pPr>
        <w:pStyle w:val="PargrafodaLista"/>
        <w:numPr>
          <w:ilvl w:val="0"/>
          <w:numId w:val="30"/>
        </w:numPr>
      </w:pPr>
      <w:r w:rsidRPr="00132A2D">
        <w:t>Ausência de ferramentas de suporte</w:t>
      </w:r>
      <w:r>
        <w:t xml:space="preserve">: </w:t>
      </w:r>
      <w:del w:id="680" w:author="Claudio Martins" w:date="2020-02-26T11:31:00Z">
        <w:r w:rsidDel="00E15DF9">
          <w:delText xml:space="preserve">Certas </w:delText>
        </w:r>
      </w:del>
      <w:ins w:id="681" w:author="Claudio Martins" w:date="2020-02-26T11:31:00Z">
        <w:r w:rsidR="00E15DF9">
          <w:t xml:space="preserve">certas </w:t>
        </w:r>
      </w:ins>
      <w:r>
        <w:t xml:space="preserve">ferramentas não dão suporte adequado ao reuso. Isso pode dificultar ou </w:t>
      </w:r>
      <w:r w:rsidR="000C1CE4">
        <w:t>até mesmo</w:t>
      </w:r>
      <w:r>
        <w:t xml:space="preserve"> impedir o emprego destas ferramentas em um novo sistema</w:t>
      </w:r>
      <w:del w:id="682" w:author="Claudio Martins" w:date="2020-02-26T11:31:00Z">
        <w:r w:rsidDel="00E15DF9">
          <w:delText>;</w:delText>
        </w:r>
      </w:del>
      <w:ins w:id="683" w:author="Claudio Martins" w:date="2020-02-26T11:31:00Z">
        <w:r w:rsidR="00E15DF9">
          <w:t>.</w:t>
        </w:r>
      </w:ins>
    </w:p>
    <w:p w14:paraId="4392D3BA" w14:textId="77777777" w:rsidR="00BB1FBB" w:rsidRDefault="004A4E33" w:rsidP="00E15DF9">
      <w:pPr>
        <w:pStyle w:val="PargrafodaLista"/>
        <w:numPr>
          <w:ilvl w:val="0"/>
          <w:numId w:val="30"/>
        </w:numPr>
      </w:pPr>
      <w:r w:rsidRPr="00132A2D">
        <w:t>Síndrome do “não inventado aqui”:</w:t>
      </w:r>
      <w:r>
        <w:t xml:space="preserve"> </w:t>
      </w:r>
      <w:del w:id="684" w:author="Claudio Martins" w:date="2020-02-26T11:32:00Z">
        <w:r w:rsidDel="00E15DF9">
          <w:delText xml:space="preserve">O </w:delText>
        </w:r>
      </w:del>
      <w:ins w:id="685" w:author="Claudio Martins" w:date="2020-02-26T11:32:00Z">
        <w:r w:rsidR="00E15DF9">
          <w:t xml:space="preserve">o </w:t>
        </w:r>
      </w:ins>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del w:id="686" w:author="Claudio Martins" w:date="2020-02-26T11:32:00Z">
        <w:r w:rsidR="00BB1FBB" w:rsidDel="00E15DF9">
          <w:delText>;</w:delText>
        </w:r>
      </w:del>
      <w:ins w:id="687" w:author="Claudio Martins" w:date="2020-02-26T11:32:00Z">
        <w:r w:rsidR="00E15DF9">
          <w:t>.</w:t>
        </w:r>
      </w:ins>
    </w:p>
    <w:p w14:paraId="72D14FFF" w14:textId="77777777" w:rsidR="00A931EE" w:rsidRDefault="00BB1FBB" w:rsidP="00E15DF9">
      <w:pPr>
        <w:pStyle w:val="PargrafodaLista"/>
        <w:numPr>
          <w:ilvl w:val="0"/>
          <w:numId w:val="30"/>
        </w:numPr>
      </w:pPr>
      <w:r w:rsidRPr="00132A2D">
        <w:t>Aumento do custo de manutenção:</w:t>
      </w:r>
      <w:r>
        <w:t xml:space="preserve"> </w:t>
      </w:r>
      <w:del w:id="688" w:author="Claudio Martins" w:date="2020-02-26T11:32:00Z">
        <w:r w:rsidDel="00E15DF9">
          <w:delText xml:space="preserve">Sem </w:delText>
        </w:r>
      </w:del>
      <w:ins w:id="689" w:author="Claudio Martins" w:date="2020-02-26T11:32:00Z">
        <w:r w:rsidR="00E15DF9">
          <w:t xml:space="preserve">sem </w:t>
        </w:r>
      </w:ins>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Pr>
        <w:rPr>
          <w:ins w:id="690" w:author="Claudio Martins" w:date="2020-02-26T11:33:00Z"/>
        </w:rPr>
      </w:pPr>
    </w:p>
    <w:p w14:paraId="35812E56" w14:textId="77777777" w:rsidR="00E15DF9" w:rsidRDefault="00E15DF9" w:rsidP="00513D41"/>
    <w:p w14:paraId="37DB691E" w14:textId="77777777" w:rsidR="00A21D88" w:rsidRDefault="00A21D88" w:rsidP="005D0641">
      <w:pPr>
        <w:pStyle w:val="Ttulo3"/>
        <w:rPr>
          <w:ins w:id="691" w:author="Glauber Matteis Gadelha" w:date="2020-02-29T12:43:00Z"/>
        </w:rPr>
      </w:pPr>
      <w:bookmarkStart w:id="692" w:name="_Toc33871102"/>
      <w:r>
        <w:lastRenderedPageBreak/>
        <w:t>2.1.</w:t>
      </w:r>
      <w:r w:rsidR="005D0641">
        <w:t>1</w:t>
      </w:r>
      <w:r>
        <w:t xml:space="preserve"> Técnicas de aplicação de reuso de software</w:t>
      </w:r>
      <w:bookmarkEnd w:id="692"/>
    </w:p>
    <w:p w14:paraId="3CC9E41F" w14:textId="77777777" w:rsidR="0040008C" w:rsidRPr="0040008C" w:rsidRDefault="0040008C" w:rsidP="0040008C"/>
    <w:p w14:paraId="775C6F7F" w14:textId="77777777" w:rsidR="00A21D88" w:rsidDel="00E15DF9" w:rsidRDefault="00A21D88" w:rsidP="00A21D88">
      <w:pPr>
        <w:rPr>
          <w:del w:id="693" w:author="Claudio Martins" w:date="2020-02-26T11:33:00Z"/>
        </w:rPr>
      </w:pPr>
    </w:p>
    <w:p w14:paraId="302E65E8" w14:textId="77777777"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14:paraId="7F08380A" w14:textId="792F8AA3" w:rsidR="00C4192F" w:rsidRDefault="00C4192F" w:rsidP="0069698E">
      <w:pPr>
        <w:rPr>
          <w:ins w:id="694" w:author="Claudio Martins" w:date="2020-02-26T11:32:00Z"/>
        </w:rPr>
      </w:pPr>
      <w:r>
        <w:tab/>
      </w:r>
      <w:ins w:id="695" w:author="Glauber Matteis Gadelha" w:date="2020-02-27T22:59:00Z">
        <w:r w:rsidR="00F579EF">
          <w:t>N</w:t>
        </w:r>
      </w:ins>
      <w:r>
        <w:t xml:space="preserve">A </w:t>
      </w:r>
      <w:r w:rsidR="00C17F34">
        <w:t>F</w:t>
      </w:r>
      <w:r>
        <w:t xml:space="preserve">igura 1 </w:t>
      </w:r>
      <w:del w:id="696" w:author="Glauber Matteis Gadelha" w:date="2020-02-27T22:54:00Z">
        <w:r w:rsidDel="00A005F3">
          <w:delText xml:space="preserve">exibe </w:delText>
        </w:r>
      </w:del>
      <w:ins w:id="697" w:author="Glauber Matteis Gadelha" w:date="2020-02-27T22:54:00Z">
        <w:r w:rsidR="00A005F3">
          <w:t xml:space="preserve">apresentam-se </w:t>
        </w:r>
      </w:ins>
      <w:r>
        <w:t xml:space="preserve">algumas das possibilidades de </w:t>
      </w:r>
      <w:proofErr w:type="gramStart"/>
      <w:r>
        <w:t>implementação</w:t>
      </w:r>
      <w:proofErr w:type="gramEnd"/>
      <w:r>
        <w:t xml:space="preserve"> de reuso de software. Cada uma dessas possibilidades tem descrição resumida na </w:t>
      </w:r>
      <w:r w:rsidR="00C17F34">
        <w:t>T</w:t>
      </w:r>
      <w:r>
        <w:t xml:space="preserve">abela </w:t>
      </w:r>
      <w:proofErr w:type="gramStart"/>
      <w:r>
        <w:t>1.</w:t>
      </w:r>
      <w:proofErr w:type="gramEnd"/>
      <w:del w:id="698" w:author="Claudio Martins" w:date="2020-02-26T11:32:00Z">
        <w:r w:rsidDel="00E15DF9">
          <w:delText xml:space="preserve"> </w:delText>
        </w:r>
        <w:r w:rsidDel="00E15DF9">
          <w:br w:type="page"/>
        </w:r>
      </w:del>
    </w:p>
    <w:p w14:paraId="795AD1C3" w14:textId="77777777" w:rsidR="00E15DF9" w:rsidRDefault="00E15DF9" w:rsidP="0069698E"/>
    <w:p w14:paraId="2C2E290A" w14:textId="77777777" w:rsidR="00C4192F" w:rsidRPr="007A4954"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5DFAB957">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14:paraId="6C5EF601" w14:textId="77777777"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14:paraId="4509F4D7" w14:textId="77777777" w:rsidR="00025096" w:rsidRPr="00A47608" w:rsidRDefault="00025096" w:rsidP="00025096">
            <w:pPr>
              <w:jc w:val="center"/>
              <w:rPr>
                <w:b/>
                <w:sz w:val="20"/>
                <w:szCs w:val="20"/>
              </w:rPr>
            </w:pPr>
            <w:r w:rsidRPr="00A47608">
              <w:rPr>
                <w:b/>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lastRenderedPageBreak/>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8E8F12C" w14:textId="6AEFB385" w:rsidR="00C17F34" w:rsidDel="00A47608" w:rsidRDefault="00025096" w:rsidP="00596C30">
      <w:pPr>
        <w:jc w:val="center"/>
        <w:rPr>
          <w:del w:id="699" w:author="Glauber Matteis Gadelha" w:date="2020-02-29T10:27:00Z"/>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roofErr w:type="gramStart"/>
      <w:r w:rsidRPr="00A47608">
        <w:rPr>
          <w:b/>
          <w:sz w:val="20"/>
          <w:szCs w:val="20"/>
        </w:rPr>
        <w:t>).</w:t>
      </w:r>
      <w:proofErr w:type="gramEnd"/>
    </w:p>
    <w:p w14:paraId="724E7E74" w14:textId="77777777" w:rsidR="00A47608" w:rsidRDefault="00A47608" w:rsidP="00A47608">
      <w:pPr>
        <w:jc w:val="center"/>
        <w:rPr>
          <w:ins w:id="700" w:author="Glauber Matteis Gadelha" w:date="2020-02-29T10:28:00Z"/>
          <w:b/>
          <w:sz w:val="20"/>
          <w:szCs w:val="20"/>
        </w:rPr>
      </w:pPr>
    </w:p>
    <w:p w14:paraId="76A53956" w14:textId="77777777" w:rsidR="00A47608" w:rsidRPr="00A47608" w:rsidRDefault="00A47608" w:rsidP="00596C30">
      <w:pPr>
        <w:jc w:val="center"/>
        <w:rPr>
          <w:ins w:id="701" w:author="Glauber Matteis Gadelha" w:date="2020-02-29T10:28:00Z"/>
          <w:b/>
          <w:sz w:val="20"/>
          <w:szCs w:val="20"/>
        </w:rPr>
      </w:pPr>
    </w:p>
    <w:p w14:paraId="1B7919BA" w14:textId="3B958650" w:rsidR="00D2752F" w:rsidDel="00A47608" w:rsidRDefault="00A47608" w:rsidP="00A47608">
      <w:pPr>
        <w:jc w:val="center"/>
        <w:rPr>
          <w:del w:id="702" w:author="Glauber Matteis Gadelha" w:date="2020-02-29T10:28:00Z"/>
        </w:rPr>
      </w:pPr>
      <w:ins w:id="703" w:author="Glauber Matteis Gadelha" w:date="2020-02-29T10:28:00Z">
        <w:r>
          <w:tab/>
        </w:r>
      </w:ins>
      <w:del w:id="704" w:author="Glauber Matteis Gadelha" w:date="2020-02-29T10:28:00Z">
        <w:r w:rsidR="00D2752F" w:rsidDel="00A47608">
          <w:br w:type="page"/>
        </w:r>
      </w:del>
    </w:p>
    <w:p w14:paraId="0FDCA80D" w14:textId="5B09EED9" w:rsidR="00025096" w:rsidRDefault="00D2752F" w:rsidP="00A47608">
      <w:del w:id="705" w:author="Glauber Matteis Gadelha" w:date="2020-02-29T10:28:00Z">
        <w:r w:rsidDel="00A47608">
          <w:tab/>
        </w:r>
      </w:del>
      <w:r>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w:t>
      </w:r>
      <w:del w:id="706" w:author="Claudio Martins" w:date="2020-02-26T10:52:00Z">
        <w:r w:rsidRPr="00157363" w:rsidDel="00F07A8A">
          <w:rPr>
            <w:i/>
          </w:rPr>
          <w:delText>dashboards</w:delText>
        </w:r>
      </w:del>
      <w:ins w:id="707" w:author="Claudio Martins" w:date="2020-02-26T10:52:00Z">
        <w:r w:rsidR="00F07A8A" w:rsidRPr="00157363">
          <w:rPr>
            <w:i/>
          </w:rPr>
          <w:t>dashboards</w:t>
        </w:r>
      </w:ins>
      <w:r>
        <w:t>.</w:t>
      </w:r>
    </w:p>
    <w:p w14:paraId="1F27A609" w14:textId="77777777" w:rsidR="00D2752F" w:rsidRDefault="00D2752F" w:rsidP="00025096"/>
    <w:p w14:paraId="4F195A4C" w14:textId="77777777" w:rsidR="00D2752F" w:rsidRDefault="00D2752F" w:rsidP="00A47608">
      <w:pPr>
        <w:pStyle w:val="Ttulo3"/>
      </w:pPr>
      <w:bookmarkStart w:id="708"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708"/>
    </w:p>
    <w:p w14:paraId="1AA9E3D6" w14:textId="509635C9" w:rsidR="00490E71" w:rsidRDefault="00AB7A2D" w:rsidP="00AB7A2D">
      <w:r>
        <w:tab/>
      </w:r>
      <w:del w:id="709" w:author="Claudio Martins" w:date="2020-02-26T19:32:00Z">
        <w:r w:rsidR="00D94A1A" w:rsidDel="00EB780C">
          <w:delText>Uma definição consoante na literatura pesquisada é que g</w:delText>
        </w:r>
      </w:del>
      <w:ins w:id="710" w:author="Claudio Martins" w:date="2020-02-26T19:32:00Z">
        <w:r w:rsidR="00EB780C">
          <w:t>G</w:t>
        </w:r>
      </w:ins>
      <w:r w:rsidR="00D94A1A">
        <w:t xml:space="preserve">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automática</w:t>
      </w:r>
      <w:ins w:id="711" w:author="Claudio Martins" w:date="2020-02-26T19:32:00Z">
        <w:r w:rsidR="00EB780C">
          <w:t>,</w:t>
        </w:r>
      </w:ins>
      <w:r w:rsidR="005F3566">
        <w:t xml:space="preserve"> ou generativa</w:t>
      </w:r>
      <w:ins w:id="712" w:author="Claudio Martins" w:date="2020-02-26T19:32:00Z">
        <w:r w:rsidR="00EB780C">
          <w:t>,</w:t>
        </w:r>
      </w:ins>
      <w:r w:rsidR="005F3566">
        <w:t xml:space="preserve"> </w:t>
      </w:r>
      <w:r w:rsidR="00490E71">
        <w:t xml:space="preserve">automatiza a </w:t>
      </w:r>
      <w:del w:id="713" w:author="Glauber Matteis Gadelha" w:date="2020-02-27T22:55:00Z">
        <w:r w:rsidR="00490E71" w:rsidDel="00CD343E">
          <w:delText xml:space="preserve">produção </w:delText>
        </w:r>
      </w:del>
      <w:ins w:id="714" w:author="Glauber Matteis Gadelha" w:date="2020-02-27T22:55:00Z">
        <w:r w:rsidR="00CD343E">
          <w:t>geraç</w:t>
        </w:r>
      </w:ins>
      <w:ins w:id="715" w:author="Glauber Matteis Gadelha" w:date="2020-02-27T22:56:00Z">
        <w:r w:rsidR="00CD343E">
          <w:t>ão</w:t>
        </w:r>
      </w:ins>
      <w:ins w:id="716" w:author="Glauber Matteis Gadelha" w:date="2020-02-27T22:55:00Z">
        <w:r w:rsidR="00CD343E">
          <w:t xml:space="preserve"> </w:t>
        </w:r>
      </w:ins>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w:t>
      </w:r>
      <w:del w:id="717" w:author="Claudio Martins" w:date="2020-02-26T19:36:00Z">
        <w:r w:rsidR="00490E71" w:rsidDel="00EB780C">
          <w:delText>Compiladores e geradores de interfaces gráficas embarcados e</w:delText>
        </w:r>
      </w:del>
      <w:ins w:id="718" w:author="Claudio Martins" w:date="2020-02-26T19:36:00Z">
        <w:r w:rsidR="00EB780C">
          <w:t>E</w:t>
        </w:r>
      </w:ins>
      <w:r w:rsidR="00490E71">
        <w:t xml:space="preserve">m </w:t>
      </w:r>
      <w:ins w:id="719" w:author="Claudio Martins" w:date="2020-02-26T19:33:00Z">
        <w:r w:rsidR="00EB780C">
          <w:t xml:space="preserve">ambientes </w:t>
        </w:r>
      </w:ins>
      <w:ins w:id="720" w:author="Claudio Martins" w:date="2020-02-26T19:34:00Z">
        <w:r w:rsidR="00EB780C">
          <w:t xml:space="preserve">integrado </w:t>
        </w:r>
      </w:ins>
      <w:ins w:id="721" w:author="Claudio Martins" w:date="2020-02-26T19:33:00Z">
        <w:r w:rsidR="00EB780C">
          <w:t xml:space="preserve">de desenvolvimento (em inglês, </w:t>
        </w:r>
      </w:ins>
      <w:proofErr w:type="spellStart"/>
      <w:proofErr w:type="gramStart"/>
      <w:r w:rsidR="00490E71">
        <w:t>IDEs</w:t>
      </w:r>
      <w:proofErr w:type="spellEnd"/>
      <w:proofErr w:type="gramEnd"/>
      <w:ins w:id="722" w:author="Claudio Martins" w:date="2020-02-26T19:34:00Z">
        <w:r w:rsidR="00EB780C">
          <w:t>)</w:t>
        </w:r>
      </w:ins>
      <w:r w:rsidR="00490E71">
        <w:t xml:space="preserve"> </w:t>
      </w:r>
      <w:del w:id="723" w:author="Claudio Martins" w:date="2020-02-26T19:34:00Z">
        <w:r w:rsidR="00490E71" w:rsidDel="00EB780C">
          <w:delText xml:space="preserve">de mercado </w:delText>
        </w:r>
      </w:del>
      <w:del w:id="724" w:author="Claudio Martins" w:date="2020-02-26T19:35:00Z">
        <w:r w:rsidR="00490E71" w:rsidDel="00EB780C">
          <w:delText xml:space="preserve">são exemplos </w:delText>
        </w:r>
      </w:del>
      <w:ins w:id="725" w:author="Claudio Martins" w:date="2020-02-26T19:36:00Z">
        <w:del w:id="726" w:author="Glauber Matteis Gadelha" w:date="2020-02-27T22:57:00Z">
          <w:r w:rsidR="00EB780C" w:rsidDel="00CD343E">
            <w:delText>geralmente</w:delText>
          </w:r>
        </w:del>
      </w:ins>
      <w:ins w:id="727" w:author="Claudio Martins" w:date="2020-02-26T19:35:00Z">
        <w:del w:id="728" w:author="Glauber Matteis Gadelha" w:date="2020-02-27T22:57:00Z">
          <w:r w:rsidR="00EB780C" w:rsidDel="00CD343E">
            <w:delText xml:space="preserve"> fornecem</w:delText>
          </w:r>
        </w:del>
      </w:ins>
      <w:ins w:id="729" w:author="Glauber Matteis Gadelha" w:date="2020-02-27T22:57:00Z">
        <w:r w:rsidR="00CD343E">
          <w:t>é comum encontrar</w:t>
        </w:r>
      </w:ins>
      <w:ins w:id="730" w:author="Claudio Martins" w:date="2020-02-26T19:35:00Z">
        <w:r w:rsidR="00EB780C">
          <w:t xml:space="preserve"> entre os seus recursos </w:t>
        </w:r>
      </w:ins>
      <w:del w:id="731" w:author="Claudio Martins" w:date="2020-02-26T19:35:00Z">
        <w:r w:rsidR="00490E71" w:rsidDel="00EB780C">
          <w:delText xml:space="preserve">de </w:delText>
        </w:r>
      </w:del>
      <w:r w:rsidR="00490E71">
        <w:t>geradores de programas</w:t>
      </w:r>
      <w:del w:id="732" w:author="Glauber Matteis Gadelha" w:date="2020-02-27T22:57:00Z">
        <w:r w:rsidR="00490E71" w:rsidDel="00CD343E">
          <w:delText>,</w:delText>
        </w:r>
      </w:del>
      <w:r w:rsidR="00490E71">
        <w:t xml:space="preserve"> que recebem especificações em um nível mais alto de abstração</w:t>
      </w:r>
      <w:ins w:id="733" w:author="Claudio Martins" w:date="2020-02-26T19:36:00Z">
        <w:r w:rsidR="00EB780C">
          <w:t>,</w:t>
        </w:r>
      </w:ins>
      <w:r w:rsidR="00490E71">
        <w:t xml:space="preserve"> e como saída geram código fonte ou aplicações de mais baixo nível. </w:t>
      </w:r>
    </w:p>
    <w:p w14:paraId="02965480" w14:textId="77777777" w:rsidR="00854DE2" w:rsidRDefault="00854DE2" w:rsidP="00AB7A2D">
      <w:r>
        <w:tab/>
        <w:t xml:space="preserve">O princípio básico da programação generativa, em resumo, é garantir que o usuário especifique o que espera de um programa e </w:t>
      </w:r>
      <w:del w:id="734" w:author="Claudio Martins" w:date="2020-02-26T19:37:00Z">
        <w:r w:rsidDel="00EB780C">
          <w:delText xml:space="preserve">que </w:delText>
        </w:r>
      </w:del>
      <w:r>
        <w:t xml:space="preserve">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14:paraId="5C34581D" w14:textId="77777777"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14:paraId="5F25316B" w14:textId="77777777" w:rsidR="005A2118" w:rsidRDefault="005A2118" w:rsidP="00490E71">
      <w:r>
        <w:lastRenderedPageBreak/>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ins w:id="735" w:author="Claudio Martins" w:date="2020-02-26T19:38:00Z">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ins>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14:paraId="30E5C165" w14:textId="77777777"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14:paraId="79390C44" w14:textId="77777777" w:rsidR="002678B9" w:rsidRDefault="002678B9">
      <w:r>
        <w:tab/>
      </w:r>
    </w:p>
    <w:p w14:paraId="1C987EF9" w14:textId="77777777" w:rsidR="00E54112" w:rsidRDefault="00E54112" w:rsidP="00A47608">
      <w:pPr>
        <w:pStyle w:val="Ttulo2"/>
        <w:rPr>
          <w:ins w:id="736" w:author="Glauber Matteis Gadelha" w:date="2020-02-29T12:43:00Z"/>
        </w:rPr>
      </w:pPr>
      <w:bookmarkStart w:id="737"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737"/>
    </w:p>
    <w:p w14:paraId="6E966D2C" w14:textId="77777777" w:rsidR="0040008C" w:rsidRPr="0040008C" w:rsidRDefault="0040008C" w:rsidP="0040008C"/>
    <w:p w14:paraId="214BCA16" w14:textId="77777777"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ins w:id="738" w:author="Claudio Martins" w:date="2020-02-26T19:41:00Z">
        <w:r w:rsidR="00594A58">
          <w:t xml:space="preserve"> </w:t>
        </w:r>
      </w:ins>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7777777" w:rsidR="00EA78D8" w:rsidRDefault="00FC378A" w:rsidP="00FD12AD">
      <w:pPr>
        <w:rPr>
          <w:ins w:id="739" w:author="Glauber Matteis Gadelha" w:date="2020-02-29T12:43:00Z"/>
        </w:rPr>
      </w:pPr>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w:t>
      </w:r>
      <w:r w:rsidR="0037182B">
        <w:lastRenderedPageBreak/>
        <w:t xml:space="preserve">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del w:id="740" w:author="Claudio Martins" w:date="2020-02-26T19:42:00Z">
        <w:r w:rsidR="00FD16A7" w:rsidDel="00797707">
          <w:delText xml:space="preserve">Estruturas </w:delText>
        </w:r>
      </w:del>
      <w:ins w:id="741" w:author="Claudio Martins" w:date="2020-02-26T19:42:00Z">
        <w:r w:rsidR="00797707">
          <w:t xml:space="preserve">estruturas </w:t>
        </w:r>
      </w:ins>
      <w:r w:rsidR="00FD16A7">
        <w:t xml:space="preserve">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14:paraId="1BE72DF8" w14:textId="77777777" w:rsidR="0040008C" w:rsidRDefault="0040008C" w:rsidP="00FD12AD"/>
    <w:p w14:paraId="1F49604F" w14:textId="77777777" w:rsidR="00EA78D8" w:rsidRDefault="00EA78D8" w:rsidP="005D0641">
      <w:pPr>
        <w:pStyle w:val="Ttulo3"/>
        <w:rPr>
          <w:ins w:id="742" w:author="Glauber Matteis Gadelha" w:date="2020-02-29T12:43:00Z"/>
        </w:rPr>
      </w:pPr>
      <w:bookmarkStart w:id="743" w:name="_Toc33871105"/>
      <w:r w:rsidRPr="00EA78D8">
        <w:t>2.2.1 Elementos básicos de motores de gabarito</w:t>
      </w:r>
      <w:bookmarkEnd w:id="743"/>
    </w:p>
    <w:p w14:paraId="28415CEB" w14:textId="77777777" w:rsidR="0040008C" w:rsidRPr="0040008C" w:rsidRDefault="0040008C" w:rsidP="0040008C"/>
    <w:p w14:paraId="5D0085BF" w14:textId="77777777" w:rsidR="00EA78D8" w:rsidDel="00797707" w:rsidRDefault="00EA78D8" w:rsidP="00EA78D8">
      <w:pPr>
        <w:rPr>
          <w:del w:id="744" w:author="Claudio Martins" w:date="2020-02-26T19:43:00Z"/>
        </w:rPr>
      </w:pPr>
    </w:p>
    <w:p w14:paraId="7817E26D" w14:textId="77777777"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14:paraId="47565AF8" w14:textId="77777777"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del w:id="745" w:author="Claudio Martins" w:date="2020-02-26T19:44:00Z">
        <w:r w:rsidR="00F760A8" w:rsidDel="00F70B13">
          <w:delText xml:space="preserve">apesar de </w:delText>
        </w:r>
      </w:del>
      <w:ins w:id="746" w:author="Claudio Martins" w:date="2020-02-26T19:44:00Z">
        <w:r w:rsidR="00F70B13">
          <w:t xml:space="preserve">embora </w:t>
        </w:r>
      </w:ins>
      <w:r w:rsidR="00F760A8">
        <w:t xml:space="preserve">os mais utilizados </w:t>
      </w:r>
      <w:del w:id="747" w:author="Claudio Martins" w:date="2020-02-26T19:44:00Z">
        <w:r w:rsidR="00F760A8" w:rsidDel="00F70B13">
          <w:delText xml:space="preserve">serem </w:delText>
        </w:r>
      </w:del>
      <w:ins w:id="748" w:author="Claudio Martins" w:date="2020-02-26T19:44:00Z">
        <w:r w:rsidR="00F70B13">
          <w:t xml:space="preserve">sejam </w:t>
        </w:r>
      </w:ins>
      <w:del w:id="749" w:author="Claudio Martins" w:date="2020-02-26T19:44:00Z">
        <w:r w:rsidR="00F760A8" w:rsidDel="00F70B13">
          <w:delText xml:space="preserve">desenvolvidos </w:delText>
        </w:r>
      </w:del>
      <w:proofErr w:type="gramStart"/>
      <w:ins w:id="750" w:author="Claudio Martins" w:date="2020-02-26T19:44:00Z">
        <w:r w:rsidR="00F70B13">
          <w:t>implementados</w:t>
        </w:r>
        <w:proofErr w:type="gramEnd"/>
        <w:r w:rsidR="00F70B13">
          <w:t xml:space="preserve"> pelas ferramentas </w:t>
        </w:r>
      </w:ins>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del w:id="751" w:author="Claudio Martins" w:date="2020-02-26T19:45:00Z">
        <w:r w:rsidR="00EC1BEF" w:rsidRPr="00F70B13" w:rsidDel="00F70B13">
          <w:rPr>
            <w:i/>
          </w:rPr>
          <w:delText xml:space="preserve">Runtime </w:delText>
        </w:r>
      </w:del>
      <w:ins w:id="752" w:author="Claudio Martins" w:date="2020-02-26T19:45:00Z">
        <w:r w:rsidR="00F70B13" w:rsidRPr="00F70B13">
          <w:rPr>
            <w:i/>
          </w:rPr>
          <w:t>runtime</w:t>
        </w:r>
        <w:proofErr w:type="spellEnd"/>
        <w:r w:rsidR="00F70B13" w:rsidRPr="00F70B13">
          <w:rPr>
            <w:i/>
          </w:rPr>
          <w:t xml:space="preserve"> </w:t>
        </w:r>
      </w:ins>
      <w:r w:rsidR="00EC1BEF" w:rsidRPr="00F70B13">
        <w:rPr>
          <w:i/>
        </w:rPr>
        <w:t>inputs</w:t>
      </w:r>
      <w:r w:rsidR="00EC1BEF">
        <w:t xml:space="preserve">)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14:paraId="56ECC12C" w14:textId="77777777" w:rsidR="00A57B86" w:rsidRDefault="00A57B86" w:rsidP="00EA78D8">
      <w:r>
        <w:tab/>
        <w:t xml:space="preserve">Gabaritos fonte </w:t>
      </w:r>
      <w:ins w:id="753" w:author="Claudio Martins" w:date="2020-02-26T19:45:00Z">
        <w:r w:rsidR="00F70B13">
          <w:t>(</w:t>
        </w:r>
      </w:ins>
      <w:r>
        <w:t>ou de origem</w:t>
      </w:r>
      <w:ins w:id="754" w:author="Claudio Martins" w:date="2020-02-26T19:45:00Z">
        <w:r w:rsidR="00F70B13">
          <w:t>)</w:t>
        </w:r>
      </w:ins>
      <w:r>
        <w:t xml:space="preserve"> consistem normalmente em texto com marcações em uma linguagem de gabaritos especialmente definida</w:t>
      </w:r>
      <w:ins w:id="755" w:author="Claudio Martins" w:date="2020-02-26T19:45:00Z">
        <w:r w:rsidR="00F70B13">
          <w:t xml:space="preserve"> para esse propósito</w:t>
        </w:r>
      </w:ins>
      <w:r w:rsidR="00EC1BEF">
        <w:t xml:space="preserve">, </w:t>
      </w:r>
      <w:ins w:id="756" w:author="Claudio Martins" w:date="2020-02-26T19:46:00Z">
        <w:r w:rsidR="00F70B13">
          <w:t xml:space="preserve">são </w:t>
        </w:r>
      </w:ins>
      <w:r w:rsidR="00EC1BEF">
        <w:t>também chamadas de entradas em tempo-de-desenvolvimento (</w:t>
      </w:r>
      <w:del w:id="757" w:author="Claudio Martins" w:date="2020-02-26T19:46:00Z">
        <w:r w:rsidR="00EC1BEF" w:rsidRPr="00F70B13" w:rsidDel="00F70B13">
          <w:rPr>
            <w:i/>
          </w:rPr>
          <w:delText>Design</w:delText>
        </w:r>
      </w:del>
      <w:ins w:id="758" w:author="Claudio Martins" w:date="2020-02-26T19:46:00Z">
        <w:r w:rsidR="00F70B13" w:rsidRPr="00F70B13">
          <w:rPr>
            <w:i/>
          </w:rPr>
          <w:t>design</w:t>
        </w:r>
      </w:ins>
      <w:r w:rsidR="00EC1BEF" w:rsidRPr="00F70B13">
        <w:rPr>
          <w:i/>
        </w:rPr>
        <w:t>-time inputs</w:t>
      </w:r>
      <w:r w:rsidR="00EC1BEF">
        <w:t>)</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14:paraId="53BB9019" w14:textId="1C3E7540" w:rsidR="00A57B86" w:rsidRDefault="00A57B86" w:rsidP="00EA78D8">
      <w:r>
        <w:tab/>
      </w:r>
      <w:r w:rsidRPr="00E37D45">
        <w:t>O motor de composição é responsável por</w:t>
      </w:r>
      <w:ins w:id="759" w:author="Glauber Matteis Gadelha" w:date="2020-02-27T23:08:00Z">
        <w:r w:rsidR="00E37D45" w:rsidRPr="00E37D45">
          <w:t xml:space="preserve"> </w:t>
        </w:r>
      </w:ins>
      <w:del w:id="760" w:author="Glauber Matteis Gadelha" w:date="2020-02-27T23:08:00Z">
        <w:r w:rsidRPr="00E37D45" w:rsidDel="00E37D45">
          <w:delText xml:space="preserve"> conectar o modelo de dados, receber especificações que podem ser passadas pelo usuário em tempo de execução, </w:delText>
        </w:r>
      </w:del>
      <w:r w:rsidRPr="00E37D45">
        <w:t>processar o gabarito</w:t>
      </w:r>
      <w:del w:id="761" w:author="Glauber Matteis Gadelha" w:date="2020-02-27T23:07:00Z">
        <w:r w:rsidRPr="00E37D45" w:rsidDel="00E37D45">
          <w:delText>,</w:delText>
        </w:r>
      </w:del>
      <w:r w:rsidRPr="00E37D45">
        <w:t xml:space="preserve"> substituindo as marcações pelos dados ou especificações alimentadas</w:t>
      </w:r>
      <w:r w:rsidR="00197B80" w:rsidRPr="00E37D45">
        <w:t xml:space="preserve"> e direcionar a saída para um </w:t>
      </w:r>
      <w:r w:rsidR="001C2268" w:rsidRPr="00E37D45">
        <w:t xml:space="preserve">documento </w:t>
      </w:r>
      <w:del w:id="762" w:author="Glauber Matteis Gadelha" w:date="2020-02-27T23:08:00Z">
        <w:r w:rsidR="001C2268" w:rsidRPr="00E37D45" w:rsidDel="00E37D45">
          <w:delText>de saída</w:delText>
        </w:r>
      </w:del>
      <w:ins w:id="763" w:author="Glauber Matteis Gadelha" w:date="2020-02-27T23:08:00Z">
        <w:r w:rsidR="00E37D45" w:rsidRPr="00E37D45">
          <w:t xml:space="preserve">final </w:t>
        </w:r>
      </w:ins>
      <w:del w:id="764" w:author="Glauber Matteis Gadelha" w:date="2020-02-27T23:10:00Z">
        <w:r w:rsidR="001C2268" w:rsidRPr="00E37D45" w:rsidDel="00E37D45">
          <w:delText xml:space="preserve"> </w:delText>
        </w:r>
      </w:del>
      <w:r w:rsidR="001C2268" w:rsidRPr="00E37D45">
        <w:t>em</w:t>
      </w:r>
      <w:r w:rsidR="00197B80" w:rsidRPr="00E37D45">
        <w:t xml:space="preserve"> disco, </w:t>
      </w:r>
      <w:ins w:id="765" w:author="Glauber Matteis Gadelha" w:date="2020-02-27T23:10:00Z">
        <w:r w:rsidR="00E37D45">
          <w:t xml:space="preserve">um vetor </w:t>
        </w:r>
      </w:ins>
      <w:del w:id="766" w:author="Glauber Matteis Gadelha" w:date="2020-02-27T23:09:00Z">
        <w:r w:rsidR="00197B80" w:rsidRPr="00E37D45" w:rsidDel="00E37D45">
          <w:delText xml:space="preserve">um vetor ou coleção </w:delText>
        </w:r>
      </w:del>
      <w:r w:rsidR="00197B80" w:rsidRPr="00E37D45">
        <w:t>na memória ou um fluxo de dados que gere a exibição instantânea numa tela</w:t>
      </w:r>
      <w:del w:id="767" w:author="Glauber Matteis Gadelha" w:date="2020-02-27T23:09:00Z">
        <w:r w:rsidR="00197B80" w:rsidRPr="00E37D45" w:rsidDel="00E37D45">
          <w:delText>, impressão ou, por exemplo, um navegador web</w:delText>
        </w:r>
      </w:del>
      <w:r w:rsidR="00197B80" w:rsidRPr="00E37D45">
        <w:t xml:space="preserve"> </w:t>
      </w:r>
      <w:commentRangeStart w:id="768"/>
      <w:r w:rsidR="003F07EB" w:rsidRPr="00E37D45">
        <w:fldChar w:fldCharType="begin" w:fldLock="1"/>
      </w:r>
      <w:r w:rsidR="00EC1BEF" w:rsidRPr="00E37D45">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197B80" w:rsidRPr="00E37D45">
        <w:rPr>
          <w:noProof/>
        </w:rPr>
        <w:t>(WIKIPEDIA.ORG, 2020)</w:t>
      </w:r>
      <w:r w:rsidR="003F07EB" w:rsidRPr="00E37D45">
        <w:fldChar w:fldCharType="end"/>
      </w:r>
      <w:commentRangeEnd w:id="768"/>
      <w:r w:rsidR="00E82273" w:rsidRPr="00E37D45">
        <w:rPr>
          <w:rStyle w:val="Refdecomentrio"/>
        </w:rPr>
        <w:commentReference w:id="768"/>
      </w:r>
      <w:r w:rsidR="00197B80" w:rsidRPr="00E37D45">
        <w:t>.</w:t>
      </w:r>
      <w:r w:rsidR="00197B80">
        <w:t xml:space="preserve"> </w:t>
      </w:r>
      <w:ins w:id="769" w:author="Glauber Matteis Gadelha" w:date="2020-02-29T10:29:00Z">
        <w:r w:rsidR="00A47608">
          <w:t>N</w:t>
        </w:r>
      </w:ins>
      <w:del w:id="770" w:author="Glauber Matteis Gadelha" w:date="2020-02-29T10:29:00Z">
        <w:r w:rsidR="00B30AB7" w:rsidDel="00A47608">
          <w:delText>A</w:delText>
        </w:r>
      </w:del>
      <w:ins w:id="771" w:author="Glauber Matteis Gadelha" w:date="2020-02-29T10:29:00Z">
        <w:r w:rsidR="00A47608">
          <w:t>a</w:t>
        </w:r>
      </w:ins>
      <w:r w:rsidR="00B30AB7">
        <w:t xml:space="preserve"> </w:t>
      </w:r>
      <w:del w:id="772" w:author="Glauber Matteis Gadelha" w:date="2020-02-29T10:29:00Z">
        <w:r w:rsidR="00B30AB7" w:rsidDel="00A47608">
          <w:delText xml:space="preserve">figura </w:delText>
        </w:r>
      </w:del>
      <w:ins w:id="773" w:author="Glauber Matteis Gadelha" w:date="2020-02-29T10:29:00Z">
        <w:r w:rsidR="00A47608">
          <w:t xml:space="preserve">Figura </w:t>
        </w:r>
      </w:ins>
      <w:r w:rsidR="00B30AB7">
        <w:t xml:space="preserve">2 </w:t>
      </w:r>
      <w:del w:id="774" w:author="Glauber Matteis Gadelha" w:date="2020-02-27T23:11:00Z">
        <w:r w:rsidR="00B30AB7" w:rsidDel="00F80610">
          <w:delText xml:space="preserve">mostra </w:delText>
        </w:r>
      </w:del>
      <w:ins w:id="775" w:author="Glauber Matteis Gadelha" w:date="2020-02-29T10:29:00Z">
        <w:r w:rsidR="00A47608">
          <w:t>pode-se observar</w:t>
        </w:r>
      </w:ins>
      <w:ins w:id="776" w:author="Glauber Matteis Gadelha" w:date="2020-02-27T23:11:00Z">
        <w:r w:rsidR="00F80610">
          <w:t xml:space="preserve"> </w:t>
        </w:r>
      </w:ins>
      <w:r w:rsidR="00B30AB7">
        <w:t>uma representação pictórica de um processador de gabaritos.</w:t>
      </w:r>
    </w:p>
    <w:p w14:paraId="5D93E420" w14:textId="77777777" w:rsidR="005D0641" w:rsidRPr="00EA78D8" w:rsidRDefault="005D0641" w:rsidP="00EA78D8"/>
    <w:p w14:paraId="2D4ADEA6" w14:textId="77777777" w:rsidR="00A47608" w:rsidRDefault="00A47608">
      <w:pPr>
        <w:spacing w:after="160" w:line="240" w:lineRule="auto"/>
        <w:jc w:val="left"/>
        <w:rPr>
          <w:ins w:id="777" w:author="Glauber Matteis Gadelha" w:date="2020-02-29T10:29:00Z"/>
          <w:b/>
          <w:sz w:val="20"/>
          <w:szCs w:val="20"/>
        </w:rPr>
      </w:pPr>
      <w:ins w:id="778" w:author="Glauber Matteis Gadelha" w:date="2020-02-29T10:29:00Z">
        <w:r>
          <w:rPr>
            <w:b/>
            <w:sz w:val="20"/>
            <w:szCs w:val="20"/>
          </w:rPr>
          <w:br w:type="page"/>
        </w:r>
      </w:ins>
    </w:p>
    <w:p w14:paraId="0DA37FB0" w14:textId="48562EB6"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14:paraId="5466312B" w14:textId="24C0C671" w:rsidR="00D70236" w:rsidRDefault="00151AEB" w:rsidP="005A0E94">
      <w:pPr>
        <w:jc w:val="center"/>
      </w:pPr>
      <w:ins w:id="779" w:author="Claudio Martins" w:date="2020-02-27T09:36:00Z">
        <w:r>
          <w:rPr>
            <w:noProof/>
            <w:lang w:eastAsia="pt-BR"/>
          </w:rPr>
          <mc:AlternateContent>
            <mc:Choice Requires="wps">
              <w:drawing>
                <wp:anchor distT="0" distB="0" distL="114300" distR="114300" simplePos="0" relativeHeight="251665408" behindDoc="0" locked="0" layoutInCell="1" allowOverlap="1" wp14:anchorId="128991A7" wp14:editId="4E19F0FD">
                  <wp:simplePos x="0" y="0"/>
                  <wp:positionH relativeFrom="column">
                    <wp:posOffset>4166251</wp:posOffset>
                  </wp:positionH>
                  <wp:positionV relativeFrom="paragraph">
                    <wp:posOffset>2468245</wp:posOffset>
                  </wp:positionV>
                  <wp:extent cx="1021105" cy="267195"/>
                  <wp:effectExtent l="0" t="0" r="26670" b="19050"/>
                  <wp:wrapNone/>
                  <wp:docPr id="24" name="Retângulo 24"/>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7E3AB8" w:rsidRDefault="007E3AB8" w:rsidP="00151AEB">
                              <w:pPr>
                                <w:spacing w:line="240" w:lineRule="auto"/>
                                <w:jc w:val="center"/>
                              </w:pPr>
                              <w:proofErr w:type="gramStart"/>
                              <w:ins w:id="780" w:author="Claudio Martins" w:date="2020-02-27T09:36:00Z">
                                <w:r>
                                  <w:t>dashboard</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6" style="position:absolute;left:0;text-align:left;margin-left:328.05pt;margin-top:194.35pt;width:80.4pt;height:2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" fillcolor="white [3212]" strokecolor="#ffc000 [3207]" strokeweight=".5pt">
                  <v:textbox>
                    <w:txbxContent>
                      <w:p w14:paraId="0D73E595" w14:textId="5E10A62F" w:rsidR="007E3AB8" w:rsidRDefault="007E3AB8" w:rsidP="00151AEB">
                        <w:pPr>
                          <w:spacing w:line="240" w:lineRule="auto"/>
                          <w:jc w:val="center"/>
                        </w:pPr>
                        <w:proofErr w:type="gramStart"/>
                        <w:ins w:id="781" w:author="Claudio Martins" w:date="2020-02-27T09:36:00Z">
                          <w:r>
                            <w:t>dashboard</w:t>
                          </w:r>
                        </w:ins>
                        <w:proofErr w:type="gramEnd"/>
                      </w:p>
                    </w:txbxContent>
                  </v:textbox>
                </v:rect>
              </w:pict>
            </mc:Fallback>
          </mc:AlternateContent>
        </w:r>
        <w:r>
          <w:rPr>
            <w:noProof/>
            <w:lang w:eastAsia="pt-BR"/>
          </w:rPr>
          <mc:AlternateContent>
            <mc:Choice Requires="wps">
              <w:drawing>
                <wp:anchor distT="0" distB="0" distL="114300" distR="114300" simplePos="0" relativeHeight="251663360" behindDoc="0" locked="0" layoutInCell="1" allowOverlap="1" wp14:anchorId="5B863F76" wp14:editId="70B6DD79">
                  <wp:simplePos x="0" y="0"/>
                  <wp:positionH relativeFrom="column">
                    <wp:posOffset>576473</wp:posOffset>
                  </wp:positionH>
                  <wp:positionV relativeFrom="paragraph">
                    <wp:posOffset>2316208</wp:posOffset>
                  </wp:positionV>
                  <wp:extent cx="1021105" cy="267195"/>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7E3AB8" w:rsidRDefault="007E3AB8" w:rsidP="00151AEB">
                              <w:pPr>
                                <w:spacing w:line="240" w:lineRule="auto"/>
                                <w:jc w:val="center"/>
                              </w:pPr>
                              <w:proofErr w:type="gramStart"/>
                              <w:ins w:id="781" w:author="Claudio Martins" w:date="2020-02-27T09:36:00Z">
                                <w:r>
                                  <w:t>código</w:t>
                                </w:r>
                                <w:proofErr w:type="gramEnd"/>
                                <w:r>
                                  <w:t xml:space="preserve"> fonte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27" style="position:absolute;left:0;text-align:left;margin-left:45.4pt;margin-top:182.4pt;width:80.4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" fillcolor="white [3212]" strokecolor="#ffc000 [3207]" strokeweight=".5pt">
                  <v:textbox>
                    <w:txbxContent>
                      <w:p w14:paraId="5E4DBF44" w14:textId="151F0F7C" w:rsidR="007E3AB8" w:rsidRDefault="007E3AB8" w:rsidP="00151AEB">
                        <w:pPr>
                          <w:spacing w:line="240" w:lineRule="auto"/>
                          <w:jc w:val="center"/>
                        </w:pPr>
                        <w:proofErr w:type="gramStart"/>
                        <w:ins w:id="783" w:author="Claudio Martins" w:date="2020-02-27T09:36:00Z">
                          <w:r>
                            <w:t>código</w:t>
                          </w:r>
                          <w:proofErr w:type="gramEnd"/>
                          <w:r>
                            <w:t xml:space="preserve"> fonte</w:t>
                          </w:r>
                        </w:ins>
                      </w:p>
                    </w:txbxContent>
                  </v:textbox>
                </v:rect>
              </w:pict>
            </mc:Fallback>
          </mc:AlternateContent>
        </w:r>
      </w:ins>
      <w:ins w:id="782" w:author="Claudio Martins" w:date="2020-02-27T09:35:00Z">
        <w:r>
          <w:rPr>
            <w:noProof/>
            <w:lang w:eastAsia="pt-BR"/>
          </w:rPr>
          <mc:AlternateContent>
            <mc:Choice Requires="wps">
              <w:drawing>
                <wp:anchor distT="0" distB="0" distL="114300" distR="114300" simplePos="0" relativeHeight="251661312" behindDoc="0" locked="0" layoutInCell="1" allowOverlap="1" wp14:anchorId="4DEB02D2" wp14:editId="789D7B72">
                  <wp:simplePos x="0" y="0"/>
                  <wp:positionH relativeFrom="column">
                    <wp:posOffset>3432488</wp:posOffset>
                  </wp:positionH>
                  <wp:positionV relativeFrom="paragraph">
                    <wp:posOffset>570535</wp:posOffset>
                  </wp:positionV>
                  <wp:extent cx="1021105" cy="558140"/>
                  <wp:effectExtent l="0" t="0" r="26670" b="13970"/>
                  <wp:wrapNone/>
                  <wp:docPr id="22" name="Retângulo 22"/>
                  <wp:cNvGraphicFramePr/>
                  <a:graphic xmlns:a="http://schemas.openxmlformats.org/drawingml/2006/main">
                    <a:graphicData uri="http://schemas.microsoft.com/office/word/2010/wordprocessingShape">
                      <wps:wsp>
                        <wps:cNvSpPr/>
                        <wps:spPr>
                          <a:xfrm>
                            <a:off x="0" y="0"/>
                            <a:ext cx="1021105" cy="55814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7E3AB8" w:rsidRPr="00151AEB" w:rsidRDefault="007E3AB8" w:rsidP="00151AEB">
                              <w:pPr>
                                <w:spacing w:line="240" w:lineRule="auto"/>
                                <w:jc w:val="center"/>
                              </w:pPr>
                              <w:proofErr w:type="gramStart"/>
                              <w:ins w:id="783" w:author="Claudio Martins" w:date="2020-02-27T09:36:00Z">
                                <w:r>
                                  <w:t>c</w:t>
                                </w:r>
                              </w:ins>
                              <w:ins w:id="784" w:author="Claudio Martins" w:date="2020-02-27T09:35:00Z">
                                <w:r w:rsidRPr="00151AEB">
                                  <w:t>onjunto</w:t>
                                </w:r>
                                <w:proofErr w:type="gramEnd"/>
                                <w:r w:rsidRPr="00151AEB">
                                  <w:t xml:space="preserve"> de dados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270.25pt;margin-top:44.9pt;width:80.4pt;height:4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" fillcolor="white [3212]" strokecolor="#ffc000 [3207]" strokeweight=".5pt">
                  <v:textbox>
                    <w:txbxContent>
                      <w:p w14:paraId="52004426" w14:textId="50028593" w:rsidR="007E3AB8" w:rsidRPr="00151AEB" w:rsidRDefault="007E3AB8" w:rsidP="00151AEB">
                        <w:pPr>
                          <w:spacing w:line="240" w:lineRule="auto"/>
                          <w:jc w:val="center"/>
                        </w:pPr>
                        <w:proofErr w:type="gramStart"/>
                        <w:ins w:id="787" w:author="Claudio Martins" w:date="2020-02-27T09:36:00Z">
                          <w:r>
                            <w:t>c</w:t>
                          </w:r>
                        </w:ins>
                        <w:ins w:id="788" w:author="Claudio Martins" w:date="2020-02-27T09:35:00Z">
                          <w:r w:rsidRPr="00151AEB">
                            <w:t>onjunto</w:t>
                          </w:r>
                          <w:proofErr w:type="gramEnd"/>
                          <w:r w:rsidRPr="00151AEB">
                            <w:t xml:space="preserve"> de dados</w:t>
                          </w:r>
                        </w:ins>
                      </w:p>
                    </w:txbxContent>
                  </v:textbox>
                </v:rect>
              </w:pict>
            </mc:Fallback>
          </mc:AlternateContent>
        </w:r>
      </w:ins>
      <w:ins w:id="785" w:author="Claudio Martins" w:date="2020-02-27T09:33:00Z">
        <w:r>
          <w:rPr>
            <w:noProof/>
            <w:lang w:eastAsia="pt-BR"/>
          </w:rPr>
          <mc:AlternateContent>
            <mc:Choice Requires="wps">
              <w:drawing>
                <wp:anchor distT="0" distB="0" distL="114300" distR="114300" simplePos="0" relativeHeight="251659264" behindDoc="0" locked="0" layoutInCell="1" allowOverlap="1" wp14:anchorId="35071B26" wp14:editId="2BC44398">
                  <wp:simplePos x="0" y="0"/>
                  <wp:positionH relativeFrom="column">
                    <wp:posOffset>1075236</wp:posOffset>
                  </wp:positionH>
                  <wp:positionV relativeFrom="paragraph">
                    <wp:posOffset>683351</wp:posOffset>
                  </wp:positionV>
                  <wp:extent cx="1021105" cy="255319"/>
                  <wp:effectExtent l="0" t="0" r="26670" b="11430"/>
                  <wp:wrapNone/>
                  <wp:docPr id="21" name="Retângulo 21"/>
                  <wp:cNvGraphicFramePr/>
                  <a:graphic xmlns:a="http://schemas.openxmlformats.org/drawingml/2006/main">
                    <a:graphicData uri="http://schemas.microsoft.com/office/word/2010/wordprocessingShape">
                      <wps:wsp>
                        <wps:cNvSpPr/>
                        <wps:spPr>
                          <a:xfrm>
                            <a:off x="0" y="0"/>
                            <a:ext cx="1021105" cy="255319"/>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7E3AB8" w:rsidRDefault="007E3AB8" w:rsidP="00151AEB">
                              <w:pPr>
                                <w:spacing w:line="240" w:lineRule="auto"/>
                                <w:jc w:val="center"/>
                              </w:pPr>
                              <w:proofErr w:type="spellStart"/>
                              <w:proofErr w:type="gramStart"/>
                              <w:ins w:id="786" w:author="Claudio Martins" w:date="2020-02-27T09:33:00Z">
                                <w:r>
                                  <w:t>template</w:t>
                                </w:r>
                              </w:ins>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9" style="position:absolute;left:0;text-align:left;margin-left:84.65pt;margin-top:53.8pt;width:80.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" fillcolor="white [3212]" strokecolor="#ffc000 [3207]" strokeweight=".5pt">
                  <v:textbox>
                    <w:txbxContent>
                      <w:p w14:paraId="64BC65C8" w14:textId="069B1B75" w:rsidR="007E3AB8" w:rsidRDefault="007E3AB8" w:rsidP="00151AEB">
                        <w:pPr>
                          <w:spacing w:line="240" w:lineRule="auto"/>
                          <w:jc w:val="center"/>
                        </w:pPr>
                        <w:proofErr w:type="spellStart"/>
                        <w:proofErr w:type="gramStart"/>
                        <w:ins w:id="791" w:author="Claudio Martins" w:date="2020-02-27T09:33:00Z">
                          <w:r>
                            <w:t>template</w:t>
                          </w:r>
                        </w:ins>
                        <w:proofErr w:type="spellEnd"/>
                        <w:proofErr w:type="gramEnd"/>
                      </w:p>
                    </w:txbxContent>
                  </v:textbox>
                </v:rect>
              </w:pict>
            </mc:Fallback>
          </mc:AlternateContent>
        </w:r>
      </w:ins>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pPr>
        <w:rPr>
          <w:ins w:id="787" w:author="Claudio Martins" w:date="2020-02-26T19:48:00Z"/>
        </w:rPr>
      </w:pPr>
      <w:r>
        <w:tab/>
      </w:r>
    </w:p>
    <w:p w14:paraId="412F2D8D" w14:textId="09EC522D"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del w:id="788" w:author="Claudio Martins" w:date="2020-02-26T19:48:00Z">
        <w:r w:rsidDel="00E82273">
          <w:delText>A revisão da</w:delText>
        </w:r>
      </w:del>
      <w:ins w:id="789" w:author="Claudio Martins" w:date="2020-02-26T19:48:00Z">
        <w:r w:rsidR="00E82273">
          <w:t>Na</w:t>
        </w:r>
      </w:ins>
      <w:r>
        <w:t xml:space="preserve"> literatura</w:t>
      </w:r>
      <w:ins w:id="790" w:author="Claudio Martins" w:date="2020-02-26T19:49:00Z">
        <w:r w:rsidR="00E82273">
          <w:t>,</w:t>
        </w:r>
      </w:ins>
      <w:r>
        <w:t xml:space="preserve"> </w:t>
      </w:r>
      <w:del w:id="791" w:author="Claudio Martins" w:date="2020-02-26T19:48:00Z">
        <w:r w:rsidDel="00E82273">
          <w:delText xml:space="preserve">indica </w:delText>
        </w:r>
      </w:del>
      <w:ins w:id="792" w:author="Claudio Martins" w:date="2020-02-26T19:48:00Z">
        <w:r w:rsidR="00E82273">
          <w:t xml:space="preserve">observa-se </w:t>
        </w:r>
      </w:ins>
      <w:r>
        <w:t>um uso maior no campo de desenvolvimento web, facilitando o emprego do padrão arquitetural Modelo-Visão-Controle</w:t>
      </w:r>
      <w:ins w:id="793" w:author="Claudio Martins" w:date="2020-02-26T19:49:00Z">
        <w:r w:rsidR="00E82273">
          <w:t xml:space="preserve"> (MVC)</w:t>
        </w:r>
      </w:ins>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w:t>
      </w:r>
      <w:proofErr w:type="gramStart"/>
      <w:r w:rsidRPr="00F80610">
        <w:t>disponível</w:t>
      </w:r>
      <w:proofErr w:type="gramEnd"/>
      <w:del w:id="794" w:author="Glauber Matteis Gadelha" w:date="2020-02-27T23:13:00Z">
        <w:r w:rsidRPr="00F80610" w:rsidDel="00F9694B">
          <w:delText>,</w:delText>
        </w:r>
      </w:del>
      <w:r w:rsidRPr="00F80610">
        <w:t xml:space="preserve"> entre outras ferramentas o </w:t>
      </w:r>
      <w:proofErr w:type="spellStart"/>
      <w:r w:rsidRPr="00F80610">
        <w:t>Twig</w:t>
      </w:r>
      <w:proofErr w:type="spellEnd"/>
      <w:ins w:id="795" w:author="Glauber Matteis Gadelha" w:date="2020-02-27T23:12:00Z">
        <w:r w:rsidR="00F80610" w:rsidRPr="00F80610">
          <w:t xml:space="preserve"> </w:t>
        </w:r>
        <w:r w:rsidR="00F80610" w:rsidRPr="00F80610">
          <w:fldChar w:fldCharType="begin" w:fldLock="1"/>
        </w:r>
      </w:ins>
      <w:r w:rsidR="0073305E">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F80610" w:rsidRPr="00F80610">
        <w:rPr>
          <w:noProof/>
        </w:rPr>
        <w:t>(POTENCIER, 2019)</w:t>
      </w:r>
      <w:ins w:id="796" w:author="Glauber Matteis Gadelha" w:date="2020-02-27T23:12:00Z">
        <w:r w:rsidR="00F80610" w:rsidRPr="00F80610">
          <w:fldChar w:fldCharType="end"/>
        </w:r>
      </w:ins>
      <w:ins w:id="797" w:author="Claudio Martins" w:date="2020-02-26T19:49:00Z">
        <w:del w:id="798" w:author="Glauber Matteis Gadelha" w:date="2020-02-27T23:13:00Z">
          <w:r w:rsidR="00E82273" w:rsidRPr="00F80610" w:rsidDel="00F80610">
            <w:delText xml:space="preserve"> </w:delText>
          </w:r>
        </w:del>
      </w:ins>
      <w:ins w:id="799" w:author="Glauber Matteis Gadelha" w:date="2020-02-27T23:12:00Z">
        <w:r w:rsidR="00F80610" w:rsidRPr="00F80610">
          <w:t>.</w:t>
        </w:r>
      </w:ins>
      <w:ins w:id="800" w:author="Glauber Matteis Gadelha" w:date="2020-02-27T23:13:00Z">
        <w:r w:rsidR="00F80610">
          <w:t xml:space="preserve"> </w:t>
        </w:r>
      </w:ins>
      <w:ins w:id="801" w:author="Claudio Martins" w:date="2020-02-26T19:49:00Z">
        <w:del w:id="802" w:author="Glauber Matteis Gadelha" w:date="2020-02-27T23:12:00Z">
          <w:r w:rsidR="00E82273" w:rsidRPr="00E82273" w:rsidDel="00F80610">
            <w:rPr>
              <w:color w:val="FF0000"/>
              <w:highlight w:val="yellow"/>
            </w:rPr>
            <w:delText>(</w:delText>
          </w:r>
          <w:r w:rsidR="00E82273" w:rsidRPr="00E82273" w:rsidDel="00F80610">
            <w:rPr>
              <w:highlight w:val="yellow"/>
            </w:rPr>
            <w:delText>REFERENCIAR)</w:delText>
          </w:r>
        </w:del>
      </w:ins>
      <w:del w:id="803" w:author="Glauber Matteis Gadelha" w:date="2020-02-27T23:12:00Z">
        <w:r w:rsidR="00F3745A" w:rsidDel="00F80610">
          <w:delText xml:space="preserve"> </w:delText>
        </w:r>
        <w:r w:rsidDel="00F80610">
          <w:delText xml:space="preserve">. </w:delText>
        </w:r>
      </w:del>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w:t>
      </w:r>
      <w:del w:id="804" w:author="Glauber Matteis Gadelha" w:date="2020-02-27T23:13:00Z">
        <w:r w:rsidDel="00F9694B">
          <w:delText>s</w:delText>
        </w:r>
      </w:del>
      <w:r>
        <w:t xml:space="preserve"> </w:t>
      </w:r>
      <w:del w:id="805" w:author="Glauber Matteis Gadelha" w:date="2020-02-27T23:13:00Z">
        <w:r w:rsidDel="00F9694B">
          <w:delText xml:space="preserve">três </w:delText>
        </w:r>
      </w:del>
      <w:ins w:id="806" w:author="Glauber Matteis Gadelha" w:date="2020-02-27T23:13:00Z">
        <w:r w:rsidR="00F9694B">
          <w:t xml:space="preserve">dois </w:t>
        </w:r>
      </w:ins>
      <w:r>
        <w:t>motores de gabaritos</w:t>
      </w:r>
      <w:ins w:id="807" w:author="Glauber Matteis Gadelha" w:date="2020-02-27T23:13:00Z">
        <w:r w:rsidR="00F9694B">
          <w:t xml:space="preserve"> para aplicaç</w:t>
        </w:r>
      </w:ins>
      <w:ins w:id="808" w:author="Glauber Matteis Gadelha" w:date="2020-02-27T23:14:00Z">
        <w:r w:rsidR="00F9694B">
          <w:t>ões Java</w:t>
        </w:r>
      </w:ins>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588443C7" w14:textId="77777777" w:rsidR="004A4A5F" w:rsidRDefault="00334B5B" w:rsidP="00334B5B">
      <w:pPr>
        <w:pStyle w:val="Ttulo2"/>
        <w:rPr>
          <w:ins w:id="809" w:author="Glauber Matteis Gadelha" w:date="2020-02-29T12:43:00Z"/>
        </w:rPr>
      </w:pPr>
      <w:bookmarkStart w:id="810" w:name="_Toc33871106"/>
      <w:proofErr w:type="gramStart"/>
      <w:r>
        <w:t xml:space="preserve">2.3 </w:t>
      </w:r>
      <w:ins w:id="811" w:author="Claudio Martins" w:date="2020-02-26T19:51:00Z">
        <w:r w:rsidR="00E82273">
          <w:t>Estado</w:t>
        </w:r>
        <w:proofErr w:type="gramEnd"/>
        <w:r w:rsidR="00E82273">
          <w:t xml:space="preserve"> da arte em </w:t>
        </w:r>
      </w:ins>
      <w:del w:id="812" w:author="Claudio Martins" w:date="2020-02-26T19:51:00Z">
        <w:r w:rsidDel="00E82273">
          <w:delText xml:space="preserve">Motores </w:delText>
        </w:r>
      </w:del>
      <w:ins w:id="813" w:author="Claudio Martins" w:date="2020-02-26T19:51:00Z">
        <w:r w:rsidR="00E82273">
          <w:t xml:space="preserve">motores </w:t>
        </w:r>
      </w:ins>
      <w:r>
        <w:t>de gabaritos</w:t>
      </w:r>
      <w:bookmarkEnd w:id="810"/>
      <w:r>
        <w:t xml:space="preserve"> </w:t>
      </w:r>
    </w:p>
    <w:p w14:paraId="184E4B94" w14:textId="6528FE7C" w:rsidR="00334B5B" w:rsidRDefault="00334B5B" w:rsidP="00334B5B">
      <w:pPr>
        <w:pStyle w:val="Ttulo2"/>
      </w:pPr>
      <w:del w:id="814" w:author="Claudio Martins" w:date="2020-02-26T19:51:00Z">
        <w:r w:rsidDel="00E82273">
          <w:delText>disponíveis para utilização no mercado atual</w:delText>
        </w:r>
      </w:del>
      <w:ins w:id="815" w:author="Claudio Martins" w:date="2020-02-26T19:51:00Z">
        <w:r w:rsidR="00E82273">
          <w:t xml:space="preserve"> </w:t>
        </w:r>
      </w:ins>
    </w:p>
    <w:p w14:paraId="0EB63DFE" w14:textId="77777777" w:rsidR="00334B5B" w:rsidDel="00E82273" w:rsidRDefault="00334B5B" w:rsidP="00334B5B">
      <w:pPr>
        <w:rPr>
          <w:del w:id="816" w:author="Claudio Martins" w:date="2020-02-26T19:50:00Z"/>
        </w:rPr>
      </w:pPr>
    </w:p>
    <w:p w14:paraId="0074E8DB" w14:textId="77777777" w:rsidR="0029243E" w:rsidRDefault="00334B5B" w:rsidP="00574EDC">
      <w:r>
        <w:tab/>
        <w:t xml:space="preserve">Para melhor fundamentar o desenvolvimento do protótipo e a decisão de qual a melhor abordagem para o projeto do gerador de </w:t>
      </w:r>
      <w:del w:id="817" w:author="Claudio Martins" w:date="2020-02-26T10:52:00Z">
        <w:r w:rsidDel="00F07A8A">
          <w:delText>Dashboards</w:delText>
        </w:r>
      </w:del>
      <w:ins w:id="818" w:author="Claudio Martins" w:date="2020-02-26T19:50:00Z">
        <w:r w:rsidR="00E82273">
          <w:rPr>
            <w:i/>
          </w:rPr>
          <w:t>d</w:t>
        </w:r>
      </w:ins>
      <w:ins w:id="819" w:author="Claudio Martins" w:date="2020-02-26T10:52:00Z">
        <w:r w:rsidR="00F07A8A" w:rsidRPr="00F07A8A">
          <w:rPr>
            <w:i/>
          </w:rPr>
          <w:t>ashboards</w:t>
        </w:r>
      </w:ins>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ins w:id="820" w:author="Claudio Martins" w:date="2020-02-26T19:51:00Z">
        <w:r w:rsidR="00E82273">
          <w:t>,</w:t>
        </w:r>
      </w:ins>
      <w:r w:rsidR="0029243E">
        <w:t xml:space="preserve"> e se o projeto fornecia licenciamento gratuito e código-fonte aberto</w:t>
      </w:r>
      <w:r>
        <w:t>.</w:t>
      </w:r>
      <w:r w:rsidR="0029243E">
        <w:t xml:space="preserve"> Nas subseções seguintes </w:t>
      </w:r>
      <w:del w:id="821" w:author="Claudio Martins" w:date="2020-02-26T19:51:00Z">
        <w:r w:rsidR="0029243E" w:rsidDel="00E82273">
          <w:delText xml:space="preserve">descrevo </w:delText>
        </w:r>
      </w:del>
      <w:proofErr w:type="gramStart"/>
      <w:ins w:id="822" w:author="Claudio Martins" w:date="2020-02-26T19:51:00Z">
        <w:r w:rsidR="00E82273">
          <w:t>descreve-se</w:t>
        </w:r>
        <w:proofErr w:type="gramEnd"/>
        <w:r w:rsidR="00E82273">
          <w:t xml:space="preserve"> </w:t>
        </w:r>
      </w:ins>
      <w:r w:rsidR="0029243E">
        <w:t>os componentes estudados.</w:t>
      </w:r>
    </w:p>
    <w:p w14:paraId="2015DA26" w14:textId="77777777" w:rsidR="00E54112" w:rsidRDefault="00334B5B" w:rsidP="003173F5">
      <w:pPr>
        <w:pStyle w:val="Ttulo3"/>
        <w:rPr>
          <w:ins w:id="823" w:author="Glauber Matteis Gadelha" w:date="2020-02-29T12:43:00Z"/>
        </w:rPr>
      </w:pPr>
      <w:r w:rsidRPr="003173F5">
        <w:t xml:space="preserve"> </w:t>
      </w:r>
      <w:bookmarkStart w:id="824" w:name="_Toc33871107"/>
      <w:r w:rsidR="00E54112" w:rsidRPr="003173F5">
        <w:t xml:space="preserve">2.3.1 </w:t>
      </w:r>
      <w:del w:id="825" w:author="glaubergad" w:date="2019-03-04T20:25:00Z">
        <w:r w:rsidR="00E54112" w:rsidRPr="003173F5" w:rsidDel="00482FD5">
          <w:delText>3</w:delText>
        </w:r>
      </w:del>
      <w:r w:rsidR="00E54112" w:rsidRPr="003173F5">
        <w:t>Apache Velocity</w:t>
      </w:r>
      <w:bookmarkEnd w:id="824"/>
    </w:p>
    <w:p w14:paraId="70B7C90A" w14:textId="77777777" w:rsidR="004A4A5F" w:rsidRPr="004A4A5F" w:rsidRDefault="004A4A5F" w:rsidP="004A4A5F"/>
    <w:p w14:paraId="015EAD51" w14:textId="77777777" w:rsidR="001F3560" w:rsidRDefault="0029243E" w:rsidP="0029243E">
      <w:r>
        <w:tab/>
      </w:r>
      <w:r w:rsidR="00076BEE">
        <w:t xml:space="preserve">Velocity é um motor de gabaritos baseado em Java. Permite </w:t>
      </w:r>
      <w:del w:id="826" w:author="Claudio Martins" w:date="2020-02-26T19:52:00Z">
        <w:r w:rsidR="00076BEE" w:rsidDel="00E82273">
          <w:delText xml:space="preserve">a qualquer um </w:delText>
        </w:r>
      </w:del>
      <w:r w:rsidR="00076BEE">
        <w:t xml:space="preserve">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w:t>
      </w:r>
      <w:proofErr w:type="gramStart"/>
      <w:r w:rsidR="00103B4F">
        <w:t>Jakarta</w:t>
      </w:r>
      <w:ins w:id="827" w:author="Claudio Martins" w:date="2020-02-26T19:52:00Z">
        <w:r w:rsidR="00E82273">
          <w:t>,</w:t>
        </w:r>
      </w:ins>
      <w:proofErr w:type="gramEnd"/>
      <w:del w:id="828" w:author="Claudio Martins" w:date="2020-02-26T19:52:00Z">
        <w:r w:rsidR="00103B4F" w:rsidDel="00E82273">
          <w:delText xml:space="preserve"> e</w:delText>
        </w:r>
      </w:del>
      <w:r w:rsidR="00103B4F">
        <w:t xml:space="preserve"> </w:t>
      </w:r>
      <w:del w:id="829" w:author="Claudio Martins" w:date="2020-02-26T19:52:00Z">
        <w:r w:rsidR="00103B4F" w:rsidDel="00E82273">
          <w:delText xml:space="preserve">é </w:delText>
        </w:r>
      </w:del>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14:paraId="282B9C4F" w14:textId="5BBA9574" w:rsidR="005D1A5C" w:rsidRDefault="005D1A5C" w:rsidP="0029243E">
      <w:r>
        <w:tab/>
      </w:r>
      <w:del w:id="830" w:author="Claudio Martins" w:date="2020-02-26T19:53:00Z">
        <w:r w:rsidDel="004D3C0C">
          <w:delText xml:space="preserve">Usando </w:delText>
        </w:r>
      </w:del>
      <w:ins w:id="831" w:author="Claudio Martins" w:date="2020-02-26T19:53:00Z">
        <w:r w:rsidR="004D3C0C">
          <w:t xml:space="preserve">Com </w:t>
        </w:r>
      </w:ins>
      <w:r>
        <w:t>Velocity</w:t>
      </w:r>
      <w:del w:id="832" w:author="Claudio Martins" w:date="2020-02-26T19:53:00Z">
        <w:r w:rsidDel="004D3C0C">
          <w:delText xml:space="preserve">, </w:delText>
        </w:r>
      </w:del>
      <w:ins w:id="833" w:author="Claudio Martins" w:date="2020-02-26T19:53:00Z">
        <w:r w:rsidR="004D3C0C">
          <w:t xml:space="preserve"> </w:t>
        </w:r>
      </w:ins>
      <w:r>
        <w:t xml:space="preserve">é possível </w:t>
      </w:r>
      <w:del w:id="834" w:author="Claudio Martins" w:date="2020-02-26T19:53:00Z">
        <w:r w:rsidDel="004D3C0C">
          <w:delText xml:space="preserve">renderizar </w:delText>
        </w:r>
      </w:del>
      <w:ins w:id="835" w:author="Claudio Martins" w:date="2020-02-26T19:53:00Z">
        <w:r w:rsidR="004D3C0C">
          <w:t xml:space="preserve">formatar </w:t>
        </w:r>
      </w:ins>
      <w:r>
        <w:t xml:space="preserve">dados de </w:t>
      </w:r>
      <w:del w:id="836" w:author="Claudio Martins" w:date="2020-02-26T19:53:00Z">
        <w:r w:rsidR="00B87C3B" w:rsidDel="004D3C0C">
          <w:delText xml:space="preserve">Objetos </w:delText>
        </w:r>
      </w:del>
      <w:ins w:id="837" w:author="Claudio Martins" w:date="2020-02-26T19:53:00Z">
        <w:r w:rsidR="004D3C0C">
          <w:t xml:space="preserve">objetos </w:t>
        </w:r>
      </w:ins>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ins w:id="838" w:author="Claudio Martins" w:date="2020-02-26T19:53:00Z">
        <w:r w:rsidR="004D3C0C">
          <w:t xml:space="preserve"> </w:t>
        </w:r>
      </w:ins>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7777777"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76B35392"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del w:id="839" w:author="Claudio Martins" w:date="2020-02-26T19:54:00Z">
        <w:r w:rsidDel="002662CE">
          <w:delText>;</w:delText>
        </w:r>
      </w:del>
      <w:ins w:id="840" w:author="Claudio Martins" w:date="2020-02-26T19:54:00Z">
        <w:r w:rsidR="002662CE">
          <w:t>.</w:t>
        </w:r>
      </w:ins>
    </w:p>
    <w:p w14:paraId="1ECA3107" w14:textId="589A0B16"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ins w:id="841" w:author="Claudio Martins" w:date="2020-02-26T19:54:00Z">
        <w:r w:rsidR="002662CE">
          <w:t>.</w:t>
        </w:r>
      </w:ins>
      <w:del w:id="842" w:author="Claudio Martins" w:date="2020-02-26T19:54:00Z">
        <w:r w:rsidR="003E1734" w:rsidDel="002662CE">
          <w:delText>;</w:delText>
        </w:r>
      </w:del>
    </w:p>
    <w:p w14:paraId="4DC7A080" w14:textId="178733C6"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del w:id="843" w:author="Claudio Martins" w:date="2020-02-26T19:55:00Z">
        <w:r w:rsidDel="002662CE">
          <w:delText>metodo</w:delText>
        </w:r>
      </w:del>
      <w:ins w:id="844" w:author="Claudio Martins" w:date="2020-02-26T19:55:00Z">
        <w:r w:rsidR="002662CE">
          <w:t>método</w:t>
        </w:r>
      </w:ins>
      <w:proofErr w:type="spellEnd"/>
      <w:del w:id="845" w:author="Claudio Martins" w:date="2020-02-26T19:54:00Z">
        <w:r w:rsidDel="002662CE">
          <w:delText>();</w:delText>
        </w:r>
      </w:del>
      <w:ins w:id="846" w:author="Claudio Martins" w:date="2020-02-26T19:54:00Z">
        <w:r w:rsidR="002662CE">
          <w:t>().</w:t>
        </w:r>
      </w:ins>
    </w:p>
    <w:p w14:paraId="7E6528DC" w14:textId="77777777"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14:paraId="09DD8260" w14:textId="552A39C4" w:rsidR="00353F95" w:rsidDel="004A4A5F" w:rsidRDefault="00605BB9" w:rsidP="00240C55">
      <w:pPr>
        <w:rPr>
          <w:del w:id="847" w:author="Glauber Matteis Gadelha" w:date="2020-02-29T10:32:00Z"/>
        </w:rPr>
      </w:pPr>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del w:id="848" w:author="Glauber Matteis Gadelha" w:date="2020-02-27T23:16:00Z">
        <w:r w:rsidR="006D7112" w:rsidRPr="00093173" w:rsidDel="00093173">
          <w:delText>Tabela</w:delText>
        </w:r>
        <w:r w:rsidR="00353F95" w:rsidRPr="00093173" w:rsidDel="00093173">
          <w:delText xml:space="preserve"> </w:delText>
        </w:r>
      </w:del>
      <w:ins w:id="849" w:author="Glauber Matteis Gadelha" w:date="2020-02-27T23:16:00Z">
        <w:r w:rsidR="00093173" w:rsidRPr="00093173">
          <w:t xml:space="preserve">Figura </w:t>
        </w:r>
      </w:ins>
      <w:r w:rsidR="006D7112" w:rsidRPr="00093173">
        <w:t>2</w:t>
      </w:r>
      <w:ins w:id="850" w:author="Claudio Martins" w:date="2020-02-26T19:56:00Z">
        <w:r w:rsidR="002662CE" w:rsidRPr="00093173">
          <w:t xml:space="preserve"> </w:t>
        </w:r>
        <w:del w:id="851" w:author="Glauber Matteis Gadelha" w:date="2020-02-27T23:17:00Z">
          <w:r w:rsidR="002662CE" w:rsidRPr="00093173" w:rsidDel="00093173">
            <w:delText>(</w:delText>
          </w:r>
          <w:r w:rsidR="002662CE" w:rsidRPr="00093173" w:rsidDel="00093173">
            <w:rPr>
              <w:color w:val="FF0000"/>
              <w:u w:val="single"/>
            </w:rPr>
            <w:delText>não seria uma FIGURA</w:delText>
          </w:r>
          <w:r w:rsidR="002662CE" w:rsidRPr="00093173" w:rsidDel="00093173">
            <w:delText>?)</w:delText>
          </w:r>
        </w:del>
      </w:ins>
      <w:del w:id="852" w:author="Glauber Matteis Gadelha" w:date="2020-02-27T23:17:00Z">
        <w:r w:rsidR="00353F95" w:rsidDel="00093173">
          <w:delText xml:space="preserve"> </w:delText>
        </w:r>
      </w:del>
      <w:ins w:id="853" w:author="Glauber Matteis Gadelha" w:date="2020-02-27T23:17:00Z">
        <w:r w:rsidR="00093173">
          <w:t>representa</w:t>
        </w:r>
      </w:ins>
      <w:del w:id="854" w:author="Glauber Matteis Gadelha" w:date="2020-02-27T23:17:00Z">
        <w:r w:rsidR="00353F95" w:rsidDel="00093173">
          <w:delText>traz</w:delText>
        </w:r>
      </w:del>
      <w:r w:rsidR="00353F95">
        <w:t xml:space="preserve"> uma listagem resumida contendo as diretivas e sua</w:t>
      </w:r>
      <w:r w:rsidR="006D7112">
        <w:t>s</w:t>
      </w:r>
      <w:r w:rsidR="00353F95">
        <w:t xml:space="preserve"> funcionalidade</w:t>
      </w:r>
      <w:r w:rsidR="006D7112">
        <w:t>s</w:t>
      </w:r>
      <w:r w:rsidR="00E952DE">
        <w:t xml:space="preserve">, bem como um exemplo simples de como utilizar a sintaxe da </w:t>
      </w:r>
      <w:proofErr w:type="gramStart"/>
      <w:r w:rsidR="00E952DE">
        <w:t>linguagem</w:t>
      </w:r>
      <w:r w:rsidR="00353F95">
        <w:t>.</w:t>
      </w:r>
      <w:proofErr w:type="gramEnd"/>
    </w:p>
    <w:p w14:paraId="55A87759" w14:textId="77777777" w:rsidR="004A4A5F" w:rsidRDefault="004A4A5F" w:rsidP="005B5AD8">
      <w:pPr>
        <w:rPr>
          <w:ins w:id="855" w:author="Glauber Matteis Gadelha" w:date="2020-02-29T12:44:00Z"/>
        </w:rPr>
      </w:pPr>
    </w:p>
    <w:p w14:paraId="11DF597F" w14:textId="4FF6F48F" w:rsidR="00353F95" w:rsidRDefault="00353F95" w:rsidP="00240C55">
      <w:del w:id="856" w:author="Glauber Matteis Gadelha" w:date="2020-02-29T10:32:00Z">
        <w:r w:rsidDel="00240C55">
          <w:br w:type="page"/>
        </w:r>
      </w:del>
    </w:p>
    <w:p w14:paraId="2217AD2A" w14:textId="77777777" w:rsidR="00FB712D" w:rsidRDefault="00FB712D">
      <w:pPr>
        <w:spacing w:after="160" w:line="240" w:lineRule="auto"/>
        <w:jc w:val="left"/>
        <w:rPr>
          <w:ins w:id="857" w:author="Glauber Matteis Gadelha" w:date="2020-02-29T12:45:00Z"/>
          <w:b/>
          <w:sz w:val="20"/>
          <w:szCs w:val="20"/>
        </w:rPr>
      </w:pPr>
      <w:ins w:id="858" w:author="Glauber Matteis Gadelha" w:date="2020-02-29T12:45:00Z">
        <w:r>
          <w:rPr>
            <w:b/>
            <w:sz w:val="20"/>
            <w:szCs w:val="20"/>
          </w:rPr>
          <w:br w:type="page"/>
        </w:r>
      </w:ins>
    </w:p>
    <w:p w14:paraId="40790E97" w14:textId="25F4240C" w:rsidR="00605BB9" w:rsidRDefault="006D7112" w:rsidP="00FB712D">
      <w:pPr>
        <w:spacing w:line="240" w:lineRule="auto"/>
        <w:jc w:val="center"/>
        <w:rPr>
          <w:ins w:id="859" w:author="Glauber Matteis Gadelha" w:date="2020-02-29T12:44:00Z"/>
          <w:b/>
          <w:sz w:val="20"/>
          <w:szCs w:val="20"/>
        </w:rPr>
      </w:pPr>
      <w:del w:id="860" w:author="Glauber Matteis Gadelha" w:date="2020-02-27T23:18:00Z">
        <w:r w:rsidRPr="004A4A5F" w:rsidDel="00093173">
          <w:rPr>
            <w:b/>
            <w:sz w:val="20"/>
            <w:szCs w:val="20"/>
          </w:rPr>
          <w:lastRenderedPageBreak/>
          <w:delText xml:space="preserve">Tabela </w:delText>
        </w:r>
      </w:del>
      <w:ins w:id="861" w:author="Glauber Matteis Gadelha" w:date="2020-02-27T23:18:00Z">
        <w:r w:rsidR="00093173" w:rsidRPr="004A4A5F">
          <w:rPr>
            <w:b/>
            <w:sz w:val="20"/>
            <w:szCs w:val="20"/>
          </w:rPr>
          <w:t xml:space="preserve">Figura </w:t>
        </w:r>
      </w:ins>
      <w:commentRangeStart w:id="862"/>
      <w:del w:id="863" w:author="Glauber Matteis Gadelha" w:date="2020-02-27T23:18:00Z">
        <w:r w:rsidRPr="004A4A5F" w:rsidDel="00093173">
          <w:rPr>
            <w:b/>
            <w:sz w:val="20"/>
            <w:szCs w:val="20"/>
          </w:rPr>
          <w:delText>2</w:delText>
        </w:r>
        <w:commentRangeEnd w:id="862"/>
        <w:r w:rsidR="002662CE" w:rsidRPr="004A4A5F" w:rsidDel="00093173">
          <w:rPr>
            <w:rStyle w:val="Refdecomentrio"/>
          </w:rPr>
          <w:commentReference w:id="862"/>
        </w:r>
        <w:r w:rsidRPr="004A4A5F" w:rsidDel="00093173">
          <w:rPr>
            <w:b/>
            <w:sz w:val="20"/>
            <w:szCs w:val="20"/>
          </w:rPr>
          <w:delText xml:space="preserve">  </w:delText>
        </w:r>
      </w:del>
      <w:ins w:id="864" w:author="Glauber Matteis Gadelha" w:date="2020-02-27T23:18:00Z">
        <w:r w:rsidR="00093173" w:rsidRPr="004A4A5F">
          <w:rPr>
            <w:b/>
            <w:sz w:val="20"/>
            <w:szCs w:val="20"/>
          </w:rPr>
          <w:t>3</w:t>
        </w:r>
        <w:proofErr w:type="gramStart"/>
        <w:r w:rsidR="00093173" w:rsidRPr="006D7112">
          <w:rPr>
            <w:b/>
            <w:sz w:val="20"/>
            <w:szCs w:val="20"/>
          </w:rPr>
          <w:t xml:space="preserve">  </w:t>
        </w:r>
      </w:ins>
      <w:proofErr w:type="gramEnd"/>
      <w:r w:rsidRPr="006D7112">
        <w:rPr>
          <w:b/>
          <w:sz w:val="20"/>
          <w:szCs w:val="20"/>
        </w:rPr>
        <w:t>- Resumo de diretivas Apache Velocity VTL</w:t>
      </w:r>
    </w:p>
    <w:p w14:paraId="3AF76EC5" w14:textId="77777777" w:rsidR="004A4A5F" w:rsidRDefault="004A4A5F" w:rsidP="00FB712D">
      <w:pPr>
        <w:spacing w:line="240" w:lineRule="auto"/>
        <w:jc w:val="center"/>
        <w:rPr>
          <w:b/>
          <w:sz w:val="20"/>
          <w:szCs w:val="20"/>
        </w:rPr>
      </w:pP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25F8BB75">
            <wp:extent cx="5465928" cy="5465928"/>
            <wp:effectExtent l="0" t="0" r="1905" b="1905"/>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455" cy="5478455"/>
                    </a:xfrm>
                    <a:prstGeom prst="rect">
                      <a:avLst/>
                    </a:prstGeom>
                    <a:noFill/>
                    <a:ln>
                      <a:noFill/>
                    </a:ln>
                  </pic:spPr>
                </pic:pic>
              </a:graphicData>
            </a:graphic>
          </wp:inline>
        </w:drawing>
      </w:r>
    </w:p>
    <w:p w14:paraId="2ADC5619" w14:textId="77777777" w:rsidR="00F867C2" w:rsidRDefault="00F867C2" w:rsidP="00FB712D">
      <w:pPr>
        <w:spacing w:line="240" w:lineRule="auto"/>
        <w:jc w:val="center"/>
        <w:rPr>
          <w:ins w:id="865" w:author="Glauber Matteis Gadelha" w:date="2020-02-29T12:45:00Z"/>
          <w:b/>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14:paraId="27F28CA6" w14:textId="77777777" w:rsidR="00FB712D" w:rsidRDefault="00FB712D" w:rsidP="00FB712D">
      <w:pPr>
        <w:spacing w:line="240" w:lineRule="auto"/>
        <w:jc w:val="center"/>
        <w:rPr>
          <w:sz w:val="20"/>
          <w:szCs w:val="20"/>
        </w:rPr>
      </w:pPr>
    </w:p>
    <w:p w14:paraId="3BA0B42D" w14:textId="523C43C8" w:rsidR="002662CE" w:rsidDel="00240C55" w:rsidRDefault="008949C9" w:rsidP="00893BF7">
      <w:pPr>
        <w:rPr>
          <w:ins w:id="866" w:author="Claudio Martins" w:date="2020-02-26T19:57:00Z"/>
          <w:del w:id="867" w:author="Glauber Matteis Gadelha" w:date="2020-02-29T10:33:00Z"/>
        </w:rPr>
      </w:pPr>
      <w:r>
        <w:tab/>
      </w:r>
    </w:p>
    <w:p w14:paraId="61DFC157" w14:textId="687CF1C2" w:rsidR="005B5AD8" w:rsidRDefault="00315C8F" w:rsidP="00240C55">
      <w:pPr>
        <w:rPr>
          <w:ins w:id="868" w:author="Claudio Martins" w:date="2020-02-26T19:57:00Z"/>
        </w:rPr>
      </w:pPr>
      <w:r>
        <w:t xml:space="preserve">O Apache Velocity é licenciado sob a Apache </w:t>
      </w:r>
      <w:proofErr w:type="spellStart"/>
      <w:r>
        <w:t>License</w:t>
      </w:r>
      <w:proofErr w:type="spellEnd"/>
      <w:r>
        <w:t xml:space="preserve"> 2.0, que é totalmente compatível com a </w:t>
      </w:r>
      <w:del w:id="869" w:author="Claudio Martins" w:date="2020-02-26T19:57:00Z">
        <w:r w:rsidDel="002662CE">
          <w:delText xml:space="preserve">Gnu </w:delText>
        </w:r>
      </w:del>
      <w:ins w:id="870" w:author="Claudio Martins" w:date="2020-02-26T19:57:00Z">
        <w:r w:rsidR="002662CE">
          <w:t xml:space="preserve">GNU </w:t>
        </w:r>
      </w:ins>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w:t>
      </w:r>
      <w:ins w:id="871" w:author="Glauber Matteis Gadelha" w:date="2020-02-29T10:33:00Z">
        <w:r w:rsidR="00581F9C">
          <w:t xml:space="preserve"> </w:t>
        </w:r>
      </w:ins>
      <w:ins w:id="872" w:author="Glauber Matteis Gadelha" w:date="2020-02-29T10:34:00Z">
        <w:r w:rsidR="00581F9C">
          <w:fldChar w:fldCharType="begin" w:fldLock="1"/>
        </w:r>
      </w:ins>
      <w:r w:rsidR="00581F9C">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581F9C">
        <w:fldChar w:fldCharType="separate"/>
      </w:r>
      <w:r w:rsidR="00581F9C" w:rsidRPr="00581F9C">
        <w:rPr>
          <w:noProof/>
        </w:rPr>
        <w:t>(APACHE.ORG, 2019a)</w:t>
      </w:r>
      <w:ins w:id="873" w:author="Glauber Matteis Gadelha" w:date="2020-02-29T10:34:00Z">
        <w:r w:rsidR="00581F9C">
          <w:fldChar w:fldCharType="end"/>
        </w:r>
      </w:ins>
      <w:r>
        <w:t>.</w:t>
      </w:r>
    </w:p>
    <w:p w14:paraId="2DF17178" w14:textId="77777777" w:rsidR="002662CE" w:rsidRDefault="002662CE" w:rsidP="00FB712D">
      <w:pPr>
        <w:ind w:firstLine="709"/>
      </w:pPr>
    </w:p>
    <w:p w14:paraId="600912A7" w14:textId="77777777" w:rsidR="00E54112" w:rsidRDefault="00E54112" w:rsidP="003173F5">
      <w:pPr>
        <w:pStyle w:val="Ttulo3"/>
        <w:rPr>
          <w:ins w:id="874" w:author="Glauber Matteis Gadelha" w:date="2020-02-29T12:45:00Z"/>
        </w:rPr>
      </w:pPr>
      <w:del w:id="875" w:author="glaubergad" w:date="2019-03-04T20:25:00Z">
        <w:r w:rsidRPr="003173F5" w:rsidDel="00482FD5">
          <w:delText>3</w:delText>
        </w:r>
      </w:del>
      <w:bookmarkStart w:id="876" w:name="_Toc33871108"/>
      <w:ins w:id="877" w:author="glaubergad" w:date="2019-03-04T20:25:00Z">
        <w:r w:rsidR="00482FD5" w:rsidRPr="003173F5">
          <w:t>2</w:t>
        </w:r>
      </w:ins>
      <w:r w:rsidRPr="003173F5">
        <w:t>.3.</w:t>
      </w:r>
      <w:r w:rsidR="00E5548F" w:rsidRPr="003173F5">
        <w:t>2</w:t>
      </w:r>
      <w:r w:rsidRPr="003173F5">
        <w:t xml:space="preserve"> Apache Freemarker</w:t>
      </w:r>
      <w:bookmarkEnd w:id="876"/>
    </w:p>
    <w:p w14:paraId="47FF424D" w14:textId="77777777" w:rsidR="00FB712D" w:rsidRPr="00FB712D" w:rsidRDefault="00FB712D" w:rsidP="00FB712D"/>
    <w:p w14:paraId="101C90D6" w14:textId="05976654" w:rsidR="002662CE" w:rsidRDefault="008963B5" w:rsidP="003173F5">
      <w:pPr>
        <w:rPr>
          <w:ins w:id="878" w:author="Claudio Martins" w:date="2020-02-26T19:58:00Z"/>
        </w:rPr>
      </w:pPr>
      <w:r>
        <w:tab/>
      </w:r>
      <w:r w:rsidR="00840138">
        <w:t xml:space="preserve">Apache Freemarker é um motor de gabaritos para </w:t>
      </w:r>
      <w:ins w:id="879" w:author="Glauber Matteis Gadelha" w:date="2020-02-27T23:20:00Z">
        <w:r w:rsidR="00A71656">
          <w:t xml:space="preserve">aplicações </w:t>
        </w:r>
      </w:ins>
      <w:r w:rsidR="00840138">
        <w:t xml:space="preserve">Java, tendo sua versão inicial disponibilizada </w:t>
      </w:r>
      <w:r w:rsidR="00840138" w:rsidRPr="00A71656">
        <w:t>em 2000</w:t>
      </w:r>
      <w:del w:id="880" w:author="Glauber Matteis Gadelha" w:date="2020-02-27T23:19:00Z">
        <w:r w:rsidR="00840138" w:rsidRPr="00A71656" w:rsidDel="00A71656">
          <w:delText>, desenvolvida</w:delText>
        </w:r>
      </w:del>
      <w:ins w:id="881" w:author="Glauber Matteis Gadelha" w:date="2020-02-27T23:19:00Z">
        <w:r w:rsidR="00A71656" w:rsidRPr="00A71656">
          <w:t xml:space="preserve"> pelos desenvolvedores</w:t>
        </w:r>
      </w:ins>
      <w:r w:rsidR="00840138" w:rsidRPr="00A71656">
        <w:t xml:space="preserve"> </w:t>
      </w:r>
      <w:del w:id="882" w:author="Glauber Matteis Gadelha" w:date="2020-02-27T23:19:00Z">
        <w:r w:rsidR="00840138" w:rsidRPr="00A71656" w:rsidDel="00A71656">
          <w:delText xml:space="preserve">por </w:delText>
        </w:r>
      </w:del>
      <w:r w:rsidR="00840138" w:rsidRPr="00A71656">
        <w:t>Benjamin Geer e Mike Bayer</w:t>
      </w:r>
      <w:r w:rsidR="00965D4B" w:rsidRPr="00A71656">
        <w:t xml:space="preserve"> </w:t>
      </w:r>
      <w:r w:rsidR="00965D4B" w:rsidRPr="00A71656">
        <w:fldChar w:fldCharType="begin" w:fldLock="1"/>
      </w:r>
      <w:r w:rsidR="00F57288" w:rsidRPr="00A71656">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965D4B" w:rsidRPr="00A71656">
        <w:rPr>
          <w:noProof/>
        </w:rPr>
        <w:t>(WIKIPEDIA.ORG, 2018)</w:t>
      </w:r>
      <w:r w:rsidR="00965D4B" w:rsidRPr="00A71656">
        <w:fldChar w:fldCharType="end"/>
      </w:r>
      <w:r w:rsidR="00840138" w:rsidRPr="00A71656">
        <w:t>.</w:t>
      </w:r>
      <w:r w:rsidR="00965D4B" w:rsidRPr="00A71656">
        <w:t xml:space="preserve"> </w:t>
      </w:r>
      <w:del w:id="883" w:author="Glauber Matteis Gadelha" w:date="2020-02-27T23:19:00Z">
        <w:r w:rsidR="00CE2402" w:rsidRPr="00A71656" w:rsidDel="00A71656">
          <w:delText xml:space="preserve">Por ser </w:delText>
        </w:r>
      </w:del>
      <w:r w:rsidR="008F7A6C" w:rsidRPr="00A71656">
        <w:t xml:space="preserve">Consiste em uma biblioteca Java capaz de gerar </w:t>
      </w:r>
      <w:r w:rsidR="008F7A6C" w:rsidRPr="00A71656">
        <w:lastRenderedPageBreak/>
        <w:t xml:space="preserve">saídas de texto baseadas em um ou mais gabaritos e um conjunto de dados </w:t>
      </w:r>
      <w:del w:id="884" w:author="Glauber Matteis Gadelha" w:date="2020-02-27T23:21:00Z">
        <w:r w:rsidR="008F7A6C" w:rsidRPr="00A71656" w:rsidDel="00A71656">
          <w:delText xml:space="preserve">variáveis </w:delText>
        </w:r>
      </w:del>
      <w:ins w:id="885" w:author="Glauber Matteis Gadelha" w:date="2020-02-27T23:21:00Z">
        <w:r w:rsidR="00A71656" w:rsidRPr="00A71656">
          <w:t xml:space="preserve">definido </w:t>
        </w:r>
      </w:ins>
      <w:r w:rsidR="008F7A6C" w:rsidRPr="00A71656">
        <w:t xml:space="preserve">em tempo de </w:t>
      </w:r>
      <w:commentRangeStart w:id="886"/>
      <w:r w:rsidR="008F7A6C" w:rsidRPr="00A71656">
        <w:t>execução</w:t>
      </w:r>
      <w:commentRangeEnd w:id="886"/>
      <w:r w:rsidR="002662CE" w:rsidRPr="00A71656">
        <w:rPr>
          <w:rStyle w:val="Refdecomentrio"/>
        </w:rPr>
        <w:commentReference w:id="886"/>
      </w:r>
      <w:r w:rsidR="008F7A6C" w:rsidRPr="00A71656">
        <w:t>.</w:t>
      </w:r>
      <w:r w:rsidR="008F7A6C">
        <w:t xml:space="preserve"> Esta saída pode ser </w:t>
      </w:r>
      <w:ins w:id="887" w:author="Glauber Matteis Gadelha" w:date="2020-02-27T23:19:00Z">
        <w:r w:rsidR="00A71656">
          <w:t xml:space="preserve">uma </w:t>
        </w:r>
      </w:ins>
      <w:r w:rsidR="008F7A6C">
        <w:t xml:space="preserve">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77777777"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ins w:id="888" w:author="Claudio Martins" w:date="2020-02-26T19:58:00Z">
        <w:r w:rsidR="002662CE">
          <w:t>,</w:t>
        </w:r>
      </w:ins>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309C810E" w:rsidR="00313CFD" w:rsidRDefault="00700E68" w:rsidP="002662CE">
      <w:pPr>
        <w:pStyle w:val="PargrafodaLista"/>
        <w:numPr>
          <w:ilvl w:val="0"/>
          <w:numId w:val="32"/>
        </w:numPr>
      </w:pPr>
      <w:r w:rsidRPr="002374DB">
        <w:rPr>
          <w:b/>
        </w:rPr>
        <w:t>Texto estático</w:t>
      </w:r>
      <w:ins w:id="889" w:author="Claudio Martins" w:date="2020-02-26T19:59:00Z">
        <w:del w:id="890" w:author="Glauber Matteis Gadelha" w:date="2020-02-27T23:22:00Z">
          <w:r w:rsidR="002662CE" w:rsidRPr="002374DB" w:rsidDel="00A71656">
            <w:rPr>
              <w:b/>
            </w:rPr>
            <w:delText xml:space="preserve">: </w:delText>
          </w:r>
          <w:r w:rsidR="002662CE" w:rsidRPr="002374DB" w:rsidDel="00A71656">
            <w:rPr>
              <w:b/>
              <w:highlight w:val="yellow"/>
            </w:rPr>
            <w:delText>EXPLICAR</w:delText>
          </w:r>
          <w:r w:rsidR="002662CE" w:rsidRPr="002374DB" w:rsidDel="00A71656">
            <w:rPr>
              <w:b/>
            </w:rPr>
            <w:delText>.</w:delText>
          </w:r>
        </w:del>
      </w:ins>
      <w:del w:id="891" w:author="Glauber Matteis Gadelha" w:date="2020-02-27T23:22:00Z">
        <w:r w:rsidRPr="002374DB" w:rsidDel="00A71656">
          <w:rPr>
            <w:b/>
          </w:rPr>
          <w:delText>;</w:delText>
        </w:r>
      </w:del>
      <w:ins w:id="892" w:author="Glauber Matteis Gadelha" w:date="2020-02-27T23:22:00Z">
        <w:r w:rsidR="00A71656" w:rsidRPr="002374DB">
          <w:rPr>
            <w:b/>
          </w:rPr>
          <w:t>:</w:t>
        </w:r>
        <w:r w:rsidR="00A71656">
          <w:t xml:space="preserve"> qualquer conteúdo que se deseje que se mantenha fixo </w:t>
        </w:r>
      </w:ins>
      <w:ins w:id="893" w:author="Glauber Matteis Gadelha" w:date="2020-02-27T23:24:00Z">
        <w:r w:rsidR="00A71656">
          <w:t xml:space="preserve">no documento final </w:t>
        </w:r>
      </w:ins>
      <w:ins w:id="894" w:author="Glauber Matteis Gadelha" w:date="2020-02-27T23:22:00Z">
        <w:r w:rsidR="00A71656">
          <w:t>ap</w:t>
        </w:r>
      </w:ins>
      <w:ins w:id="895" w:author="Glauber Matteis Gadelha" w:date="2020-02-27T23:23:00Z">
        <w:r w:rsidR="00A71656">
          <w:t>ós a composição.</w:t>
        </w:r>
      </w:ins>
    </w:p>
    <w:p w14:paraId="5A9298CF" w14:textId="6766DAED" w:rsidR="00700E68" w:rsidRPr="00F82485" w:rsidRDefault="00700E68" w:rsidP="002662CE">
      <w:pPr>
        <w:pStyle w:val="PargrafodaLista"/>
        <w:numPr>
          <w:ilvl w:val="0"/>
          <w:numId w:val="32"/>
        </w:numPr>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del w:id="896" w:author="Claudio Martins" w:date="2020-02-26T20:00:00Z">
        <w:r w:rsidR="009954FB" w:rsidRPr="00831C89" w:rsidDel="002662CE">
          <w:rPr>
            <w:rFonts w:ascii="Source Code Pro" w:hAnsi="Source Code Pro"/>
          </w:rPr>
          <w:delText>}</w:delText>
        </w:r>
        <w:r w:rsidR="00F82485" w:rsidRPr="00831C89" w:rsidDel="002662CE">
          <w:rPr>
            <w:rFonts w:ascii="Source Code Pro" w:hAnsi="Source Code Pro"/>
          </w:rPr>
          <w:delText>;</w:delText>
        </w:r>
      </w:del>
      <w:ins w:id="897" w:author="Claudio Martins" w:date="2020-02-26T20:00:00Z">
        <w:r w:rsidR="002662CE" w:rsidRPr="00831C89">
          <w:rPr>
            <w:rFonts w:ascii="Source Code Pro" w:hAnsi="Source Code Pro"/>
          </w:rPr>
          <w:t>}</w:t>
        </w:r>
        <w:r w:rsidR="002662CE">
          <w:rPr>
            <w:rFonts w:ascii="Source Code Pro" w:hAnsi="Source Code Pro"/>
          </w:rPr>
          <w:t>.</w:t>
        </w:r>
      </w:ins>
    </w:p>
    <w:p w14:paraId="44FD18E9" w14:textId="59414170" w:rsidR="00F82485" w:rsidRDefault="00F82485" w:rsidP="002662CE">
      <w:pPr>
        <w:pStyle w:val="PargrafodaLista"/>
        <w:numPr>
          <w:ilvl w:val="0"/>
          <w:numId w:val="32"/>
        </w:numPr>
      </w:pPr>
      <w:r w:rsidRPr="002662CE">
        <w:rPr>
          <w:b/>
        </w:rPr>
        <w:t>Tags FTL</w:t>
      </w:r>
      <w:r>
        <w:t xml:space="preserve">: Descritas no gabarito </w:t>
      </w:r>
      <w:del w:id="898" w:author="Glauber Matteis Gadelha" w:date="2020-02-27T23:23:00Z">
        <w:r w:rsidDel="00A71656">
          <w:delText xml:space="preserve">como </w:delText>
        </w:r>
      </w:del>
      <w:ins w:id="899" w:author="Glauber Matteis Gadelha" w:date="2020-02-27T23:23:00Z">
        <w:r w:rsidR="00A71656">
          <w:t xml:space="preserve">da mesma forma que </w:t>
        </w:r>
      </w:ins>
      <w:proofErr w:type="spellStart"/>
      <w:r>
        <w:t>tags</w:t>
      </w:r>
      <w:proofErr w:type="spellEnd"/>
      <w:r>
        <w:t xml:space="preserve"> HTML, delimitadas por &lt;</w:t>
      </w:r>
      <w:r w:rsidR="00EE276B">
        <w:t>#</w:t>
      </w:r>
      <w:r>
        <w:t xml:space="preserve"> e &gt;, porém são instruções ao motor Freemarker, não sendo exibidas no documento de </w:t>
      </w:r>
      <w:proofErr w:type="gramStart"/>
      <w:r>
        <w:t>saída</w:t>
      </w:r>
      <w:ins w:id="900" w:author="Claudio Martins" w:date="2020-02-26T20:00:00Z">
        <w:r w:rsidR="002662CE">
          <w:t>.</w:t>
        </w:r>
      </w:ins>
      <w:proofErr w:type="gramEnd"/>
      <w:del w:id="901" w:author="Claudio Martins" w:date="2020-02-26T20:00:00Z">
        <w:r w:rsidDel="002662CE">
          <w:delText>;</w:delText>
        </w:r>
      </w:del>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1063A0C4" w:rsidR="00AE44ED" w:rsidRDefault="00EE276B" w:rsidP="00AE44ED">
      <w:r>
        <w:tab/>
      </w:r>
      <w:r w:rsidR="00A96D87">
        <w:t xml:space="preserve">De forma resumida, </w:t>
      </w:r>
      <w:del w:id="902" w:author="Claudio Martins" w:date="2020-02-26T20:00:00Z">
        <w:r w:rsidR="00A96D87" w:rsidDel="002662CE">
          <w:delText xml:space="preserve">seguem abaixo descritas </w:delText>
        </w:r>
      </w:del>
      <w:r w:rsidR="00A96D87">
        <w:t xml:space="preserve">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ins w:id="903" w:author="Claudio Martins" w:date="2020-02-26T20:00:00Z">
        <w:r w:rsidR="002662CE">
          <w:t xml:space="preserve"> possuem as seguintes regras</w:t>
        </w:r>
      </w:ins>
      <w:r w:rsidR="00AE44ED">
        <w:t>.</w:t>
      </w:r>
    </w:p>
    <w:p w14:paraId="30D053DE" w14:textId="77777777" w:rsidR="00AE44ED" w:rsidRDefault="00AE44ED" w:rsidP="00AE44ED"/>
    <w:p w14:paraId="432E2C17" w14:textId="5D3308D2" w:rsidR="00AE44ED" w:rsidRPr="002662CE" w:rsidRDefault="00AE44ED" w:rsidP="002662CE">
      <w:pPr>
        <w:pStyle w:val="PargrafodaLista"/>
        <w:numPr>
          <w:ilvl w:val="0"/>
          <w:numId w:val="33"/>
        </w:numPr>
        <w:rPr>
          <w:b/>
        </w:rPr>
      </w:pPr>
      <w:del w:id="904" w:author="Claudio Martins" w:date="2020-02-26T20:01:00Z">
        <w:r w:rsidDel="002662CE">
          <w:tab/>
        </w:r>
      </w:del>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t>Números: 123.45</w:t>
      </w:r>
    </w:p>
    <w:p w14:paraId="4EC806BD" w14:textId="77777777"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lastRenderedPageBreak/>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1B53CFF" w:rsidR="00AE44ED" w:rsidRPr="002662CE" w:rsidRDefault="00AE44ED" w:rsidP="002662CE">
      <w:pPr>
        <w:pStyle w:val="PargrafodaLista"/>
        <w:numPr>
          <w:ilvl w:val="0"/>
          <w:numId w:val="33"/>
        </w:numPr>
        <w:rPr>
          <w:b/>
        </w:rPr>
      </w:pPr>
      <w:del w:id="905" w:author="Claudio Martins" w:date="2020-02-26T20:01:00Z">
        <w:r w:rsidRPr="002662CE" w:rsidDel="002662CE">
          <w:rPr>
            <w:b/>
            <w:lang w:val="en-US"/>
          </w:rPr>
          <w:tab/>
        </w:r>
      </w:del>
      <w:r w:rsidRPr="002662CE">
        <w:rPr>
          <w:b/>
        </w:rPr>
        <w:t>Acess</w:t>
      </w:r>
      <w:del w:id="906" w:author="Claudio Martins" w:date="2020-02-26T20:01:00Z">
        <w:r w:rsidRPr="002662CE" w:rsidDel="002662CE">
          <w:rPr>
            <w:b/>
          </w:rPr>
          <w:delText>and</w:delText>
        </w:r>
      </w:del>
      <w:r w:rsidRPr="002662CE">
        <w:rPr>
          <w:b/>
        </w:rPr>
        <w:t xml:space="preserve">o </w:t>
      </w:r>
      <w:ins w:id="907" w:author="Claudio Martins" w:date="2020-02-26T20:01:00Z">
        <w:r w:rsidR="002662CE" w:rsidRPr="002662CE">
          <w:rPr>
            <w:b/>
          </w:rPr>
          <w:t xml:space="preserve">às </w:t>
        </w:r>
      </w:ins>
      <w:del w:id="908" w:author="Claudio Martins" w:date="2020-02-26T20:01:00Z">
        <w:r w:rsidRPr="002662CE" w:rsidDel="002662CE">
          <w:rPr>
            <w:b/>
          </w:rPr>
          <w:delText>Variáveis</w:delText>
        </w:r>
      </w:del>
      <w:ins w:id="909" w:author="Claudio Martins" w:date="2020-02-26T20:01:00Z">
        <w:r w:rsidR="002662CE" w:rsidRPr="002662CE">
          <w:rPr>
            <w:b/>
          </w:rPr>
          <w:t>variáveis</w:t>
        </w:r>
      </w:ins>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rPr>
          <w:ins w:id="910" w:author="Claudio Martins" w:date="2020-02-26T20:01:00Z"/>
        </w:rPr>
      </w:pPr>
    </w:p>
    <w:p w14:paraId="6811A3BF" w14:textId="50063DCC" w:rsidR="00AE44ED" w:rsidRPr="002662CE" w:rsidRDefault="00C53725" w:rsidP="002662CE">
      <w:pPr>
        <w:pStyle w:val="PargrafodaLista"/>
        <w:numPr>
          <w:ilvl w:val="0"/>
          <w:numId w:val="33"/>
        </w:numPr>
        <w:tabs>
          <w:tab w:val="left" w:pos="0"/>
        </w:tabs>
        <w:rPr>
          <w:b/>
        </w:rPr>
      </w:pPr>
      <w:del w:id="911" w:author="Claudio Martins" w:date="2020-02-26T20:01:00Z">
        <w:r w:rsidRPr="002662CE" w:rsidDel="002662CE">
          <w:rPr>
            <w:b/>
          </w:rPr>
          <w:tab/>
        </w:r>
      </w:del>
      <w:r w:rsidR="00AE44ED"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2D20367C" w14:textId="77777777" w:rsidR="002662CE" w:rsidRDefault="00145F3B" w:rsidP="00431C36">
      <w:pPr>
        <w:rPr>
          <w:ins w:id="912" w:author="Claudio Martins" w:date="2020-02-26T20:01:00Z"/>
        </w:rPr>
      </w:pPr>
      <w:r>
        <w:tab/>
      </w:r>
    </w:p>
    <w:p w14:paraId="1041BF52" w14:textId="6D43DC63" w:rsidR="00AE44ED" w:rsidRPr="002662CE" w:rsidRDefault="00431C36" w:rsidP="002662CE">
      <w:pPr>
        <w:pStyle w:val="PargrafodaLista"/>
        <w:numPr>
          <w:ilvl w:val="0"/>
          <w:numId w:val="33"/>
        </w:numPr>
        <w:rPr>
          <w:b/>
        </w:rPr>
      </w:pPr>
      <w:r w:rsidRPr="002662CE">
        <w:rPr>
          <w:b/>
        </w:rPr>
        <w:t xml:space="preserve">Operações com </w:t>
      </w:r>
      <w:del w:id="913" w:author="Glauber Matteis Gadelha" w:date="2020-02-29T12:46:00Z">
        <w:r w:rsidRPr="002662CE" w:rsidDel="002374DB">
          <w:rPr>
            <w:b/>
          </w:rPr>
          <w:delText>sequências</w:delText>
        </w:r>
      </w:del>
      <w:ins w:id="914" w:author="Claudio Martins" w:date="2020-02-26T20:01:00Z">
        <w:del w:id="915" w:author="Glauber Matteis Gadelha" w:date="2020-02-29T12:46:00Z">
          <w:r w:rsidR="002662CE" w:rsidDel="002374DB">
            <w:rPr>
              <w:b/>
            </w:rPr>
            <w:delText xml:space="preserve"> de caracteres (</w:delText>
          </w:r>
          <w:r w:rsidR="002662CE" w:rsidRPr="002662CE" w:rsidDel="002374DB">
            <w:rPr>
              <w:b/>
              <w:i/>
            </w:rPr>
            <w:delText>strings</w:delText>
          </w:r>
          <w:r w:rsidR="002662CE" w:rsidDel="002374DB">
            <w:rPr>
              <w:b/>
            </w:rPr>
            <w:delText>)</w:delText>
          </w:r>
        </w:del>
      </w:ins>
      <w:ins w:id="916" w:author="Glauber Matteis Gadelha" w:date="2020-02-29T12:46:00Z">
        <w:r w:rsidR="002374DB">
          <w:rPr>
            <w:b/>
          </w:rPr>
          <w:t>sequências numéricas</w:t>
        </w:r>
      </w:ins>
    </w:p>
    <w:p w14:paraId="455554F3" w14:textId="77777777"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14:paraId="75A8D5E6" w14:textId="714613D3" w:rsidR="00AE44ED" w:rsidRDefault="00431C36" w:rsidP="00145F3B">
      <w:pPr>
        <w:pStyle w:val="PargrafodaLista"/>
        <w:numPr>
          <w:ilvl w:val="0"/>
          <w:numId w:val="22"/>
        </w:numPr>
        <w:ind w:left="1134"/>
        <w:rPr>
          <w:ins w:id="917" w:author="Claudio Martins" w:date="2020-02-26T20:02:00Z"/>
          <w:i/>
        </w:rPr>
      </w:pPr>
      <w:r>
        <w:t xml:space="preserve">Parte de uma </w:t>
      </w:r>
      <w:del w:id="918" w:author="Claudio Martins" w:date="2020-02-26T20:02:00Z">
        <w:r w:rsidRPr="002662CE" w:rsidDel="002662CE">
          <w:rPr>
            <w:i/>
          </w:rPr>
          <w:delText>sequencia</w:delText>
        </w:r>
      </w:del>
      <w:ins w:id="919" w:author="Claudio Martins" w:date="2020-02-26T20:02:00Z">
        <w:r w:rsidR="002662CE" w:rsidRPr="002662CE">
          <w:rPr>
            <w:i/>
          </w:rPr>
          <w:t>string</w:t>
        </w:r>
      </w:ins>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74510D0E" w:rsidR="00AE44ED" w:rsidRPr="002662CE" w:rsidRDefault="00145F3B" w:rsidP="002662CE">
      <w:pPr>
        <w:pStyle w:val="PargrafodaLista"/>
        <w:numPr>
          <w:ilvl w:val="0"/>
          <w:numId w:val="33"/>
        </w:numPr>
        <w:rPr>
          <w:b/>
        </w:rPr>
      </w:pPr>
      <w:del w:id="920" w:author="Claudio Martins" w:date="2020-02-26T20:02:00Z">
        <w:r w:rsidDel="002662CE">
          <w:tab/>
        </w:r>
      </w:del>
      <w:r w:rsidR="00431C36" w:rsidRPr="002662CE">
        <w:rPr>
          <w:b/>
        </w:rPr>
        <w:t xml:space="preserve">Operações com </w:t>
      </w:r>
      <w:proofErr w:type="spellStart"/>
      <w:r w:rsidR="00431C36"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pPr>
        <w:rPr>
          <w:ins w:id="921" w:author="Claudio Martins" w:date="2020-02-26T20:02:00Z"/>
        </w:rPr>
      </w:pPr>
      <w:r>
        <w:tab/>
      </w:r>
    </w:p>
    <w:p w14:paraId="02E66390" w14:textId="334964F2" w:rsidR="002662CE" w:rsidRPr="002662CE" w:rsidRDefault="0043562B" w:rsidP="002662CE">
      <w:pPr>
        <w:pStyle w:val="PargrafodaLista"/>
        <w:numPr>
          <w:ilvl w:val="0"/>
          <w:numId w:val="33"/>
        </w:numPr>
        <w:rPr>
          <w:ins w:id="922" w:author="Claudio Martins" w:date="2020-02-26T20:02:00Z"/>
        </w:rPr>
      </w:pPr>
      <w:del w:id="923" w:author="Claudio Martins" w:date="2020-02-26T20:02:00Z">
        <w:r w:rsidRPr="002662CE" w:rsidDel="002662CE">
          <w:rPr>
            <w:b/>
          </w:rPr>
          <w:delText xml:space="preserve">Calculo </w:delText>
        </w:r>
      </w:del>
      <w:ins w:id="924" w:author="Claudio Martins" w:date="2020-02-26T20:02:00Z">
        <w:r w:rsidR="002662CE" w:rsidRPr="002662CE">
          <w:rPr>
            <w:b/>
          </w:rPr>
          <w:t>C</w:t>
        </w:r>
        <w:r w:rsidR="002662CE">
          <w:rPr>
            <w:b/>
          </w:rPr>
          <w:t>á</w:t>
        </w:r>
        <w:r w:rsidR="002662CE" w:rsidRPr="002662CE">
          <w:rPr>
            <w:b/>
          </w:rPr>
          <w:t>lculo</w:t>
        </w:r>
      </w:ins>
      <w:ins w:id="925" w:author="Claudio Martins" w:date="2020-02-26T20:03:00Z">
        <w:r w:rsidR="002662CE">
          <w:rPr>
            <w:b/>
          </w:rPr>
          <w:t>,</w:t>
        </w:r>
        <w:proofErr w:type="gramStart"/>
        <w:r w:rsidR="002662CE">
          <w:rPr>
            <w:b/>
          </w:rPr>
          <w:t xml:space="preserve"> </w:t>
        </w:r>
      </w:ins>
      <w:ins w:id="926" w:author="Claudio Martins" w:date="2020-02-26T20:02:00Z">
        <w:r w:rsidR="002662CE">
          <w:rPr>
            <w:b/>
          </w:rPr>
          <w:t xml:space="preserve"> </w:t>
        </w:r>
        <w:proofErr w:type="gramEnd"/>
        <w:r w:rsidR="002662CE">
          <w:rPr>
            <w:b/>
          </w:rPr>
          <w:t>lógica</w:t>
        </w:r>
        <w:r w:rsidR="002662CE" w:rsidRPr="002662CE">
          <w:rPr>
            <w:b/>
          </w:rPr>
          <w:t xml:space="preserve"> </w:t>
        </w:r>
      </w:ins>
      <w:ins w:id="927" w:author="Claudio Martins" w:date="2020-02-26T20:03:00Z">
        <w:r w:rsidR="002662CE">
          <w:rPr>
            <w:b/>
          </w:rPr>
          <w:t>e outras operaç</w:t>
        </w:r>
      </w:ins>
      <w:ins w:id="928" w:author="Claudio Martins" w:date="2020-02-26T20:04:00Z">
        <w:r w:rsidR="002662CE">
          <w:rPr>
            <w:b/>
          </w:rPr>
          <w:t>ões</w:t>
        </w:r>
      </w:ins>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344CE6B8" w:rsidR="00AE44ED" w:rsidRPr="002662CE" w:rsidRDefault="00145F3B" w:rsidP="002662CE">
      <w:pPr>
        <w:pStyle w:val="PargrafodaLista"/>
        <w:numPr>
          <w:ilvl w:val="0"/>
          <w:numId w:val="22"/>
        </w:numPr>
        <w:ind w:left="1134"/>
        <w:rPr>
          <w:i/>
        </w:rPr>
      </w:pPr>
      <w:del w:id="929" w:author="Claudio Martins" w:date="2020-02-26T20:03:00Z">
        <w:r w:rsidDel="002662CE">
          <w:tab/>
        </w:r>
      </w:del>
      <w:r w:rsidR="0043562B">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7015B7B5" w14:textId="47205739" w:rsidR="00AE44ED" w:rsidRPr="002662CE" w:rsidDel="002662CE" w:rsidRDefault="00145F3B" w:rsidP="008321D2">
      <w:pPr>
        <w:pStyle w:val="PargrafodaLista"/>
        <w:numPr>
          <w:ilvl w:val="0"/>
          <w:numId w:val="22"/>
        </w:numPr>
        <w:ind w:left="851" w:firstLine="0"/>
        <w:rPr>
          <w:del w:id="930" w:author="Claudio Martins" w:date="2020-02-26T20:04:00Z"/>
          <w:i/>
        </w:rPr>
      </w:pPr>
      <w:del w:id="931" w:author="Claudio Martins" w:date="2020-02-26T20:03:00Z">
        <w:r w:rsidDel="002662CE">
          <w:tab/>
        </w:r>
      </w:del>
      <w:r w:rsidR="0043562B">
        <w:t xml:space="preserve">Operações </w:t>
      </w:r>
      <w:proofErr w:type="gramStart"/>
      <w:r w:rsidR="0043562B">
        <w:t xml:space="preserve">Lógicas </w:t>
      </w:r>
      <w:r w:rsidR="00AE44ED">
        <w:t>:</w:t>
      </w:r>
      <w:proofErr w:type="gramEnd"/>
      <w:r w:rsidR="00AE44ED">
        <w:t xml:space="preserve"> </w:t>
      </w:r>
      <w:r w:rsidR="00AE44ED" w:rsidRPr="002662CE">
        <w:rPr>
          <w:i/>
        </w:rPr>
        <w:t>!</w:t>
      </w:r>
      <w:proofErr w:type="spellStart"/>
      <w:proofErr w:type="gramStart"/>
      <w:r w:rsidR="00AE44ED" w:rsidRPr="002662CE">
        <w:rPr>
          <w:i/>
        </w:rPr>
        <w:t>registered</w:t>
      </w:r>
      <w:proofErr w:type="spellEnd"/>
      <w:proofErr w:type="gramEnd"/>
      <w:r w:rsidR="00AE44ED" w:rsidRPr="002662CE">
        <w:rPr>
          <w:i/>
        </w:rPr>
        <w:t xml:space="preserve"> &amp;&amp; (</w:t>
      </w:r>
      <w:proofErr w:type="spellStart"/>
      <w:r w:rsidR="00AE44ED" w:rsidRPr="002662CE">
        <w:rPr>
          <w:i/>
        </w:rPr>
        <w:t>firstVisit</w:t>
      </w:r>
      <w:proofErr w:type="spellEnd"/>
      <w:r w:rsidR="00AE44ED" w:rsidRPr="002662CE">
        <w:rPr>
          <w:i/>
        </w:rPr>
        <w:t xml:space="preserve"> || </w:t>
      </w:r>
      <w:proofErr w:type="spellStart"/>
      <w:r w:rsidR="00AE44ED" w:rsidRPr="002662CE">
        <w:rPr>
          <w:i/>
        </w:rPr>
        <w:t>fromEurope</w:t>
      </w:r>
      <w:proofErr w:type="spellEnd"/>
      <w:r w:rsidR="00AE44ED" w:rsidRPr="002662CE">
        <w:rPr>
          <w:i/>
        </w:rPr>
        <w:t>)</w:t>
      </w:r>
      <w:ins w:id="932" w:author="Claudio Martins" w:date="2020-02-26T20:04:00Z">
        <w:r w:rsidR="002662CE" w:rsidRPr="002662CE">
          <w:rPr>
            <w:i/>
          </w:rPr>
          <w:t xml:space="preserve"> </w:t>
        </w:r>
      </w:ins>
    </w:p>
    <w:p w14:paraId="3EBF0145" w14:textId="77777777" w:rsidR="002662CE" w:rsidRDefault="002662CE" w:rsidP="0043562B">
      <w:pPr>
        <w:rPr>
          <w:ins w:id="933" w:author="Claudio Martins" w:date="2020-02-26T20:04:00Z"/>
        </w:rPr>
      </w:pPr>
    </w:p>
    <w:p w14:paraId="0C35921E" w14:textId="60DFE11F" w:rsidR="00AE44ED" w:rsidRPr="00301F6A" w:rsidRDefault="00145F3B" w:rsidP="002662CE">
      <w:pPr>
        <w:pStyle w:val="PargrafodaLista"/>
        <w:numPr>
          <w:ilvl w:val="0"/>
          <w:numId w:val="22"/>
        </w:numPr>
        <w:ind w:left="1134"/>
        <w:rPr>
          <w:lang w:val="en-US"/>
        </w:rPr>
      </w:pPr>
      <w:del w:id="934" w:author="Claudio Martins" w:date="2020-02-26T20:04:00Z">
        <w:r w:rsidRPr="000F65F0" w:rsidDel="002662CE">
          <w:rPr>
            <w:lang w:val="en-US"/>
          </w:rPr>
          <w:tab/>
        </w:r>
      </w:del>
      <w:proofErr w:type="spellStart"/>
      <w:r w:rsidR="0043562B" w:rsidRPr="00301F6A">
        <w:rPr>
          <w:lang w:val="en-US"/>
        </w:rPr>
        <w:t>Funções</w:t>
      </w:r>
      <w:proofErr w:type="spellEnd"/>
      <w:r w:rsidR="0043562B" w:rsidRPr="00301F6A">
        <w:rPr>
          <w:lang w:val="en-US"/>
        </w:rPr>
        <w:t xml:space="preserve"> </w:t>
      </w:r>
      <w:proofErr w:type="spellStart"/>
      <w:r w:rsidR="0043562B"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0043562B" w:rsidRPr="00301F6A">
        <w:rPr>
          <w:i/>
          <w:lang w:val="en-US"/>
        </w:rPr>
        <w:t>‘</w:t>
      </w:r>
      <w:r w:rsidR="00AE44ED" w:rsidRPr="00301F6A">
        <w:rPr>
          <w:i/>
          <w:lang w:val="en-US"/>
        </w:rPr>
        <w:t>/</w:t>
      </w:r>
      <w:r w:rsidR="0043562B" w:rsidRPr="00301F6A">
        <w:rPr>
          <w:i/>
          <w:lang w:val="en-US"/>
        </w:rPr>
        <w:t>’</w:t>
      </w:r>
      <w:r w:rsidR="00AE44ED" w:rsidRPr="00301F6A">
        <w:rPr>
          <w:i/>
          <w:lang w:val="en-US"/>
        </w:rPr>
        <w:t>)</w:t>
      </w:r>
    </w:p>
    <w:p w14:paraId="7E334A02" w14:textId="77777777" w:rsidR="00AE44ED" w:rsidRPr="0043562B" w:rsidRDefault="00145F3B" w:rsidP="002662CE">
      <w:pPr>
        <w:pStyle w:val="PargrafodaLista"/>
        <w:numPr>
          <w:ilvl w:val="0"/>
          <w:numId w:val="22"/>
        </w:numPr>
        <w:ind w:left="1134"/>
        <w:rPr>
          <w:i/>
        </w:rPr>
      </w:pPr>
      <w:del w:id="935" w:author="Claudio Martins" w:date="2020-02-26T20:04:00Z">
        <w:r w:rsidRPr="002662CE" w:rsidDel="002662CE">
          <w:tab/>
        </w:r>
      </w:del>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77777777" w:rsidR="00AE44ED" w:rsidRDefault="00145F3B" w:rsidP="002662CE">
      <w:pPr>
        <w:pStyle w:val="PargrafodaLista"/>
        <w:numPr>
          <w:ilvl w:val="0"/>
          <w:numId w:val="22"/>
        </w:numPr>
        <w:ind w:left="1134"/>
      </w:pPr>
      <w:del w:id="936" w:author="Claudio Martins" w:date="2020-02-26T20:04:00Z">
        <w:r w:rsidDel="002662CE">
          <w:tab/>
        </w:r>
      </w:del>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lastRenderedPageBreak/>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7777777" w:rsidR="00AE44ED" w:rsidRDefault="00145F3B" w:rsidP="002662CE">
      <w:pPr>
        <w:pStyle w:val="PargrafodaLista"/>
        <w:numPr>
          <w:ilvl w:val="0"/>
          <w:numId w:val="22"/>
        </w:numPr>
        <w:ind w:left="1134"/>
      </w:pPr>
      <w:del w:id="937" w:author="Claudio Martins" w:date="2020-02-26T20:04:00Z">
        <w:r w:rsidDel="002662CE">
          <w:tab/>
        </w:r>
      </w:del>
      <w:r w:rsidR="0043562B">
        <w:t>Operadores de atribuição</w:t>
      </w:r>
      <w:r w:rsidR="00AE44ED">
        <w:t xml:space="preserve">: </w:t>
      </w:r>
      <w:r w:rsidR="00AE44ED" w:rsidRPr="00627C9F">
        <w:rPr>
          <w:i/>
        </w:rPr>
        <w:t>=, +=, -=, *=, /=, %=, ++, -</w:t>
      </w:r>
      <w:proofErr w:type="gramStart"/>
      <w:r w:rsidR="00AE44ED" w:rsidRPr="00627C9F">
        <w:rPr>
          <w:i/>
        </w:rPr>
        <w:t>-</w:t>
      </w:r>
      <w:proofErr w:type="gramEnd"/>
    </w:p>
    <w:p w14:paraId="3514EAEE" w14:textId="77777777" w:rsidR="00AE44ED" w:rsidRDefault="00145F3B" w:rsidP="002662CE">
      <w:pPr>
        <w:pStyle w:val="PargrafodaLista"/>
        <w:numPr>
          <w:ilvl w:val="0"/>
          <w:numId w:val="22"/>
        </w:numPr>
        <w:ind w:left="1134"/>
      </w:pPr>
      <w:del w:id="938" w:author="Claudio Martins" w:date="2020-02-26T20:04:00Z">
        <w:r w:rsidDel="002662CE">
          <w:tab/>
        </w:r>
      </w:del>
      <w:r w:rsidR="0043562B">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3D83D6E9" w:rsidR="00F31588" w:rsidRDefault="003A4D56" w:rsidP="0000086B">
      <w:pPr>
        <w:rPr>
          <w:ins w:id="939" w:author="Glauber Matteis Gadelha" w:date="2020-02-29T10:35:00Z"/>
        </w:rPr>
      </w:pPr>
      <w:r>
        <w:tab/>
      </w:r>
      <w:r w:rsidR="00131502">
        <w:t xml:space="preserve">Quanto às características técnicas, o Apache Freemarker é mais rígido </w:t>
      </w:r>
      <w:ins w:id="940" w:author="Claudio Martins" w:date="2020-02-26T20:05:00Z">
        <w:r w:rsidR="005B05D3">
          <w:t xml:space="preserve">do </w:t>
        </w:r>
      </w:ins>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del w:id="941" w:author="Glauber Matteis Gadelha" w:date="2020-02-27T23:27:00Z">
        <w:r w:rsidR="00131502" w:rsidRPr="001245B5" w:rsidDel="00A71656">
          <w:delText xml:space="preserve">, </w:delText>
        </w:r>
      </w:del>
      <w:ins w:id="942" w:author="Glauber Matteis Gadelha" w:date="2020-02-27T23:27:00Z">
        <w:r w:rsidR="00A71656" w:rsidRPr="001245B5">
          <w:t xml:space="preserve">. </w:t>
        </w:r>
      </w:ins>
      <w:del w:id="943" w:author="Glauber Matteis Gadelha" w:date="2020-02-27T23:28:00Z">
        <w:r w:rsidR="00131502" w:rsidRPr="001245B5" w:rsidDel="00A71656">
          <w:delText>é bastante robusto nas</w:delText>
        </w:r>
      </w:del>
      <w:ins w:id="944" w:author="Glauber Matteis Gadelha" w:date="2020-02-27T23:28:00Z">
        <w:r w:rsidR="00A71656" w:rsidRPr="001245B5">
          <w:t>Tem</w:t>
        </w:r>
      </w:ins>
      <w:r w:rsidR="00131502" w:rsidRPr="001245B5">
        <w:t xml:space="preserve"> funcionalidades de macro </w:t>
      </w:r>
      <w:ins w:id="945" w:author="Glauber Matteis Gadelha" w:date="2020-02-27T23:31:00Z">
        <w:r w:rsidR="001245B5">
          <w:t xml:space="preserve">mais avançadas </w:t>
        </w:r>
      </w:ins>
      <w:r w:rsidR="00131502" w:rsidRPr="001245B5">
        <w:t xml:space="preserve">e fornece mais recurso aos desenvolvedores da camada de apresentação do que o Apache Velocity, como operações avançadas com datas e horas. </w:t>
      </w:r>
      <w:del w:id="946" w:author="Glauber Matteis Gadelha" w:date="2020-02-27T23:30:00Z">
        <w:r w:rsidR="00131502" w:rsidRPr="001245B5" w:rsidDel="001245B5">
          <w:delText xml:space="preserve">O </w:delText>
        </w:r>
      </w:del>
      <w:del w:id="947" w:author="Glauber Matteis Gadelha" w:date="2020-02-27T23:29:00Z">
        <w:r w:rsidR="00131502" w:rsidRPr="001245B5" w:rsidDel="001245B5">
          <w:delText xml:space="preserve">custo </w:delText>
        </w:r>
      </w:del>
      <w:del w:id="948" w:author="Glauber Matteis Gadelha" w:date="2020-02-27T23:30:00Z">
        <w:r w:rsidR="00131502" w:rsidRPr="001245B5" w:rsidDel="001245B5">
          <w:delText xml:space="preserve">destas vantagens é que a curva de aprendizado do Apache Freemarker é maior, se comparada ao Velocity e outros motores de </w:delText>
        </w:r>
        <w:commentRangeStart w:id="949"/>
        <w:r w:rsidR="00131502" w:rsidRPr="001245B5" w:rsidDel="001245B5">
          <w:delText>gabaritos</w:delText>
        </w:r>
        <w:commentRangeEnd w:id="949"/>
        <w:r w:rsidR="005B05D3" w:rsidRPr="001245B5" w:rsidDel="001245B5">
          <w:rPr>
            <w:rStyle w:val="Refdecomentrio"/>
          </w:rPr>
          <w:commentReference w:id="949"/>
        </w:r>
        <w:r w:rsidR="00C53725" w:rsidRPr="001245B5" w:rsidDel="001245B5">
          <w:delText xml:space="preserve"> </w:delText>
        </w:r>
      </w:del>
      <w:r w:rsidR="00C53725" w:rsidRPr="001245B5">
        <w:fldChar w:fldCharType="begin" w:fldLock="1"/>
      </w:r>
      <w:r w:rsidR="002E16A8" w:rsidRPr="001245B5">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C53725" w:rsidRPr="001245B5">
        <w:rPr>
          <w:noProof/>
        </w:rPr>
        <w:t>(BERGEN, 2007)</w:t>
      </w:r>
      <w:r w:rsidR="00C53725" w:rsidRPr="001245B5">
        <w:fldChar w:fldCharType="end"/>
      </w:r>
      <w:r w:rsidR="00131502" w:rsidRPr="001245B5">
        <w:t>.</w:t>
      </w:r>
    </w:p>
    <w:p w14:paraId="72B0B859" w14:textId="7FBD3E84" w:rsidR="00581F9C" w:rsidRDefault="00581F9C" w:rsidP="0000086B">
      <w:ins w:id="950" w:author="Glauber Matteis Gadelha" w:date="2020-02-29T10:35:00Z">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fldChar w:fldCharType="begin" w:fldLock="1"/>
        </w:r>
      </w:ins>
      <w:r w:rsidR="00D2673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fldChar w:fldCharType="separate"/>
      </w:r>
      <w:r w:rsidRPr="00581F9C">
        <w:rPr>
          <w:noProof/>
        </w:rPr>
        <w:t>(APACHE.ORG, 2020)</w:t>
      </w:r>
      <w:ins w:id="951" w:author="Glauber Matteis Gadelha" w:date="2020-02-29T10:35:00Z">
        <w:r>
          <w:fldChar w:fldCharType="end"/>
        </w:r>
        <w:r>
          <w:t>.</w:t>
        </w:r>
      </w:ins>
    </w:p>
    <w:p w14:paraId="79EC6C47" w14:textId="77777777" w:rsidR="0000086B" w:rsidRDefault="0000086B" w:rsidP="0000086B">
      <w:pPr>
        <w:pStyle w:val="Ttulo3"/>
      </w:pPr>
      <w:bookmarkStart w:id="952" w:name="_Toc33871109"/>
      <w:r>
        <w:t>2.3.3 Critérios usados na avaliação dos motores de gabaritos pesquisados</w:t>
      </w:r>
      <w:bookmarkEnd w:id="952"/>
    </w:p>
    <w:p w14:paraId="7E02E550" w14:textId="28F2E09A"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del w:id="953" w:author="Claudio Martins" w:date="2020-02-26T20:06:00Z">
        <w:r w:rsidDel="005B05D3">
          <w:delText xml:space="preserve">tabela </w:delText>
        </w:r>
      </w:del>
      <w:ins w:id="954" w:author="Claudio Martins" w:date="2020-02-26T20:06:00Z">
        <w:r w:rsidR="005B05D3">
          <w:t xml:space="preserve">Tabela </w:t>
        </w:r>
      </w:ins>
      <w:del w:id="955" w:author="Glauber Matteis Gadelha" w:date="2020-02-29T12:48:00Z">
        <w:r w:rsidDel="008157E4">
          <w:delText>3</w:delText>
        </w:r>
      </w:del>
      <w:proofErr w:type="gramStart"/>
      <w:ins w:id="956" w:author="Glauber Matteis Gadelha" w:date="2020-02-29T12:48:00Z">
        <w:r w:rsidR="008157E4">
          <w:t>2</w:t>
        </w:r>
      </w:ins>
      <w:proofErr w:type="gramEnd"/>
      <w:r>
        <w:t xml:space="preserve">. Os dados foram obtidos em uma pesquisa na ferramenta de busca </w:t>
      </w:r>
      <w:r w:rsidRPr="005B05D3">
        <w:rPr>
          <w:i/>
        </w:rPr>
        <w:t>google.com</w:t>
      </w:r>
      <w:del w:id="957" w:author="Claudio Martins" w:date="2020-02-26T20:06:00Z">
        <w:r w:rsidDel="005B05D3">
          <w:delText xml:space="preserve">, </w:delText>
        </w:r>
      </w:del>
      <w:ins w:id="958" w:author="Claudio Martins" w:date="2020-02-26T20:06:00Z">
        <w:r w:rsidR="005B05D3">
          <w:t xml:space="preserve"> </w:t>
        </w:r>
      </w:ins>
      <w:r>
        <w:t>e em alguns artigos encontrados ao longo do período de levantamento bibliográfico.</w:t>
      </w:r>
    </w:p>
    <w:p w14:paraId="50242247" w14:textId="77777777" w:rsidR="0000086B" w:rsidRDefault="0000086B" w:rsidP="0000086B"/>
    <w:p w14:paraId="1E2B9B13" w14:textId="77777777" w:rsidR="00AE3E15" w:rsidRDefault="00AE3E15">
      <w:pPr>
        <w:spacing w:after="160" w:line="240" w:lineRule="auto"/>
        <w:jc w:val="left"/>
        <w:rPr>
          <w:ins w:id="959" w:author="Glauber Matteis Gadelha" w:date="2020-02-29T10:36:00Z"/>
          <w:b/>
          <w:sz w:val="20"/>
          <w:szCs w:val="20"/>
        </w:rPr>
      </w:pPr>
      <w:ins w:id="960" w:author="Glauber Matteis Gadelha" w:date="2020-02-29T10:36:00Z">
        <w:r>
          <w:rPr>
            <w:b/>
            <w:sz w:val="20"/>
            <w:szCs w:val="20"/>
          </w:rPr>
          <w:br w:type="page"/>
        </w:r>
      </w:ins>
    </w:p>
    <w:p w14:paraId="1543CD25" w14:textId="354EEE0C" w:rsidR="0000086B" w:rsidRDefault="0000086B" w:rsidP="00FE53BF">
      <w:pPr>
        <w:spacing w:line="240" w:lineRule="auto"/>
        <w:jc w:val="center"/>
        <w:rPr>
          <w:ins w:id="961" w:author="Glauber Matteis Gadelha" w:date="2020-02-29T12:47:00Z"/>
          <w:b/>
          <w:sz w:val="20"/>
          <w:szCs w:val="20"/>
        </w:rPr>
      </w:pPr>
      <w:r w:rsidRPr="0000086B">
        <w:rPr>
          <w:b/>
          <w:sz w:val="20"/>
          <w:szCs w:val="20"/>
        </w:rPr>
        <w:lastRenderedPageBreak/>
        <w:t xml:space="preserve">Tabela </w:t>
      </w:r>
      <w:del w:id="962" w:author="Glauber Matteis Gadelha" w:date="2020-02-29T12:47:00Z">
        <w:r w:rsidRPr="0000086B" w:rsidDel="00FE53BF">
          <w:rPr>
            <w:b/>
            <w:sz w:val="20"/>
            <w:szCs w:val="20"/>
          </w:rPr>
          <w:delText xml:space="preserve">3  </w:delText>
        </w:r>
      </w:del>
      <w:ins w:id="963" w:author="Glauber Matteis Gadelha" w:date="2020-02-29T12:47:00Z">
        <w:r w:rsidR="00FE53BF">
          <w:rPr>
            <w:b/>
            <w:sz w:val="20"/>
            <w:szCs w:val="20"/>
          </w:rPr>
          <w:t>2</w:t>
        </w:r>
        <w:r w:rsidR="00FE53BF" w:rsidRPr="0000086B">
          <w:rPr>
            <w:b/>
            <w:sz w:val="20"/>
            <w:szCs w:val="20"/>
          </w:rPr>
          <w:t xml:space="preserve"> </w:t>
        </w:r>
      </w:ins>
      <w:r w:rsidRPr="0000086B">
        <w:rPr>
          <w:b/>
          <w:sz w:val="20"/>
          <w:szCs w:val="20"/>
        </w:rPr>
        <w:t>- Comparativo Apache Velocity X Apache Freemarker</w:t>
      </w:r>
    </w:p>
    <w:p w14:paraId="24F0F500" w14:textId="77777777"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8157E4">
        <w:tc>
          <w:tcPr>
            <w:tcW w:w="5495" w:type="dxa"/>
            <w:shd w:val="clear" w:color="auto" w:fill="E7E6E6" w:themeFill="background2"/>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77777777"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77777777"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77777777"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7777777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445AFD">
      <w:pPr>
        <w:jc w:val="center"/>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5AB9719C" w:rsidR="002417AC" w:rsidRDefault="002417AC" w:rsidP="0000086B">
      <w:pPr>
        <w:rPr>
          <w:ins w:id="964" w:author="Claudio Martins" w:date="2020-02-27T09:23:00Z"/>
        </w:rPr>
      </w:pPr>
      <w:r>
        <w:tab/>
        <w:t xml:space="preserve">A </w:t>
      </w:r>
      <w:del w:id="965" w:author="Claudio Martins" w:date="2020-02-26T20:07:00Z">
        <w:r w:rsidDel="005B05D3">
          <w:delText xml:space="preserve">seleção se deu </w:delText>
        </w:r>
        <w:r w:rsidR="00DA6F8E" w:rsidDel="005B05D3">
          <w:delText>pela identificação de que o projeto</w:delText>
        </w:r>
      </w:del>
      <w:ins w:id="966" w:author="Claudio Martins" w:date="2020-02-26T20:07:00Z">
        <w:r w:rsidR="005B05D3">
          <w:t>escolh</w:t>
        </w:r>
      </w:ins>
      <w:ins w:id="967" w:author="Glauber Matteis Gadelha" w:date="2020-02-27T23:32:00Z">
        <w:r w:rsidR="00BC6CE8">
          <w:t>a</w:t>
        </w:r>
      </w:ins>
      <w:ins w:id="968" w:author="Claudio Martins" w:date="2020-02-26T20:07:00Z">
        <w:del w:id="969" w:author="Glauber Matteis Gadelha" w:date="2020-02-27T23:32:00Z">
          <w:r w:rsidR="005B05D3" w:rsidDel="00BC6CE8">
            <w:delText>e</w:delText>
          </w:r>
        </w:del>
        <w:r w:rsidR="005B05D3">
          <w:t xml:space="preserve"> recaiu na ferramenta</w:t>
        </w:r>
      </w:ins>
      <w:r w:rsidR="00DA6F8E">
        <w:t xml:space="preserve"> </w:t>
      </w:r>
      <w:r w:rsidR="00DA6F8E" w:rsidRPr="005B05D3">
        <w:rPr>
          <w:i/>
        </w:rPr>
        <w:t xml:space="preserve">Apache </w:t>
      </w:r>
      <w:del w:id="970" w:author="Claudio Martins" w:date="2020-02-26T20:07:00Z">
        <w:r w:rsidR="00DA6F8E" w:rsidRPr="005B05D3" w:rsidDel="005B05D3">
          <w:rPr>
            <w:i/>
          </w:rPr>
          <w:delText>Freemarker</w:delText>
        </w:r>
        <w:r w:rsidR="00DA6F8E" w:rsidDel="005B05D3">
          <w:delText xml:space="preserve"> </w:delText>
        </w:r>
      </w:del>
      <w:ins w:id="971" w:author="Claudio Martins" w:date="2020-02-26T20:07:00Z">
        <w:r w:rsidR="005B05D3" w:rsidRPr="005B05D3">
          <w:rPr>
            <w:i/>
          </w:rPr>
          <w:t>Freemarker</w:t>
        </w:r>
        <w:r w:rsidR="005B05D3">
          <w:t xml:space="preserve">, entre outros motivos porque tal tecnologia </w:t>
        </w:r>
      </w:ins>
      <w:del w:id="972" w:author="Claudio Martins" w:date="2020-02-26T20:07:00Z">
        <w:r w:rsidR="00DA6F8E" w:rsidDel="005B05D3">
          <w:delText xml:space="preserve">se </w:delText>
        </w:r>
      </w:del>
      <w:r w:rsidR="00DA6F8E">
        <w:t>encontrava</w:t>
      </w:r>
      <w:ins w:id="973" w:author="Claudio Martins" w:date="2020-02-26T20:08:00Z">
        <w:r w:rsidR="005B05D3">
          <w:t xml:space="preserve">-se </w:t>
        </w:r>
      </w:ins>
      <w:del w:id="974" w:author="Claudio Martins" w:date="2020-02-26T20:08:00Z">
        <w:r w:rsidR="00DA6F8E" w:rsidDel="005B05D3">
          <w:delText xml:space="preserve"> </w:delText>
        </w:r>
      </w:del>
      <w:r w:rsidR="00DA6F8E">
        <w:t xml:space="preserve">mais </w:t>
      </w:r>
      <w:del w:id="975" w:author="Claudio Martins" w:date="2020-02-26T20:08:00Z">
        <w:r w:rsidR="00DA6F8E" w:rsidDel="005B05D3">
          <w:delText xml:space="preserve">ativo </w:delText>
        </w:r>
      </w:del>
      <w:proofErr w:type="gramStart"/>
      <w:ins w:id="976" w:author="Claudio Martins" w:date="2020-02-26T20:08:00Z">
        <w:r w:rsidR="005B05D3">
          <w:t xml:space="preserve">ativa </w:t>
        </w:r>
      </w:ins>
      <w:r w:rsidR="00DA6F8E">
        <w:t>nos últimos dois anos</w:t>
      </w:r>
      <w:proofErr w:type="gramEnd"/>
      <w:r w:rsidR="00DA6F8E">
        <w:t xml:space="preserve"> à data da pesquisa. </w:t>
      </w:r>
      <w:del w:id="977" w:author="Claudio Martins" w:date="2020-02-26T20:08:00Z">
        <w:r w:rsidR="00DA6F8E" w:rsidDel="00447E51">
          <w:delText>As comparações</w:delText>
        </w:r>
      </w:del>
      <w:ins w:id="978" w:author="Claudio Martins" w:date="2020-02-26T20:09:00Z">
        <w:r w:rsidR="00447E51">
          <w:t>A</w:t>
        </w:r>
      </w:ins>
      <w:ins w:id="979" w:author="Claudio Martins" w:date="2020-02-26T20:08:00Z">
        <w:r w:rsidR="00447E51">
          <w:t xml:space="preserve">tributos </w:t>
        </w:r>
      </w:ins>
      <w:del w:id="980" w:author="Glauber Matteis Gadelha" w:date="2020-02-29T10:36:00Z">
        <w:r w:rsidR="00DA6F8E" w:rsidDel="00D26735">
          <w:delText xml:space="preserve"> </w:delText>
        </w:r>
      </w:del>
      <w:r w:rsidR="00DA6F8E">
        <w:t xml:space="preserve">de desempenho e </w:t>
      </w:r>
      <w:del w:id="981" w:author="Claudio Martins" w:date="2020-02-26T20:09:00Z">
        <w:r w:rsidR="00DA6F8E" w:rsidDel="00447E51">
          <w:delText xml:space="preserve">a </w:delText>
        </w:r>
      </w:del>
      <w:r w:rsidR="00DA6F8E">
        <w:t xml:space="preserve">popularidade </w:t>
      </w:r>
      <w:ins w:id="982" w:author="Claudio Martins" w:date="2020-02-26T20:09:00Z">
        <w:r w:rsidR="00447E51">
          <w:t>(</w:t>
        </w:r>
      </w:ins>
      <w:del w:id="983" w:author="Claudio Martins" w:date="2020-02-26T20:09:00Z">
        <w:r w:rsidR="00DA6F8E" w:rsidDel="00447E51">
          <w:delText xml:space="preserve">maior </w:delText>
        </w:r>
      </w:del>
      <w:ins w:id="984" w:author="Claudio Martins" w:date="2020-02-26T20:09:00Z">
        <w:r w:rsidR="00447E51">
          <w:t xml:space="preserve">medidas </w:t>
        </w:r>
      </w:ins>
      <w:r w:rsidR="00DA6F8E">
        <w:t>num repositório do gerenciador de dependências Apache Maven</w:t>
      </w:r>
      <w:ins w:id="985" w:author="Claudio Martins" w:date="2020-02-26T20:09:00Z">
        <w:r w:rsidR="00447E51">
          <w:t>)</w:t>
        </w:r>
      </w:ins>
      <w:ins w:id="986" w:author="Glauber Matteis Gadelha" w:date="2020-02-29T10:36:00Z">
        <w:r w:rsidR="00D26735">
          <w:t xml:space="preserve"> </w:t>
        </w:r>
      </w:ins>
      <w:ins w:id="987" w:author="Glauber Matteis Gadelha" w:date="2020-02-29T10:49:00Z">
        <w:r w:rsidR="00FF7652">
          <w:fldChar w:fldCharType="begin" w:fldLock="1"/>
        </w:r>
      </w:ins>
      <w:r w:rsidR="009F43F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F7652">
        <w:fldChar w:fldCharType="separate"/>
      </w:r>
      <w:r w:rsidR="00FF7652" w:rsidRPr="00FF7652">
        <w:rPr>
          <w:noProof/>
        </w:rPr>
        <w:t>(MAVENREPOSITORY, 2019a, 2019b)</w:t>
      </w:r>
      <w:ins w:id="988" w:author="Glauber Matteis Gadelha" w:date="2020-02-29T10:49:00Z">
        <w:r w:rsidR="00FF7652">
          <w:fldChar w:fldCharType="end"/>
        </w:r>
      </w:ins>
      <w:del w:id="989" w:author="Glauber Matteis Gadelha" w:date="2020-02-29T10:37:00Z">
        <w:r w:rsidR="00DA6F8E" w:rsidDel="00D70D24">
          <w:delText xml:space="preserve"> </w:delText>
        </w:r>
      </w:del>
      <w:r w:rsidR="00DA6F8E">
        <w:t xml:space="preserve">foram também cruciais para a decisão de empregar o Apache Freemarker no projeto objeto do presente trabalho. </w:t>
      </w:r>
    </w:p>
    <w:p w14:paraId="593C9BDB" w14:textId="77777777" w:rsidR="000F65F0" w:rsidRDefault="000F65F0" w:rsidP="0000086B"/>
    <w:p w14:paraId="6CD86315" w14:textId="4D8A99D7" w:rsidR="00DA6F8E" w:rsidDel="000F65F0" w:rsidRDefault="00DA6F8E" w:rsidP="0000086B">
      <w:pPr>
        <w:rPr>
          <w:del w:id="990" w:author="Claudio Martins" w:date="2020-02-27T09:23:00Z"/>
        </w:rPr>
      </w:pPr>
    </w:p>
    <w:p w14:paraId="445E12DE" w14:textId="77777777" w:rsidR="00DA6F8E" w:rsidRDefault="0060434F" w:rsidP="00DA6F8E">
      <w:pPr>
        <w:pStyle w:val="Ttulo2"/>
        <w:rPr>
          <w:b w:val="0"/>
        </w:rPr>
      </w:pPr>
      <w:bookmarkStart w:id="991" w:name="_Toc33871110"/>
      <w:proofErr w:type="gramStart"/>
      <w:r>
        <w:t>2.2 Apache</w:t>
      </w:r>
      <w:proofErr w:type="gramEnd"/>
      <w:r w:rsidR="00DA6F8E">
        <w:t xml:space="preserve"> Maven</w:t>
      </w:r>
      <w:bookmarkEnd w:id="991"/>
    </w:p>
    <w:p w14:paraId="68069A66" w14:textId="77777777"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14:paraId="605E2D65" w14:textId="77777777"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14:paraId="18005C94" w14:textId="38716165" w:rsidR="000C5D1C" w:rsidRDefault="000F65F0" w:rsidP="000F65F0">
      <w:pPr>
        <w:pStyle w:val="PargrafodaLista"/>
        <w:numPr>
          <w:ilvl w:val="0"/>
          <w:numId w:val="34"/>
        </w:numPr>
      </w:pPr>
      <w:ins w:id="992" w:author="Claudio Martins" w:date="2020-02-27T09:23:00Z">
        <w:r>
          <w:t>F</w:t>
        </w:r>
      </w:ins>
      <w:del w:id="993" w:author="Claudio Martins" w:date="2020-02-27T09:23:00Z">
        <w:r w:rsidR="000C5D1C" w:rsidDel="000F65F0">
          <w:delText>F</w:delText>
        </w:r>
      </w:del>
      <w:r w:rsidR="000C5D1C">
        <w:t>acilitar o processo de con</w:t>
      </w:r>
      <w:r w:rsidR="005B702A">
        <w:t>s</w:t>
      </w:r>
      <w:r w:rsidR="000C5D1C">
        <w:t>trução e compilação</w:t>
      </w:r>
      <w:del w:id="994" w:author="Claudio Martins" w:date="2020-02-27T09:23:00Z">
        <w:r w:rsidR="000C5D1C" w:rsidDel="000F65F0">
          <w:delText>;</w:delText>
        </w:r>
      </w:del>
      <w:ins w:id="995" w:author="Claudio Martins" w:date="2020-02-27T09:23:00Z">
        <w:r>
          <w:t>.</w:t>
        </w:r>
      </w:ins>
    </w:p>
    <w:p w14:paraId="60EC47EB" w14:textId="1F552651" w:rsidR="000C5D1C" w:rsidRDefault="000C5D1C" w:rsidP="000F65F0">
      <w:pPr>
        <w:pStyle w:val="PargrafodaLista"/>
        <w:numPr>
          <w:ilvl w:val="0"/>
          <w:numId w:val="34"/>
        </w:numPr>
      </w:pPr>
      <w:r>
        <w:t>Prover um sistema uniforme de construção</w:t>
      </w:r>
      <w:del w:id="996" w:author="Claudio Martins" w:date="2020-02-27T09:23:00Z">
        <w:r w:rsidDel="000F65F0">
          <w:delText>;</w:delText>
        </w:r>
      </w:del>
      <w:ins w:id="997" w:author="Claudio Martins" w:date="2020-02-27T09:23:00Z">
        <w:r w:rsidR="000F65F0">
          <w:t>.</w:t>
        </w:r>
      </w:ins>
    </w:p>
    <w:p w14:paraId="638FFE60" w14:textId="59FE15E0" w:rsidR="000C5D1C" w:rsidRDefault="000C5D1C" w:rsidP="000F65F0">
      <w:pPr>
        <w:pStyle w:val="PargrafodaLista"/>
        <w:numPr>
          <w:ilvl w:val="0"/>
          <w:numId w:val="34"/>
        </w:numPr>
      </w:pPr>
      <w:r>
        <w:lastRenderedPageBreak/>
        <w:t>Prover informação do projeto com qualidade</w:t>
      </w:r>
      <w:del w:id="998" w:author="Claudio Martins" w:date="2020-02-27T09:23:00Z">
        <w:r w:rsidDel="000F65F0">
          <w:delText>;</w:delText>
        </w:r>
      </w:del>
      <w:ins w:id="999" w:author="Claudio Martins" w:date="2020-02-27T09:23:00Z">
        <w:r w:rsidR="000F65F0">
          <w:t>.</w:t>
        </w:r>
      </w:ins>
    </w:p>
    <w:p w14:paraId="261E9A51" w14:textId="6345D122" w:rsidR="000C5D1C" w:rsidRDefault="000C5D1C" w:rsidP="000F65F0">
      <w:pPr>
        <w:pStyle w:val="PargrafodaLista"/>
        <w:numPr>
          <w:ilvl w:val="0"/>
          <w:numId w:val="34"/>
        </w:numPr>
      </w:pPr>
      <w:r>
        <w:t>Prover diretivas para melhores práticas de desenvolvimento</w:t>
      </w:r>
      <w:del w:id="1000" w:author="Claudio Martins" w:date="2020-02-27T09:23:00Z">
        <w:r w:rsidDel="000F65F0">
          <w:delText>;</w:delText>
        </w:r>
      </w:del>
      <w:ins w:id="1001" w:author="Claudio Martins" w:date="2020-02-27T09:23:00Z">
        <w:r w:rsidR="000F65F0">
          <w:t>.</w:t>
        </w:r>
      </w:ins>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60BB71C9"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del w:id="1002" w:author="Claudio Martins" w:date="2020-02-27T09:24:00Z">
        <w:r w:rsidR="002763A7" w:rsidDel="000F65F0">
          <w:delText xml:space="preserve">A </w:delText>
        </w:r>
      </w:del>
      <w:ins w:id="1003" w:author="Claudio Martins" w:date="2020-02-27T09:24:00Z">
        <w:r w:rsidR="000F65F0">
          <w:t xml:space="preserve">Na </w:t>
        </w:r>
      </w:ins>
      <w:r w:rsidR="002763A7">
        <w:t xml:space="preserve">Figura </w:t>
      </w:r>
      <w:del w:id="1004" w:author="Glauber Matteis Gadelha" w:date="2020-02-27T23:34:00Z">
        <w:r w:rsidR="002763A7" w:rsidDel="00131BB6">
          <w:delText>3</w:delText>
        </w:r>
      </w:del>
      <w:proofErr w:type="gramStart"/>
      <w:ins w:id="1005" w:author="Glauber Matteis Gadelha" w:date="2020-02-27T23:34:00Z">
        <w:r w:rsidR="00131BB6">
          <w:t>4</w:t>
        </w:r>
      </w:ins>
      <w:proofErr w:type="gramEnd"/>
      <w:ins w:id="1006" w:author="Claudio Martins" w:date="2020-02-27T09:25:00Z">
        <w:r w:rsidR="000F65F0">
          <w:t>,</w:t>
        </w:r>
      </w:ins>
      <w:r w:rsidR="002763A7">
        <w:t xml:space="preserve"> </w:t>
      </w:r>
      <w:del w:id="1007" w:author="Glauber Matteis Gadelha" w:date="2020-02-29T12:49:00Z">
        <w:r w:rsidR="002763A7" w:rsidDel="00C0066A">
          <w:delText>mostra</w:delText>
        </w:r>
      </w:del>
      <w:ins w:id="1008" w:author="Claudio Martins" w:date="2020-02-27T09:25:00Z">
        <w:del w:id="1009" w:author="Glauber Matteis Gadelha" w:date="2020-02-29T12:49:00Z">
          <w:r w:rsidR="000F65F0" w:rsidDel="00C0066A">
            <w:delText>-se</w:delText>
          </w:r>
        </w:del>
      </w:ins>
      <w:del w:id="1010" w:author="Glauber Matteis Gadelha" w:date="2020-02-29T12:49:00Z">
        <w:r w:rsidR="002763A7" w:rsidDel="00C0066A">
          <w:delText xml:space="preserve"> </w:delText>
        </w:r>
      </w:del>
      <w:ins w:id="1011" w:author="Glauber Matteis Gadelha" w:date="2020-02-29T12:49:00Z">
        <w:r w:rsidR="00C0066A">
          <w:t xml:space="preserve">visualiza-se </w:t>
        </w:r>
      </w:ins>
      <w:r w:rsidR="002763A7">
        <w:t>um exemplo da estrutura mínima do POM.</w:t>
      </w:r>
    </w:p>
    <w:p w14:paraId="081DA856" w14:textId="77777777" w:rsidR="002763A7" w:rsidRDefault="002763A7" w:rsidP="00DA6F8E"/>
    <w:p w14:paraId="74CFAFF3" w14:textId="592097F7" w:rsidR="002763A7" w:rsidRDefault="002763A7" w:rsidP="001B3E23">
      <w:pPr>
        <w:jc w:val="center"/>
        <w:rPr>
          <w:b/>
          <w:sz w:val="20"/>
          <w:szCs w:val="20"/>
        </w:rPr>
      </w:pPr>
      <w:r>
        <w:rPr>
          <w:b/>
          <w:sz w:val="20"/>
          <w:szCs w:val="20"/>
        </w:rPr>
        <w:t xml:space="preserve">Figura </w:t>
      </w:r>
      <w:del w:id="1012" w:author="Glauber Matteis Gadelha" w:date="2020-02-27T23:34:00Z">
        <w:r w:rsidDel="00131BB6">
          <w:rPr>
            <w:b/>
            <w:sz w:val="20"/>
            <w:szCs w:val="20"/>
          </w:rPr>
          <w:delText xml:space="preserve">3 </w:delText>
        </w:r>
      </w:del>
      <w:ins w:id="1013" w:author="Glauber Matteis Gadelha" w:date="2020-02-27T23:34:00Z">
        <w:r w:rsidR="00131BB6">
          <w:rPr>
            <w:b/>
            <w:sz w:val="20"/>
            <w:szCs w:val="20"/>
          </w:rPr>
          <w:t xml:space="preserve">4 </w:t>
        </w:r>
      </w:ins>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7777777" w:rsidR="002763A7" w:rsidRPr="002763A7" w:rsidRDefault="002763A7" w:rsidP="00492FE8">
      <w:pPr>
        <w:jc w:val="cente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14:paraId="3A7323D5" w14:textId="77777777" w:rsidR="002876B1" w:rsidRDefault="002F6905" w:rsidP="00DA6F8E">
      <w:r>
        <w:tab/>
      </w:r>
    </w:p>
    <w:p w14:paraId="6E3269EF" w14:textId="0605776C" w:rsidR="002763A7" w:rsidRDefault="002876B1" w:rsidP="00DA6F8E">
      <w:r>
        <w:tab/>
      </w:r>
      <w:r w:rsidR="002F6905">
        <w:t xml:space="preserve">Um projeto Maven tem uma estrutura padronizada de diretórios com as entradas como seguem demonstradas na Tabela </w:t>
      </w:r>
      <w:del w:id="1014" w:author="Glauber Matteis Gadelha" w:date="2020-02-27T23:34:00Z">
        <w:r w:rsidR="002F6905" w:rsidDel="00131BB6">
          <w:delText>4</w:delText>
        </w:r>
      </w:del>
      <w:proofErr w:type="gramStart"/>
      <w:ins w:id="1015" w:author="Glauber Matteis Gadelha" w:date="2020-02-27T23:34:00Z">
        <w:r w:rsidR="00131BB6">
          <w:t>3</w:t>
        </w:r>
      </w:ins>
      <w:proofErr w:type="gramEnd"/>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03105952" w:rsidR="005B702A" w:rsidRDefault="002F6905" w:rsidP="006F73D9">
      <w:pPr>
        <w:jc w:val="center"/>
        <w:rPr>
          <w:b/>
          <w:sz w:val="20"/>
          <w:szCs w:val="20"/>
        </w:rPr>
      </w:pPr>
      <w:r>
        <w:rPr>
          <w:b/>
          <w:sz w:val="20"/>
          <w:szCs w:val="20"/>
        </w:rPr>
        <w:lastRenderedPageBreak/>
        <w:t xml:space="preserve">Tabela </w:t>
      </w:r>
      <w:del w:id="1016" w:author="Glauber Matteis Gadelha" w:date="2020-02-27T23:35:00Z">
        <w:r w:rsidDel="00131BB6">
          <w:rPr>
            <w:b/>
            <w:sz w:val="20"/>
            <w:szCs w:val="20"/>
          </w:rPr>
          <w:delText xml:space="preserve">4  </w:delText>
        </w:r>
      </w:del>
      <w:ins w:id="1017" w:author="Glauber Matteis Gadelha" w:date="2020-02-27T23:35:00Z">
        <w:r w:rsidR="00131BB6">
          <w:rPr>
            <w:b/>
            <w:sz w:val="20"/>
            <w:szCs w:val="20"/>
          </w:rPr>
          <w:t>3</w:t>
        </w:r>
        <w:proofErr w:type="gramStart"/>
        <w:r w:rsidR="00131BB6">
          <w:rPr>
            <w:b/>
            <w:sz w:val="20"/>
            <w:szCs w:val="20"/>
          </w:rPr>
          <w:t xml:space="preserve">  </w:t>
        </w:r>
      </w:ins>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7777777" w:rsidR="002F6905" w:rsidRDefault="002F6905" w:rsidP="006F73D9">
      <w:pPr>
        <w:jc w:val="cente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14:paraId="258E5B11" w14:textId="77777777" w:rsidR="00A11350" w:rsidRDefault="00A11350" w:rsidP="00A11350"/>
    <w:p w14:paraId="614871B7" w14:textId="0FA81F25"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ins w:id="1018" w:author="Glauber Matteis Gadelha" w:date="2020-02-29T12:49:00Z">
        <w:r w:rsidR="008441E1">
          <w:t>N</w:t>
        </w:r>
      </w:ins>
      <w:del w:id="1019" w:author="Glauber Matteis Gadelha" w:date="2020-02-29T12:49:00Z">
        <w:r w:rsidDel="008441E1">
          <w:delText>A</w:delText>
        </w:r>
      </w:del>
      <w:ins w:id="1020" w:author="Glauber Matteis Gadelha" w:date="2020-02-29T12:49:00Z">
        <w:r w:rsidR="008441E1">
          <w:t>a</w:t>
        </w:r>
      </w:ins>
      <w:r>
        <w:t xml:space="preserve"> Figura 5 </w:t>
      </w:r>
      <w:del w:id="1021" w:author="Glauber Matteis Gadelha" w:date="2020-02-29T12:49:00Z">
        <w:r w:rsidDel="008441E1">
          <w:delText xml:space="preserve">demonstra </w:delText>
        </w:r>
      </w:del>
      <w:ins w:id="1022" w:author="Glauber Matteis Gadelha" w:date="2020-02-29T12:49:00Z">
        <w:r w:rsidR="00890B07">
          <w:t>observa</w:t>
        </w:r>
        <w:r w:rsidR="008441E1">
          <w:t xml:space="preserve">-se </w:t>
        </w:r>
      </w:ins>
      <w:r>
        <w:t>uma declaração de dependência do Apache Freemarker.</w:t>
      </w:r>
    </w:p>
    <w:p w14:paraId="333F71D1" w14:textId="77777777" w:rsidR="00A11350" w:rsidRDefault="00A11350" w:rsidP="00A11350"/>
    <w:p w14:paraId="23FE2DD4" w14:textId="77777777"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016AEB">
      <w:pPr>
        <w:jc w:val="cente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1023" w:name="_Toc33871111"/>
      <w:r>
        <w:t xml:space="preserve">2.4 </w:t>
      </w:r>
      <w:proofErr w:type="gramStart"/>
      <w:r>
        <w:t>DC.</w:t>
      </w:r>
      <w:proofErr w:type="gramEnd"/>
      <w:r>
        <w:t>js</w:t>
      </w:r>
      <w:bookmarkEnd w:id="1023"/>
    </w:p>
    <w:p w14:paraId="385EB2C9" w14:textId="77777777"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1024" w:name="_Toc33871112"/>
      <w:r>
        <w:t xml:space="preserve">2.4.1 </w:t>
      </w:r>
      <w:proofErr w:type="gramStart"/>
      <w:r>
        <w:t>Crossfilter.</w:t>
      </w:r>
      <w:proofErr w:type="gramEnd"/>
      <w:r>
        <w:t>js</w:t>
      </w:r>
      <w:bookmarkEnd w:id="1024"/>
    </w:p>
    <w:p w14:paraId="554C38DC" w14:textId="11C13963" w:rsidR="002876B1" w:rsidRDefault="00827038" w:rsidP="002876B1">
      <w:r>
        <w:tab/>
      </w:r>
      <w:proofErr w:type="gramStart"/>
      <w:r w:rsidR="00901045">
        <w:t>Crossfilter.</w:t>
      </w:r>
      <w:proofErr w:type="gramEnd"/>
      <w:r w:rsidR="00901045">
        <w:t xml:space="preserve">js é uma biblioteca Javascript para exploração de </w:t>
      </w:r>
      <w:del w:id="1025" w:author="Claudio Martins" w:date="2020-02-27T09:27:00Z">
        <w:r w:rsidR="00901045" w:rsidDel="008321D2">
          <w:delText>grandes  conjuntos</w:delText>
        </w:r>
      </w:del>
      <w:ins w:id="1026" w:author="Claudio Martins" w:date="2020-02-27T09:27:00Z">
        <w:r w:rsidR="008321D2">
          <w:t>grandes conjuntos</w:t>
        </w:r>
      </w:ins>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ins w:id="1027" w:author="Claudio Martins" w:date="2020-02-27T09:28:00Z">
        <w:r w:rsidR="008321D2">
          <w:t xml:space="preserve"> </w:t>
        </w:r>
      </w:ins>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del w:id="1028" w:author="Claudio Martins" w:date="2020-02-27T09:28:00Z">
        <w:r w:rsidR="00901045" w:rsidDel="008321D2">
          <w:delText xml:space="preserve">na aplicação objeto do </w:delText>
        </w:r>
      </w:del>
      <w:ins w:id="1029" w:author="Claudio Martins" w:date="2020-02-27T09:28:00Z">
        <w:r w:rsidR="008321D2">
          <w:t>neste</w:t>
        </w:r>
      </w:ins>
      <w:del w:id="1030" w:author="Claudio Martins" w:date="2020-02-27T09:28:00Z">
        <w:r w:rsidR="00901045" w:rsidDel="008321D2">
          <w:delText>presente</w:delText>
        </w:r>
      </w:del>
      <w:r w:rsidR="00901045">
        <w:t xml:space="preserve"> trabalho.</w:t>
      </w:r>
    </w:p>
    <w:p w14:paraId="682E2C88" w14:textId="77777777" w:rsidR="002876B1" w:rsidRDefault="002876B1" w:rsidP="002876B1">
      <w:pPr>
        <w:pStyle w:val="Ttulo3"/>
      </w:pPr>
      <w:bookmarkStart w:id="1031" w:name="_Toc33871113"/>
      <w:r>
        <w:t xml:space="preserve">2.4.2 </w:t>
      </w:r>
      <w:proofErr w:type="gramStart"/>
      <w:r>
        <w:t>D3.</w:t>
      </w:r>
      <w:proofErr w:type="gramEnd"/>
      <w:r>
        <w:t>js</w:t>
      </w:r>
      <w:bookmarkEnd w:id="1031"/>
    </w:p>
    <w:p w14:paraId="4E6F4ABA" w14:textId="45DC41D5" w:rsidR="00901045" w:rsidRPr="00901045" w:rsidRDefault="00901045" w:rsidP="00901045">
      <w:r>
        <w:tab/>
      </w:r>
      <w:proofErr w:type="gramStart"/>
      <w:r w:rsidR="007468AB">
        <w:t>D3.</w:t>
      </w:r>
      <w:proofErr w:type="gramEnd"/>
      <w:r w:rsidR="007468AB">
        <w:t>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w:t>
      </w:r>
      <w:del w:id="1032" w:author="Glauber Matteis Gadelha" w:date="2020-02-27T23:39:00Z">
        <w:r w:rsidR="007468AB" w:rsidDel="003A1B07">
          <w:delText xml:space="preserve"> </w:delText>
        </w:r>
        <w:r w:rsidR="007468AB" w:rsidDel="003A1B07">
          <w:fldChar w:fldCharType="begin" w:fldLock="1"/>
        </w:r>
        <w:r w:rsidR="00795D60" w:rsidDel="003A1B07">
          <w:del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delInstrText>
        </w:r>
        <w:r w:rsidR="007468AB" w:rsidDel="003A1B07">
          <w:fldChar w:fldCharType="separate"/>
        </w:r>
        <w:r w:rsidR="007468AB" w:rsidRPr="007468AB" w:rsidDel="003A1B07">
          <w:rPr>
            <w:noProof/>
          </w:rPr>
          <w:delText xml:space="preserve">(BOSTOCK </w:delText>
        </w:r>
        <w:r w:rsidR="007468AB" w:rsidRPr="007468AB" w:rsidDel="003A1B07">
          <w:rPr>
            <w:i/>
            <w:noProof/>
          </w:rPr>
          <w:delText>et al.</w:delText>
        </w:r>
        <w:r w:rsidR="007468AB" w:rsidRPr="007468AB" w:rsidDel="003A1B07">
          <w:rPr>
            <w:noProof/>
          </w:rPr>
          <w:delText>, 2018)</w:delText>
        </w:r>
        <w:r w:rsidR="007468AB" w:rsidDel="003A1B07">
          <w:fldChar w:fldCharType="end"/>
        </w:r>
      </w:del>
      <w:r w:rsidR="007468AB">
        <w:t xml:space="preserve">. </w:t>
      </w:r>
      <w:proofErr w:type="gramStart"/>
      <w:r w:rsidR="007468AB">
        <w:t>D3.</w:t>
      </w:r>
      <w:proofErr w:type="gramEnd"/>
      <w:r w:rsidR="007468AB">
        <w:t>js é extremamente rápida e suporta grandes quantidades de dados e comportamentos dinâmicos que permitem interação e animação</w:t>
      </w:r>
      <w:ins w:id="1033" w:author="Glauber Matteis Gadelha" w:date="2020-02-27T23:38:00Z">
        <w:r w:rsidR="0073305E">
          <w:t xml:space="preserve"> </w:t>
        </w:r>
        <w:r w:rsidR="0073305E">
          <w:fldChar w:fldCharType="begin" w:fldLock="1"/>
        </w:r>
      </w:ins>
      <w:r w:rsidR="001C4719">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3305E">
        <w:fldChar w:fldCharType="separate"/>
      </w:r>
      <w:r w:rsidR="0073305E" w:rsidRPr="0073305E">
        <w:rPr>
          <w:noProof/>
        </w:rPr>
        <w:t xml:space="preserve">(BOSTOCK </w:t>
      </w:r>
      <w:r w:rsidR="0073305E" w:rsidRPr="0073305E">
        <w:rPr>
          <w:i/>
          <w:noProof/>
        </w:rPr>
        <w:t>et al.</w:t>
      </w:r>
      <w:r w:rsidR="0073305E" w:rsidRPr="0073305E">
        <w:rPr>
          <w:noProof/>
        </w:rPr>
        <w:t>, 2018)</w:t>
      </w:r>
      <w:ins w:id="1034" w:author="Glauber Matteis Gadelha" w:date="2020-02-27T23:38:00Z">
        <w:r w:rsidR="0073305E">
          <w:fldChar w:fldCharType="end"/>
        </w:r>
      </w:ins>
      <w:r w:rsidR="007468AB">
        <w:t>.</w:t>
      </w:r>
    </w:p>
    <w:p w14:paraId="1E929BF0" w14:textId="77777777" w:rsidR="002876B1" w:rsidRDefault="002876B1" w:rsidP="002876B1"/>
    <w:p w14:paraId="7974FBE8" w14:textId="77777777" w:rsidR="002876B1" w:rsidRDefault="002876B1" w:rsidP="002876B1">
      <w:pPr>
        <w:pStyle w:val="Ttulo2"/>
      </w:pPr>
      <w:bookmarkStart w:id="1035" w:name="_Toc33871114"/>
      <w:r>
        <w:t>2.5 Outras bibliotecas utilizadas neste trabalho</w:t>
      </w:r>
      <w:bookmarkEnd w:id="1035"/>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1036" w:name="_Toc33871115"/>
      <w:r>
        <w:rPr>
          <w:rFonts w:eastAsiaTheme="minorHAnsi"/>
        </w:rPr>
        <w:lastRenderedPageBreak/>
        <w:t>2.5.1 Apache Commons CSV</w:t>
      </w:r>
      <w:bookmarkEnd w:id="1036"/>
    </w:p>
    <w:p w14:paraId="0165E17D" w14:textId="77777777" w:rsidR="00CF13D5" w:rsidRDefault="007468AB" w:rsidP="007468AB">
      <w:pPr>
        <w:rPr>
          <w:ins w:id="1037" w:author="Claudio Martins" w:date="2020-02-27T09:37:00Z"/>
        </w:rPr>
      </w:pPr>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p>
    <w:p w14:paraId="1A60C58F" w14:textId="0F6F44BD" w:rsidR="007468AB" w:rsidRDefault="00F12B0A" w:rsidP="00CF13D5">
      <w:pPr>
        <w:ind w:firstLine="709"/>
        <w:rPr>
          <w:ins w:id="1038" w:author="Claudio Martins" w:date="2020-02-27T09:38:00Z"/>
        </w:rPr>
      </w:pPr>
      <w:r>
        <w:t xml:space="preserve">A Commons CSV transforma os arquivos CSV em uma coleção iterável, permitindo o acesso e tratamento das informações, assim como a escrita de dados em arquivos formatados. </w:t>
      </w:r>
      <w:del w:id="1039" w:author="Claudio Martins" w:date="2020-02-27T09:38:00Z">
        <w:r w:rsidDel="00CF13D5">
          <w:delText>No projeto objeto do</w:delText>
        </w:r>
      </w:del>
      <w:ins w:id="1040" w:author="Claudio Martins" w:date="2020-02-27T09:38:00Z">
        <w:r w:rsidR="00CF13D5">
          <w:t>Neste</w:t>
        </w:r>
      </w:ins>
      <w:r>
        <w:t xml:space="preserve"> trabalho a biblioteca foi útil para fazer a coleta das etiquetas dos atributos contidas na primeira linha do arquivo</w:t>
      </w:r>
      <w:ins w:id="1041" w:author="Claudio Martins" w:date="2020-02-27T09:38:00Z">
        <w:r w:rsidR="00CF13D5">
          <w:t>,</w:t>
        </w:r>
      </w:ins>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1042" w:name="_Toc33871116"/>
      <w:r>
        <w:t>2.5.2 Apache Commons IO</w:t>
      </w:r>
      <w:bookmarkEnd w:id="1042"/>
    </w:p>
    <w:p w14:paraId="4CB43609" w14:textId="4AA3DCE1" w:rsidR="00CF13D5" w:rsidRDefault="00F12B0A" w:rsidP="00F12B0A">
      <w:pPr>
        <w:rPr>
          <w:ins w:id="1043" w:author="Claudio Martins" w:date="2020-02-27T09:38:00Z"/>
        </w:rPr>
      </w:pPr>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ins w:id="1044" w:author="Claudio Martins" w:date="2020-02-27T09:38:00Z">
        <w:r w:rsidR="00CF13D5">
          <w:t xml:space="preserve"> </w:t>
        </w:r>
      </w:ins>
      <w:ins w:id="1045" w:author="Glauber Matteis Gadelha" w:date="2020-02-27T23:37:00Z">
        <w:r w:rsidR="0073305E">
          <w:fldChar w:fldCharType="begin" w:fldLock="1"/>
        </w:r>
      </w:ins>
      <w:r w:rsidR="0073305E">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73305E" w:rsidRPr="0073305E">
        <w:rPr>
          <w:noProof/>
        </w:rPr>
        <w:t>(APACHE.ORG, 2019f)</w:t>
      </w:r>
      <w:proofErr w:type="gramStart"/>
      <w:ins w:id="1046" w:author="Glauber Matteis Gadelha" w:date="2020-02-27T23:37:00Z">
        <w:r w:rsidR="0073305E">
          <w:fldChar w:fldCharType="end"/>
        </w:r>
      </w:ins>
      <w:ins w:id="1047" w:author="Claudio Martins" w:date="2020-02-27T09:38:00Z">
        <w:del w:id="1048" w:author="Glauber Matteis Gadelha" w:date="2020-02-27T23:37:00Z">
          <w:r w:rsidR="00CF13D5" w:rsidRPr="00CF13D5" w:rsidDel="00131BB6">
            <w:rPr>
              <w:highlight w:val="yellow"/>
            </w:rPr>
            <w:delText>(</w:delText>
          </w:r>
          <w:r w:rsidR="00CF13D5" w:rsidRPr="00CF13D5" w:rsidDel="00131BB6">
            <w:rPr>
              <w:color w:val="FF0000"/>
              <w:highlight w:val="yellow"/>
              <w:u w:val="single"/>
            </w:rPr>
            <w:delText>REFERENCIAR ESTA BIBLIOTEC</w:delText>
          </w:r>
        </w:del>
      </w:ins>
      <w:ins w:id="1049" w:author="Claudio Martins" w:date="2020-02-27T09:39:00Z">
        <w:del w:id="1050" w:author="Glauber Matteis Gadelha" w:date="2020-02-27T23:37:00Z">
          <w:r w:rsidR="00CF13D5" w:rsidRPr="00CF13D5" w:rsidDel="00131BB6">
            <w:rPr>
              <w:color w:val="FF0000"/>
              <w:highlight w:val="yellow"/>
              <w:u w:val="single"/>
            </w:rPr>
            <w:delText>A – usar o link onde está a Apache Commons IO</w:delText>
          </w:r>
          <w:r w:rsidR="00CF13D5" w:rsidDel="00131BB6">
            <w:rPr>
              <w:color w:val="FF0000"/>
              <w:highlight w:val="yellow"/>
              <w:u w:val="single"/>
            </w:rPr>
            <w:delText xml:space="preserve"> – O MESMO VALE PARA TODAS AS BIBLIOTECAS USADAS NO TCC</w:delText>
          </w:r>
          <w:r w:rsidR="00CF13D5" w:rsidRPr="00CF13D5" w:rsidDel="00131BB6">
            <w:rPr>
              <w:highlight w:val="yellow"/>
            </w:rPr>
            <w:delText>)</w:delText>
          </w:r>
        </w:del>
      </w:ins>
      <w:del w:id="1051" w:author="Glauber Matteis Gadelha" w:date="2020-02-27T23:37:00Z">
        <w:r w:rsidR="001F01BC" w:rsidDel="00131BB6">
          <w:delText xml:space="preserve">. </w:delText>
        </w:r>
      </w:del>
      <w:proofErr w:type="gramEnd"/>
    </w:p>
    <w:p w14:paraId="2CDA0E7B" w14:textId="2F29F5F0" w:rsidR="00F12B0A" w:rsidRDefault="001F01BC" w:rsidP="00CF13D5">
      <w:pPr>
        <w:ind w:firstLine="709"/>
        <w:rPr>
          <w:ins w:id="1052" w:author="Claudio Martins" w:date="2020-02-27T09:38:00Z"/>
        </w:rPr>
      </w:pPr>
      <w:r>
        <w:t xml:space="preserve">No </w:t>
      </w:r>
      <w:del w:id="1053" w:author="Claudio Martins" w:date="2020-02-27T09:40:00Z">
        <w:r w:rsidDel="00CF13D5">
          <w:delText xml:space="preserve">projeto objeto do </w:delText>
        </w:r>
      </w:del>
      <w:r>
        <w:t xml:space="preserve">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1054" w:name="_Toc33871117"/>
      <w:r>
        <w:t xml:space="preserve">2.5.3 </w:t>
      </w:r>
      <w:proofErr w:type="spellStart"/>
      <w:r>
        <w:t>Zeroturnaround</w:t>
      </w:r>
      <w:proofErr w:type="spellEnd"/>
      <w:r>
        <w:t xml:space="preserve"> ZT-ZIP</w:t>
      </w:r>
      <w:bookmarkEnd w:id="1054"/>
    </w:p>
    <w:p w14:paraId="40402646" w14:textId="77777777"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w:t>
      </w:r>
      <w:del w:id="1055" w:author="Glauber Matteis Gadelha" w:date="2020-02-28T16:54:00Z">
        <w:r w:rsidDel="001878CB">
          <w:delText xml:space="preserve"> </w:delText>
        </w:r>
      </w:del>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1056" w:name="_Toc33871118"/>
      <w:r>
        <w:t xml:space="preserve">2.6 </w:t>
      </w:r>
      <w:proofErr w:type="gramStart"/>
      <w:r>
        <w:t>JavaFX</w:t>
      </w:r>
      <w:proofErr w:type="gramEnd"/>
      <w:r>
        <w:t xml:space="preserve"> 8</w:t>
      </w:r>
      <w:bookmarkEnd w:id="1056"/>
    </w:p>
    <w:p w14:paraId="227AEE84" w14:textId="77777777"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w:t>
      </w:r>
      <w:r w:rsidR="00D85C3F">
        <w:lastRenderedPageBreak/>
        <w:t xml:space="preserve">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62590D0B"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ins w:id="1057" w:author="Claudio Martins" w:date="2020-02-27T09:41:00Z">
        <w:r w:rsidR="006C432D">
          <w:t xml:space="preserve"> </w:t>
        </w:r>
      </w:ins>
      <w:r w:rsidR="00495924">
        <w:t>(Versão 8u241)</w:t>
      </w:r>
      <w:r>
        <w:t xml:space="preserve"> </w:t>
      </w:r>
      <w:r w:rsidR="00DC3C5A">
        <w:t>.</w:t>
      </w:r>
    </w:p>
    <w:p w14:paraId="4E0257FC" w14:textId="6B740E21" w:rsidR="00DA6F8E" w:rsidRDefault="00DA6F8E" w:rsidP="00DA6F8E">
      <w:r>
        <w:tab/>
      </w:r>
      <w:r w:rsidR="00E354FD">
        <w:t xml:space="preserve">Aplicações em </w:t>
      </w:r>
      <w:proofErr w:type="gramStart"/>
      <w:r w:rsidR="00E354FD">
        <w:t>JavaFX</w:t>
      </w:r>
      <w:proofErr w:type="gramEnd"/>
      <w:r w:rsidR="00E354FD">
        <w:t xml:space="preserve"> seguem o</w:t>
      </w:r>
      <w:ins w:id="1058" w:author="Claudio Martins" w:date="2020-02-27T09:41:00Z">
        <w:r w:rsidR="006C432D">
          <w:t xml:space="preserve"> mesmo</w:t>
        </w:r>
      </w:ins>
      <w:r w:rsidR="00E354FD">
        <w:t xml:space="preserve"> conceito</w:t>
      </w:r>
      <w:ins w:id="1059" w:author="Claudio Martins" w:date="2020-02-27T09:42:00Z">
        <w:r w:rsidR="006C432D">
          <w:t xml:space="preserve"> defendido na plataforma Java:</w:t>
        </w:r>
      </w:ins>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del w:id="1060" w:author="Claudio Martins" w:date="2020-02-27T09:42:00Z">
        <w:r w:rsidR="00E354FD" w:rsidDel="006C432D">
          <w:delText xml:space="preserve">Desenvolva </w:delText>
        </w:r>
      </w:del>
      <w:ins w:id="1061" w:author="Claudio Martins" w:date="2020-02-27T09:42:00Z">
        <w:r w:rsidR="006C432D">
          <w:t xml:space="preserve">desenvolva </w:t>
        </w:r>
      </w:ins>
      <w:r w:rsidR="00E354FD">
        <w:t>uma vez, execute em qualquer lugar</w:t>
      </w:r>
      <w:del w:id="1062" w:author="Claudio Martins" w:date="2020-02-27T09:42:00Z">
        <w:r w:rsidR="00E354FD" w:rsidDel="006C432D">
          <w:delText>, tradução nossa</w:delText>
        </w:r>
      </w:del>
      <w:r w:rsidR="00E354FD">
        <w:t xml:space="preserve">).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ins w:id="1063" w:author="Claudio Martins" w:date="2020-02-27T09:42:00Z">
        <w:r w:rsidR="006C432D">
          <w:t xml:space="preserve"> software</w:t>
        </w:r>
      </w:ins>
      <w:r w:rsidR="00E354FD">
        <w:t xml:space="preserve"> intermediário. </w:t>
      </w:r>
    </w:p>
    <w:p w14:paraId="4AF64E90" w14:textId="5CF87A76" w:rsidR="00DC3C5A" w:rsidRDefault="00DC3C5A" w:rsidP="00DA6F8E">
      <w:r>
        <w:tab/>
        <w:t xml:space="preserve">Por ser desenvolvido como uma API Java, </w:t>
      </w:r>
      <w:del w:id="1064" w:author="Claudio Martins" w:date="2020-02-27T09:42:00Z">
        <w:r w:rsidDel="006C432D">
          <w:delText xml:space="preserve">Uma </w:delText>
        </w:r>
      </w:del>
      <w:ins w:id="1065" w:author="Claudio Martins" w:date="2020-02-27T09:42:00Z">
        <w:r w:rsidR="006C432D">
          <w:t xml:space="preserve">uma </w:t>
        </w:r>
      </w:ins>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14:paraId="6630D95B" w14:textId="6C6A1FC7" w:rsidR="00DC3C5A" w:rsidRDefault="00DC3C5A" w:rsidP="00DA6F8E">
      <w:r>
        <w:tab/>
        <w:t xml:space="preserve">As </w:t>
      </w:r>
      <w:del w:id="1066" w:author="Claudio Martins" w:date="2020-02-27T09:43:00Z">
        <w:r w:rsidDel="006C432D">
          <w:delText xml:space="preserve">GUIs </w:delText>
        </w:r>
      </w:del>
      <w:ins w:id="1067" w:author="Claudio Martins" w:date="2020-02-27T09:43:00Z">
        <w:r w:rsidR="006C432D">
          <w:t xml:space="preserve">interfaces gráficas em </w:t>
        </w:r>
      </w:ins>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del w:id="1068" w:author="Claudio Martins" w:date="2020-02-27T09:43:00Z">
        <w:r w:rsidR="004C19CF" w:rsidRPr="006C432D" w:rsidDel="006C432D">
          <w:rPr>
            <w:i/>
          </w:rPr>
          <w:delText xml:space="preserve">What </w:delText>
        </w:r>
      </w:del>
      <w:ins w:id="1069" w:author="Claudio Martins" w:date="2020-02-27T09:43:00Z">
        <w:r w:rsidR="006C432D">
          <w:rPr>
            <w:i/>
          </w:rPr>
          <w:t>w</w:t>
        </w:r>
        <w:r w:rsidR="006C432D" w:rsidRPr="006C432D">
          <w:rPr>
            <w:i/>
          </w:rPr>
          <w:t>hat</w:t>
        </w:r>
        <w:proofErr w:type="spellEnd"/>
        <w:r w:rsidR="006C432D" w:rsidRPr="006C432D">
          <w:rPr>
            <w:i/>
          </w:rPr>
          <w:t xml:space="preserve"> </w:t>
        </w:r>
      </w:ins>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del w:id="1070" w:author="Claudio Martins" w:date="2020-02-27T09:44:00Z">
        <w:r w:rsidR="004C19CF" w:rsidDel="006C432D">
          <w:delText xml:space="preserve">O </w:delText>
        </w:r>
      </w:del>
      <w:ins w:id="1071" w:author="Claudio Martins" w:date="2020-02-27T09:44:00Z">
        <w:r w:rsidR="006C432D">
          <w:t xml:space="preserve">ou “o </w:t>
        </w:r>
      </w:ins>
      <w:r w:rsidR="004C19CF">
        <w:t>que você vê é o que obtém</w:t>
      </w:r>
      <w:ins w:id="1072" w:author="Claudio Martins" w:date="2020-02-27T09:44:00Z">
        <w:r w:rsidR="006C432D">
          <w:t>”</w:t>
        </w:r>
      </w:ins>
      <w:r w:rsidR="004C19CF">
        <w:t>, tradução nossa) com funcionalidades de arrastar e soltar</w:t>
      </w:r>
      <w:ins w:id="1073" w:author="Claudio Martins" w:date="2020-02-27T09:44:00Z">
        <w:r w:rsidR="006C432D">
          <w:t xml:space="preserve">, além </w:t>
        </w:r>
      </w:ins>
      <w:del w:id="1074" w:author="Claudio Martins" w:date="2020-02-27T09:44:00Z">
        <w:r w:rsidR="004C19CF" w:rsidDel="006C432D">
          <w:delText xml:space="preserve"> </w:delText>
        </w:r>
      </w:del>
      <w:ins w:id="1075" w:author="Claudio Martins" w:date="2020-02-27T09:44:00Z">
        <w:r w:rsidR="006C432D">
          <w:t>d</w:t>
        </w:r>
      </w:ins>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73305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73305E" w:rsidRPr="0073305E">
        <w:rPr>
          <w:noProof/>
        </w:rPr>
        <w:t>(APACHE.ORG, 2019g; JETBRAINS, 2020)</w:t>
      </w:r>
      <w:r w:rsidR="009F5D69">
        <w:fldChar w:fldCharType="end"/>
      </w:r>
      <w:r w:rsidR="009F5D69">
        <w:t xml:space="preserve">, facilitando ainda  mais o desenho das </w:t>
      </w:r>
      <w:proofErr w:type="spellStart"/>
      <w:r w:rsidR="009F5D69">
        <w:lastRenderedPageBreak/>
        <w:t>GUIs</w:t>
      </w:r>
      <w:proofErr w:type="spellEnd"/>
      <w:r w:rsidR="009F5D69">
        <w:t xml:space="preserve"> sem a necessidade de intercâmbio entre aplicativos durante o desenvolvimento.</w:t>
      </w:r>
    </w:p>
    <w:p w14:paraId="7B0F593D" w14:textId="4527DC60" w:rsidR="009F5D69" w:rsidRDefault="009F5D69" w:rsidP="00DA6F8E">
      <w:pPr>
        <w:rPr>
          <w:ins w:id="1076" w:author="Claudio Martins" w:date="2020-02-27T09:45:00Z"/>
        </w:rPr>
      </w:pPr>
      <w:r>
        <w:tab/>
      </w:r>
      <w:ins w:id="1077" w:author="Claudio Martins" w:date="2020-02-27T09:45:00Z">
        <w:r w:rsidR="006C432D">
          <w:t xml:space="preserve">Neste trabalho, o IDE utilizado para construir as telas em </w:t>
        </w:r>
        <w:proofErr w:type="gramStart"/>
        <w:r w:rsidR="006C432D">
          <w:t>JavaFX</w:t>
        </w:r>
        <w:proofErr w:type="gramEnd"/>
        <w:r w:rsidR="006C432D">
          <w:t xml:space="preserve"> foi o IntelliJ Idea. </w:t>
        </w:r>
      </w:ins>
      <w:ins w:id="1078" w:author="Glauber Matteis Gadelha" w:date="2020-02-29T12:50:00Z">
        <w:r w:rsidR="00655A11">
          <w:t>N</w:t>
        </w:r>
      </w:ins>
      <w:del w:id="1079" w:author="Glauber Matteis Gadelha" w:date="2020-02-29T12:50:00Z">
        <w:r w:rsidDel="00655A11">
          <w:delText>A</w:delText>
        </w:r>
      </w:del>
      <w:ins w:id="1080" w:author="Glauber Matteis Gadelha" w:date="2020-02-29T12:50:00Z">
        <w:r w:rsidR="00655A11">
          <w:t>a</w:t>
        </w:r>
      </w:ins>
      <w:r>
        <w:t xml:space="preserve"> figura 6 </w:t>
      </w:r>
      <w:del w:id="1081" w:author="Glauber Matteis Gadelha" w:date="2020-02-29T12:50:00Z">
        <w:r w:rsidDel="00655A11">
          <w:delText xml:space="preserve">demonstra </w:delText>
        </w:r>
      </w:del>
      <w:ins w:id="1082" w:author="Glauber Matteis Gadelha" w:date="2020-02-29T12:50:00Z">
        <w:r w:rsidR="00655A11">
          <w:t xml:space="preserve">encontra-se </w:t>
        </w:r>
      </w:ins>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011782">
      <w:pPr>
        <w:jc w:val="center"/>
        <w:rPr>
          <w:ins w:id="1083" w:author="Glauber Matteis Gadelha" w:date="2020-02-28T17:03:00Z"/>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37A70415" w14:textId="4AADE1F9" w:rsidR="00853F96" w:rsidRDefault="00853F96" w:rsidP="00DA6F8E">
      <w:pPr>
        <w:rPr>
          <w:b/>
          <w:sz w:val="20"/>
          <w:szCs w:val="20"/>
        </w:rPr>
      </w:pPr>
      <w:ins w:id="1084" w:author="Glauber Matteis Gadelha" w:date="2020-02-28T17:03:00Z">
        <w:r>
          <w:rPr>
            <w:b/>
            <w:noProof/>
            <w:sz w:val="20"/>
            <w:szCs w:val="20"/>
            <w:lang w:eastAsia="pt-BR"/>
          </w:rPr>
          <w:drawing>
            <wp:inline distT="0" distB="0" distL="0" distR="0" wp14:anchorId="0BC2F5B0" wp14:editId="3922AE8E">
              <wp:extent cx="5760085" cy="30695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ins>
    </w:p>
    <w:p w14:paraId="13E131BF" w14:textId="31021467" w:rsidR="009F5D69" w:rsidRPr="009F5D69" w:rsidDel="00853F96" w:rsidRDefault="009F5D69" w:rsidP="00DA6F8E">
      <w:pPr>
        <w:rPr>
          <w:del w:id="1085" w:author="Glauber Matteis Gadelha" w:date="2020-02-28T17:03:00Z"/>
          <w:sz w:val="20"/>
          <w:szCs w:val="20"/>
        </w:rPr>
      </w:pPr>
      <w:commentRangeStart w:id="1086"/>
      <w:del w:id="1087" w:author="Glauber Matteis Gadelha" w:date="2020-02-28T17:03:00Z">
        <w:r w:rsidDel="00853F96">
          <w:rPr>
            <w:noProof/>
            <w:lang w:eastAsia="pt-BR"/>
          </w:rPr>
          <w:drawing>
            <wp:inline distT="0" distB="0" distL="0" distR="0" wp14:anchorId="62F8504F" wp14:editId="76D3D533">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990850"/>
                      </a:xfrm>
                      <a:prstGeom prst="rect">
                        <a:avLst/>
                      </a:prstGeom>
                    </pic:spPr>
                  </pic:pic>
                </a:graphicData>
              </a:graphic>
            </wp:inline>
          </w:drawing>
        </w:r>
        <w:commentRangeEnd w:id="1086"/>
        <w:r w:rsidR="006C432D" w:rsidDel="00853F96">
          <w:rPr>
            <w:rStyle w:val="Refdecomentrio"/>
          </w:rPr>
          <w:commentReference w:id="1086"/>
        </w:r>
      </w:del>
    </w:p>
    <w:p w14:paraId="413E38F7" w14:textId="77777777" w:rsidR="00164AF7" w:rsidRDefault="009F5D69" w:rsidP="00011782">
      <w:pPr>
        <w:jc w:val="cente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5301C116" w:rsidR="003C41E0" w:rsidRDefault="003C41E0" w:rsidP="003C41E0">
      <w:r>
        <w:tab/>
      </w:r>
      <w:ins w:id="1088" w:author="Claudio Martins" w:date="2020-02-27T09:47:00Z">
        <w:r w:rsidR="006C432D">
          <w:t xml:space="preserve">Por fim, </w:t>
        </w:r>
      </w:ins>
      <w:del w:id="1089" w:author="Claudio Martins" w:date="2020-02-27T09:48:00Z">
        <w:r w:rsidR="007D5306" w:rsidDel="006C432D">
          <w:delText xml:space="preserve">O </w:delText>
        </w:r>
      </w:del>
      <w:ins w:id="1090" w:author="Claudio Martins" w:date="2020-02-27T09:48:00Z">
        <w:r w:rsidR="006C432D">
          <w:t xml:space="preserve">o </w:t>
        </w:r>
      </w:ins>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14:paraId="2A5E302D" w14:textId="77777777" w:rsidR="00B23EB7" w:rsidRDefault="00B23EB7">
      <w:pPr>
        <w:spacing w:after="160" w:line="240" w:lineRule="auto"/>
        <w:jc w:val="left"/>
        <w:rPr>
          <w:ins w:id="1091" w:author="Glauber Matteis Gadelha" w:date="2020-02-29T10:52:00Z"/>
        </w:rPr>
      </w:pPr>
    </w:p>
    <w:p w14:paraId="154C76D9" w14:textId="75909D57" w:rsidR="00E72038" w:rsidDel="00B23EB7" w:rsidRDefault="00E72038" w:rsidP="007E3AB8">
      <w:pPr>
        <w:pStyle w:val="Ttulo1"/>
        <w:rPr>
          <w:ins w:id="1092" w:author="Claudio Martins" w:date="2020-02-26T20:10:00Z"/>
          <w:del w:id="1093" w:author="Glauber Matteis Gadelha" w:date="2020-02-29T10:52:00Z"/>
        </w:rPr>
      </w:pPr>
      <w:ins w:id="1094" w:author="Claudio Martins" w:date="2020-02-26T20:10:00Z">
        <w:del w:id="1095" w:author="Glauber Matteis Gadelha" w:date="2020-02-29T10:52:00Z">
          <w:r w:rsidDel="00B23EB7">
            <w:br w:type="page"/>
          </w:r>
        </w:del>
      </w:ins>
    </w:p>
    <w:p w14:paraId="3FC67CA6" w14:textId="47F1180D" w:rsidR="00FC2595" w:rsidDel="00B23EB7" w:rsidRDefault="00FC2595" w:rsidP="007E3AB8">
      <w:pPr>
        <w:pStyle w:val="Ttulo1"/>
        <w:rPr>
          <w:del w:id="1096" w:author="Glauber Matteis Gadelha" w:date="2020-02-29T10:52:00Z"/>
        </w:rPr>
      </w:pPr>
    </w:p>
    <w:p w14:paraId="317811BD" w14:textId="77777777" w:rsidR="0052361D" w:rsidRDefault="006109F9" w:rsidP="007E3AB8">
      <w:pPr>
        <w:pStyle w:val="Ttulo1"/>
      </w:pPr>
      <w:bookmarkStart w:id="1097" w:name="_Toc33871119"/>
      <w:proofErr w:type="gramStart"/>
      <w:r>
        <w:t>3</w:t>
      </w:r>
      <w:proofErr w:type="gramEnd"/>
      <w:r>
        <w:t xml:space="preserve"> SOLUÇÕES CORRELATAS</w:t>
      </w:r>
      <w:bookmarkEnd w:id="1097"/>
    </w:p>
    <w:p w14:paraId="664D4E42" w14:textId="59B87798" w:rsidR="00EC280C" w:rsidRDefault="003A2814" w:rsidP="00EC280C">
      <w:r>
        <w:tab/>
        <w:t xml:space="preserve">Este capítulo faz uma breve apresentação de soluções disponíveis </w:t>
      </w:r>
      <w:ins w:id="1098" w:author="Claudio Martins" w:date="2020-02-27T09:48:00Z">
        <w:r w:rsidR="006C432D">
          <w:t xml:space="preserve">no mercado, que permitem </w:t>
        </w:r>
      </w:ins>
      <w:del w:id="1099" w:author="Claudio Martins" w:date="2020-02-27T09:48:00Z">
        <w:r w:rsidDel="006C432D">
          <w:delText>par</w:delText>
        </w:r>
      </w:del>
      <w:r>
        <w:t xml:space="preserve">a geração de </w:t>
      </w:r>
      <w:del w:id="1100" w:author="Claudio Martins" w:date="2020-02-26T10:52:00Z">
        <w:r w:rsidDel="00F07A8A">
          <w:delText>Dashboards</w:delText>
        </w:r>
      </w:del>
      <w:ins w:id="1101" w:author="Claudio Martins" w:date="2020-02-27T09:48:00Z">
        <w:r w:rsidR="006C432D">
          <w:rPr>
            <w:i/>
          </w:rPr>
          <w:t>d</w:t>
        </w:r>
      </w:ins>
      <w:ins w:id="1102" w:author="Claudio Martins" w:date="2020-02-26T10:52:00Z">
        <w:r w:rsidR="00F07A8A" w:rsidRPr="00F07A8A">
          <w:rPr>
            <w:i/>
          </w:rPr>
          <w:t>ashboards</w:t>
        </w:r>
      </w:ins>
      <w:del w:id="1103" w:author="Claudio Martins" w:date="2020-02-27T09:48:00Z">
        <w:r w:rsidR="007149CE" w:rsidDel="006C432D">
          <w:delText xml:space="preserve"> no mercado à época da pesquisa realizada </w:delText>
        </w:r>
      </w:del>
      <w:ins w:id="1104" w:author="Claudio Martins" w:date="2020-02-27T09:48:00Z">
        <w:r w:rsidR="006C432D">
          <w:t xml:space="preserve">. Tais ferramentas </w:t>
        </w:r>
      </w:ins>
      <w:ins w:id="1105" w:author="Claudio Martins" w:date="2020-02-27T09:49:00Z">
        <w:r w:rsidR="006C432D">
          <w:t xml:space="preserve">contribuíram </w:t>
        </w:r>
      </w:ins>
      <w:r w:rsidR="007149CE">
        <w:t xml:space="preserve">para </w:t>
      </w:r>
      <w:ins w:id="1106" w:author="Claudio Martins" w:date="2020-02-27T09:49:00Z">
        <w:r w:rsidR="006C432D">
          <w:t xml:space="preserve">inspirar e identificar funcionalidades para a </w:t>
        </w:r>
      </w:ins>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1107" w:name="_Toc33871120"/>
      <w:r>
        <w:lastRenderedPageBreak/>
        <w:t>3.</w:t>
      </w:r>
      <w:r w:rsidR="00384ECB">
        <w:t>1</w:t>
      </w:r>
      <w:r>
        <w:t xml:space="preserve"> Qlik Sense</w:t>
      </w:r>
      <w:bookmarkEnd w:id="1107"/>
    </w:p>
    <w:p w14:paraId="1964FCB0" w14:textId="7777777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w:t>
      </w:r>
      <w:del w:id="1108" w:author="Claudio Martins" w:date="2020-02-26T10:52:00Z">
        <w:r w:rsidR="00953475" w:rsidDel="00F07A8A">
          <w:delText>dashboards</w:delText>
        </w:r>
      </w:del>
      <w:ins w:id="1109" w:author="Claudio Martins" w:date="2020-02-26T10:52:00Z">
        <w:r w:rsidR="00F07A8A" w:rsidRPr="00F07A8A">
          <w:rPr>
            <w:i/>
          </w:rPr>
          <w:t>dashboards</w:t>
        </w:r>
      </w:ins>
      <w:r w:rsidR="00953475">
        <w:t xml:space="preserve">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14:paraId="523EAEFF" w14:textId="77777777"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rPr>
          <w:ins w:id="1110" w:author="Glauber Matteis Gadelha" w:date="2020-02-28T15:43:00Z"/>
        </w:r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ins w:id="1111" w:author="Glauber Matteis Gadelha" w:date="2020-02-28T15:43:00Z">
        <w:r>
          <w:tab/>
          <w:t>Na Figura 7 há uma representação das telas do Qlik Sense.</w:t>
        </w:r>
      </w:ins>
    </w:p>
    <w:p w14:paraId="6064D9DF" w14:textId="757E1B70" w:rsidR="00654395" w:rsidDel="00CF20A0" w:rsidRDefault="00654395" w:rsidP="00654395">
      <w:pPr>
        <w:pStyle w:val="PargrafodaLista"/>
        <w:rPr>
          <w:del w:id="1112" w:author="Glauber Matteis Gadelha" w:date="2020-02-29T10:53:00Z"/>
        </w:rPr>
      </w:pPr>
    </w:p>
    <w:p w14:paraId="0F6681A4" w14:textId="01EF8071" w:rsidR="0060768D" w:rsidRDefault="0060768D">
      <w:pPr>
        <w:spacing w:after="160" w:line="240" w:lineRule="auto"/>
        <w:jc w:val="left"/>
        <w:rPr>
          <w:ins w:id="1113" w:author="Glauber Matteis Gadelha" w:date="2020-02-28T15:43:00Z"/>
          <w:b/>
          <w:sz w:val="20"/>
        </w:rPr>
      </w:pPr>
    </w:p>
    <w:p w14:paraId="180736DA" w14:textId="7CC79330" w:rsidR="009C381E" w:rsidRDefault="009C381E" w:rsidP="00CF20A0">
      <w:pPr>
        <w:jc w:val="cente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2A07E13B">
            <wp:extent cx="4223983" cy="271380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9902"/>
                    <a:stretch/>
                  </pic:blipFill>
                  <pic:spPr bwMode="auto">
                    <a:xfrm>
                      <a:off x="0" y="0"/>
                      <a:ext cx="4251272" cy="2731341"/>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7777777" w:rsidR="009C381E" w:rsidRDefault="009C381E" w:rsidP="00A713B4">
      <w:pPr>
        <w:jc w:val="cente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1114" w:name="_Toc33871121"/>
      <w:proofErr w:type="gramStart"/>
      <w:r>
        <w:lastRenderedPageBreak/>
        <w:t>3.2 Tableau</w:t>
      </w:r>
      <w:proofErr w:type="gramEnd"/>
      <w:r>
        <w:t xml:space="preserve"> Desktop</w:t>
      </w:r>
      <w:bookmarkEnd w:id="1114"/>
    </w:p>
    <w:p w14:paraId="31AE209E" w14:textId="74EA9996" w:rsidR="00384ECB" w:rsidRDefault="000B2804" w:rsidP="00384ECB">
      <w:r>
        <w:tab/>
      </w:r>
      <w:r w:rsidR="00C17094">
        <w:t xml:space="preserve">O Tableau </w:t>
      </w:r>
      <w:del w:id="1115" w:author="Claudio Martins" w:date="2020-02-27T09:54:00Z">
        <w:r w:rsidR="00C17094" w:rsidDel="00D853D5">
          <w:delText xml:space="preserve">desktop </w:delText>
        </w:r>
      </w:del>
      <w:ins w:id="1116" w:author="Claudio Martins" w:date="2020-02-27T09:54:00Z">
        <w:r w:rsidR="00D853D5">
          <w:t xml:space="preserve">Desktop </w:t>
        </w:r>
      </w:ins>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14:paraId="00262A50" w14:textId="77777777"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694E47CB" w14:textId="7D1D98F8" w:rsidR="008E5E5A" w:rsidRPr="00D853D5" w:rsidDel="00D853D5" w:rsidRDefault="008E5E5A" w:rsidP="00D853D5">
      <w:pPr>
        <w:pStyle w:val="PargrafodaLista"/>
        <w:numPr>
          <w:ilvl w:val="0"/>
          <w:numId w:val="36"/>
        </w:numPr>
        <w:rPr>
          <w:del w:id="1117" w:author="Claudio Martins" w:date="2020-02-27T09:55:00Z"/>
          <w:b/>
          <w:sz w:val="20"/>
        </w:rPr>
      </w:pPr>
      <w:r>
        <w:t xml:space="preserve">Processador de dados: No caso de necessidade de manter temporariamente os dados off-line ou armazená-los em memória, o </w:t>
      </w:r>
      <w:del w:id="1118" w:author="Claudio Martins" w:date="2020-02-27T09:54:00Z">
        <w:r w:rsidDel="00D853D5">
          <w:delText xml:space="preserve">Processador  </w:delText>
        </w:r>
      </w:del>
      <w:del w:id="1119" w:author="Claudio Martins" w:date="2020-02-27T09:55:00Z">
        <w:r w:rsidDel="00D853D5">
          <w:delText>de</w:delText>
        </w:r>
      </w:del>
      <w:ins w:id="1120" w:author="Claudio Martins" w:date="2020-02-27T09:55:00Z">
        <w:r w:rsidR="00D853D5">
          <w:t>processador de</w:t>
        </w:r>
      </w:ins>
      <w:r>
        <w:t xml:space="preserve"> </w:t>
      </w:r>
      <w:del w:id="1121" w:author="Claudio Martins" w:date="2020-02-27T09:54:00Z">
        <w:r w:rsidDel="00D853D5">
          <w:delText xml:space="preserve">Dados </w:delText>
        </w:r>
      </w:del>
      <w:ins w:id="1122" w:author="Claudio Martins" w:date="2020-02-27T09:54:00Z">
        <w:r w:rsidR="00D853D5">
          <w:t xml:space="preserve">dados </w:t>
        </w:r>
      </w:ins>
      <w:r>
        <w:t xml:space="preserve">Tableau permite a extração de volumes de dados para análises Ad hoc. </w:t>
      </w:r>
    </w:p>
    <w:p w14:paraId="1E3CBFF6" w14:textId="77777777" w:rsidR="00D853D5" w:rsidRPr="008E5E5A" w:rsidRDefault="00D853D5" w:rsidP="00D853D5">
      <w:pPr>
        <w:pStyle w:val="PargrafodaLista"/>
        <w:numPr>
          <w:ilvl w:val="0"/>
          <w:numId w:val="36"/>
        </w:numPr>
        <w:rPr>
          <w:ins w:id="1123" w:author="Claudio Martins" w:date="2020-02-27T09:55:00Z"/>
          <w:b/>
          <w:sz w:val="20"/>
        </w:rPr>
      </w:pP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3FAF483E" w:rsidR="008E5E5A" w:rsidRDefault="008E5E5A" w:rsidP="008E5E5A">
      <w:r>
        <w:tab/>
        <w:t xml:space="preserve">O Tableau conta com plataforma </w:t>
      </w:r>
      <w:del w:id="1124" w:author="Claudio Martins" w:date="2020-02-27T09:55:00Z">
        <w:r w:rsidDel="00D853D5">
          <w:delText xml:space="preserve">de </w:delText>
        </w:r>
      </w:del>
      <w:ins w:id="1125" w:author="Claudio Martins" w:date="2020-02-27T09:55:00Z">
        <w:r w:rsidR="00D853D5">
          <w:t xml:space="preserve">em </w:t>
        </w:r>
      </w:ins>
      <w:r>
        <w:t xml:space="preserve">nuvem para </w:t>
      </w:r>
      <w:proofErr w:type="gramStart"/>
      <w:r>
        <w:t>otimizar</w:t>
      </w:r>
      <w:proofErr w:type="gramEnd"/>
      <w:r>
        <w:t xml:space="preserve"> o processamento de informações e garantir a mobilidade, com aplicativos clientes para </w:t>
      </w:r>
      <w:del w:id="1126" w:author="Claudio Martins" w:date="2020-02-27T09:55:00Z">
        <w:r w:rsidRPr="00D853D5" w:rsidDel="00D853D5">
          <w:rPr>
            <w:i/>
          </w:rPr>
          <w:delText xml:space="preserve">Desktops </w:delText>
        </w:r>
      </w:del>
      <w:ins w:id="1127" w:author="Claudio Martins" w:date="2020-02-27T09:55:00Z">
        <w:r w:rsidR="00D853D5" w:rsidRPr="00D853D5">
          <w:rPr>
            <w:i/>
          </w:rPr>
          <w:t>desktops</w:t>
        </w:r>
        <w:r w:rsidR="00D853D5">
          <w:t xml:space="preserve"> </w:t>
        </w:r>
      </w:ins>
      <w:r>
        <w:t xml:space="preserve">e </w:t>
      </w:r>
      <w:del w:id="1128" w:author="Claudio Martins" w:date="2020-02-27T09:55:00Z">
        <w:r w:rsidDel="00D853D5">
          <w:delText xml:space="preserve">plataformas </w:delText>
        </w:r>
      </w:del>
      <w:ins w:id="1129" w:author="Claudio Martins" w:date="2020-02-27T09:55:00Z">
        <w:r w:rsidR="00D853D5">
          <w:t xml:space="preserve">dispositivos </w:t>
        </w:r>
      </w:ins>
      <w:r>
        <w:t>móveis.</w:t>
      </w:r>
      <w:ins w:id="1130" w:author="Glauber Matteis Gadelha" w:date="2020-02-28T15:44:00Z">
        <w:r w:rsidR="00E91A2C">
          <w:t xml:space="preserve"> </w:t>
        </w:r>
      </w:ins>
      <w:ins w:id="1131" w:author="Glauber Matteis Gadelha" w:date="2020-02-29T12:51:00Z">
        <w:r w:rsidR="00044110">
          <w:t>Na</w:t>
        </w:r>
      </w:ins>
      <w:ins w:id="1132" w:author="Glauber Matteis Gadelha" w:date="2020-02-28T15:44:00Z">
        <w:r w:rsidR="00E91A2C">
          <w:t xml:space="preserve"> Figura 8 </w:t>
        </w:r>
      </w:ins>
      <w:ins w:id="1133" w:author="Glauber Matteis Gadelha" w:date="2020-02-29T12:51:00Z">
        <w:r w:rsidR="00044110">
          <w:t xml:space="preserve">pode-se observar </w:t>
        </w:r>
      </w:ins>
      <w:ins w:id="1134" w:author="Glauber Matteis Gadelha" w:date="2020-02-28T15:44:00Z">
        <w:r w:rsidR="00E91A2C">
          <w:t xml:space="preserve">uma reprodução da tela do Tableau </w:t>
        </w:r>
        <w:proofErr w:type="gramStart"/>
        <w:r w:rsidR="00E91A2C">
          <w:t>Desktop.</w:t>
        </w:r>
      </w:ins>
      <w:proofErr w:type="gramEnd"/>
      <w:ins w:id="1135" w:author="Claudio Martins" w:date="2020-02-27T09:56:00Z">
        <w:del w:id="1136" w:author="Glauber Matteis Gadelha" w:date="2020-02-28T15:44:00Z">
          <w:r w:rsidR="00D853D5" w:rsidDel="00E91A2C">
            <w:delText xml:space="preserve"> </w:delText>
          </w:r>
          <w:r w:rsidR="00D853D5" w:rsidRPr="00D853D5" w:rsidDel="00E91A2C">
            <w:rPr>
              <w:color w:val="FF0000"/>
              <w:highlight w:val="yellow"/>
              <w:u w:val="single"/>
            </w:rPr>
            <w:delText>(CITAR A IMAGEM DA FIGURA 8)</w:delText>
          </w:r>
        </w:del>
      </w:ins>
    </w:p>
    <w:p w14:paraId="71F2A546" w14:textId="77777777" w:rsidR="008E5E5A" w:rsidRDefault="008E5E5A" w:rsidP="008E5E5A"/>
    <w:p w14:paraId="52CCCFBC" w14:textId="77777777" w:rsidR="003C64A5" w:rsidRDefault="003C64A5">
      <w:pPr>
        <w:spacing w:after="160" w:line="240" w:lineRule="auto"/>
        <w:jc w:val="left"/>
        <w:rPr>
          <w:ins w:id="1137" w:author="Glauber Matteis Gadelha" w:date="2020-02-29T10:53:00Z"/>
          <w:b/>
          <w:sz w:val="20"/>
          <w:szCs w:val="20"/>
        </w:rPr>
      </w:pPr>
      <w:ins w:id="1138" w:author="Glauber Matteis Gadelha" w:date="2020-02-29T10:53:00Z">
        <w:r>
          <w:rPr>
            <w:b/>
            <w:sz w:val="20"/>
            <w:szCs w:val="20"/>
          </w:rPr>
          <w:br w:type="page"/>
        </w:r>
      </w:ins>
    </w:p>
    <w:p w14:paraId="04BB6665" w14:textId="6ABC3F14" w:rsidR="008E5E5A" w:rsidRPr="008E5E5A" w:rsidRDefault="008E5E5A" w:rsidP="00CF20A0">
      <w:pPr>
        <w:jc w:val="center"/>
        <w:rPr>
          <w:b/>
          <w:sz w:val="20"/>
          <w:szCs w:val="20"/>
        </w:rPr>
      </w:pPr>
      <w:r w:rsidRPr="008E5E5A">
        <w:rPr>
          <w:b/>
          <w:sz w:val="20"/>
          <w:szCs w:val="20"/>
        </w:rPr>
        <w:lastRenderedPageBreak/>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4FEAFF59">
            <wp:extent cx="5021699" cy="2947916"/>
            <wp:effectExtent l="0" t="0" r="762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9">
                      <a:extLst>
                        <a:ext uri="{28A0092B-C50C-407E-A947-70E740481C1C}">
                          <a14:useLocalDpi xmlns:a14="http://schemas.microsoft.com/office/drawing/2010/main" val="0"/>
                        </a:ext>
                      </a:extLst>
                    </a:blip>
                    <a:stretch>
                      <a:fillRect/>
                    </a:stretch>
                  </pic:blipFill>
                  <pic:spPr>
                    <a:xfrm>
                      <a:off x="0" y="0"/>
                      <a:ext cx="5024737" cy="2949700"/>
                    </a:xfrm>
                    <a:prstGeom prst="rect">
                      <a:avLst/>
                    </a:prstGeom>
                  </pic:spPr>
                </pic:pic>
              </a:graphicData>
            </a:graphic>
          </wp:inline>
        </w:drawing>
      </w:r>
    </w:p>
    <w:p w14:paraId="404B63F8" w14:textId="5C6D9AC2" w:rsidR="008E5E5A" w:rsidRDefault="008E5E5A" w:rsidP="00CF20A0">
      <w:pPr>
        <w:jc w:val="center"/>
        <w:rPr>
          <w:ins w:id="1139" w:author="Claudio Martins" w:date="2020-02-27T09:55:00Z"/>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1140" w:name="_Toc33871122"/>
      <w:proofErr w:type="gramStart"/>
      <w:r>
        <w:t>3.3 Microsoft Power</w:t>
      </w:r>
      <w:proofErr w:type="gramEnd"/>
      <w:r>
        <w:t xml:space="preserve"> BI</w:t>
      </w:r>
      <w:bookmarkEnd w:id="1140"/>
    </w:p>
    <w:p w14:paraId="664C9491" w14:textId="3420E44E"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ins w:id="1141" w:author="Claudio Martins" w:date="2020-02-27T09:57:00Z">
        <w:r w:rsidR="00D853D5">
          <w:t xml:space="preserve"> das informações</w:t>
        </w:r>
      </w:ins>
      <w:r>
        <w:t xml:space="preserv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68CEDF75"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ins w:id="1142" w:author="Claudio Martins" w:date="2020-02-27T09:58:00Z">
        <w:r w:rsidR="00D853D5">
          <w:t xml:space="preserve"> são</w:t>
        </w:r>
      </w:ins>
      <w:r>
        <w:t>:</w:t>
      </w:r>
    </w:p>
    <w:p w14:paraId="63AA27FB" w14:textId="77777777"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5B03FE1C"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lastRenderedPageBreak/>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ins w:id="1143" w:author="Glauber Matteis Gadelha" w:date="2020-02-28T15:44:00Z">
        <w:r w:rsidR="00E91A2C">
          <w:t xml:space="preserve"> </w:t>
        </w:r>
      </w:ins>
      <w:ins w:id="1144" w:author="Glauber Matteis Gadelha" w:date="2020-02-29T12:52:00Z">
        <w:r w:rsidR="00A15745">
          <w:t>Na</w:t>
        </w:r>
      </w:ins>
      <w:ins w:id="1145" w:author="Glauber Matteis Gadelha" w:date="2020-02-28T15:44:00Z">
        <w:r w:rsidR="00E91A2C">
          <w:t xml:space="preserve"> F</w:t>
        </w:r>
      </w:ins>
      <w:ins w:id="1146" w:author="Glauber Matteis Gadelha" w:date="2020-02-28T15:45:00Z">
        <w:r w:rsidR="00E91A2C">
          <w:t xml:space="preserve">igura 9 </w:t>
        </w:r>
      </w:ins>
      <w:ins w:id="1147" w:author="Glauber Matteis Gadelha" w:date="2020-02-29T12:52:00Z">
        <w:r w:rsidR="00A15745">
          <w:t xml:space="preserve">há </w:t>
        </w:r>
      </w:ins>
      <w:ins w:id="1148" w:author="Glauber Matteis Gadelha" w:date="2020-02-28T15:45:00Z">
        <w:r w:rsidR="00E91A2C">
          <w:t>uma reprodução de tela da aplicação Microsoft Power BI Desktop</w:t>
        </w:r>
        <w:r w:rsidR="0013018F">
          <w:t>.</w:t>
        </w:r>
      </w:ins>
    </w:p>
    <w:p w14:paraId="3967360C" w14:textId="77777777" w:rsidR="00F5686A" w:rsidRDefault="00F5686A" w:rsidP="00150837"/>
    <w:p w14:paraId="479131B1" w14:textId="77777777" w:rsidR="00F5686A" w:rsidRDefault="00F5686A" w:rsidP="00A7647F">
      <w:pPr>
        <w:jc w:val="cente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77777777" w:rsidR="00F5686A" w:rsidRDefault="00F5686A" w:rsidP="00A7647F">
      <w:pPr>
        <w:jc w:val="center"/>
        <w:rPr>
          <w:ins w:id="1149" w:author="Claudio Martins" w:date="2020-02-26T20:10:00Z"/>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14:paraId="3CA8D4AE" w14:textId="58FA086F" w:rsidR="00E72038" w:rsidDel="003C64A5" w:rsidRDefault="00E72038">
      <w:pPr>
        <w:spacing w:after="160" w:line="240" w:lineRule="auto"/>
        <w:jc w:val="left"/>
        <w:rPr>
          <w:ins w:id="1150" w:author="Claudio Martins" w:date="2020-02-26T20:10:00Z"/>
          <w:del w:id="1151" w:author="Glauber Matteis Gadelha" w:date="2020-02-29T10:54:00Z"/>
          <w:b/>
          <w:sz w:val="20"/>
          <w:szCs w:val="20"/>
        </w:rPr>
      </w:pPr>
      <w:ins w:id="1152" w:author="Claudio Martins" w:date="2020-02-26T20:10:00Z">
        <w:del w:id="1153" w:author="Glauber Matteis Gadelha" w:date="2020-02-29T10:54:00Z">
          <w:r w:rsidDel="003C64A5">
            <w:rPr>
              <w:b/>
              <w:sz w:val="20"/>
              <w:szCs w:val="20"/>
            </w:rPr>
            <w:br w:type="page"/>
          </w:r>
        </w:del>
      </w:ins>
    </w:p>
    <w:p w14:paraId="62DA2B7D" w14:textId="77777777" w:rsidR="00E72038" w:rsidRPr="00F5686A" w:rsidRDefault="00E72038" w:rsidP="003C64A5">
      <w:pPr>
        <w:spacing w:after="160" w:line="240" w:lineRule="auto"/>
        <w:jc w:val="left"/>
        <w:rPr>
          <w:b/>
          <w:sz w:val="20"/>
          <w:szCs w:val="20"/>
        </w:rPr>
      </w:pPr>
    </w:p>
    <w:p w14:paraId="24B30684" w14:textId="0F4DA8B5" w:rsidR="00107FEB" w:rsidRDefault="0052361D" w:rsidP="007E3AB8">
      <w:pPr>
        <w:pStyle w:val="Ttulo1"/>
      </w:pPr>
      <w:bookmarkStart w:id="1154" w:name="_Toc33871123"/>
      <w:proofErr w:type="gramStart"/>
      <w:r>
        <w:t>4</w:t>
      </w:r>
      <w:proofErr w:type="gramEnd"/>
      <w:r w:rsidR="006109F9">
        <w:t xml:space="preserve"> </w:t>
      </w:r>
      <w:ins w:id="1155" w:author="Glauber Matteis Gadelha" w:date="2020-02-29T12:30:00Z">
        <w:r w:rsidR="00992EB8">
          <w:t xml:space="preserve"> </w:t>
        </w:r>
      </w:ins>
      <w:del w:id="1156" w:author="Glauber Matteis Gadelha" w:date="2020-02-29T12:30:00Z">
        <w:r w:rsidR="0005301A" w:rsidDel="00845F72">
          <w:delText>Desenvolvimento do Protótipo</w:delText>
        </w:r>
      </w:del>
      <w:bookmarkEnd w:id="1154"/>
      <w:ins w:id="1157" w:author="Glauber Matteis Gadelha" w:date="2020-02-29T12:30:00Z">
        <w:r w:rsidR="00845F72">
          <w:t>DESENVOLVIMENTO DO PROTÓTIPO</w:t>
        </w:r>
      </w:ins>
    </w:p>
    <w:p w14:paraId="030DB532" w14:textId="5191F769" w:rsidR="00422806" w:rsidRDefault="0005301A" w:rsidP="00D853D5">
      <w:r>
        <w:t xml:space="preserve">Neste capítulo é apresentado o desenvolvimento da ferramenta de geração de </w:t>
      </w:r>
      <w:del w:id="1158" w:author="Claudio Martins" w:date="2020-02-26T10:52:00Z">
        <w:r w:rsidDel="00F07A8A">
          <w:delText>dashboards</w:delText>
        </w:r>
      </w:del>
      <w:ins w:id="1159" w:author="Claudio Martins" w:date="2020-02-26T10:52:00Z">
        <w:r w:rsidR="00F07A8A" w:rsidRPr="00F07A8A">
          <w:rPr>
            <w:i/>
          </w:rPr>
          <w:t>dashboards</w:t>
        </w:r>
      </w:ins>
      <w:r>
        <w:t>,</w:t>
      </w:r>
      <w:ins w:id="1160" w:author="Claudio Martins" w:date="2020-02-27T09:58:00Z">
        <w:r w:rsidR="00D853D5">
          <w:t xml:space="preserve"> aqui chamada </w:t>
        </w:r>
        <w:proofErr w:type="gramStart"/>
        <w:r w:rsidR="00D853D5">
          <w:t>DashGen</w:t>
        </w:r>
        <w:proofErr w:type="gramEnd"/>
        <w:r w:rsidR="00D853D5">
          <w:t>,</w:t>
        </w:r>
      </w:ins>
      <w:r>
        <w:t xml:space="preserve"> utilizando práticas de análise orientada a objetos</w:t>
      </w:r>
      <w:ins w:id="1161" w:author="Claudio Martins" w:date="2020-02-27T09:59:00Z">
        <w:r w:rsidR="00D853D5">
          <w:t xml:space="preserve"> e das ferramentas citadas no capítulo anterior. Também são </w:t>
        </w:r>
      </w:ins>
      <w:del w:id="1162" w:author="Claudio Martins" w:date="2020-02-27T09:59:00Z">
        <w:r w:rsidDel="00D853D5">
          <w:delText xml:space="preserve">, além de </w:delText>
        </w:r>
      </w:del>
      <w:r>
        <w:t>demonstra</w:t>
      </w:r>
      <w:del w:id="1163" w:author="Claudio Martins" w:date="2020-02-27T09:59:00Z">
        <w:r w:rsidDel="00D853D5">
          <w:delText>r</w:delText>
        </w:r>
      </w:del>
      <w:ins w:id="1164" w:author="Claudio Martins" w:date="2020-02-27T09:59:00Z">
        <w:r w:rsidR="00D853D5">
          <w:t>dos</w:t>
        </w:r>
      </w:ins>
      <w:r>
        <w:t xml:space="preserve"> exemplos </w:t>
      </w:r>
      <w:del w:id="1165" w:author="Claudio Martins" w:date="2020-02-27T10:00:00Z">
        <w:r w:rsidDel="00D853D5">
          <w:delText xml:space="preserve">de </w:delText>
        </w:r>
      </w:del>
      <w:ins w:id="1166" w:author="Claudio Martins" w:date="2020-02-27T10:00:00Z">
        <w:r w:rsidR="00D853D5">
          <w:t xml:space="preserve">da </w:t>
        </w:r>
      </w:ins>
      <w:r>
        <w:t xml:space="preserve">aplicação e os resultados obtidos. </w:t>
      </w:r>
    </w:p>
    <w:p w14:paraId="3FECFE54" w14:textId="77777777" w:rsidR="0005301A" w:rsidRDefault="0005301A" w:rsidP="0005301A"/>
    <w:p w14:paraId="01E5BB15" w14:textId="7B589265" w:rsidR="0005301A" w:rsidRDefault="0052361D" w:rsidP="0005301A">
      <w:pPr>
        <w:pStyle w:val="Ttulo2"/>
        <w:ind w:left="6"/>
      </w:pPr>
      <w:bookmarkStart w:id="1167" w:name="_Toc33871124"/>
      <w:proofErr w:type="gramStart"/>
      <w:r>
        <w:t>4</w:t>
      </w:r>
      <w:r w:rsidR="0005301A">
        <w:t>.1</w:t>
      </w:r>
      <w:ins w:id="1168" w:author="Glauber Matteis Gadelha" w:date="2020-02-29T12:30:00Z">
        <w:r w:rsidR="00992EB8">
          <w:t xml:space="preserve"> </w:t>
        </w:r>
      </w:ins>
      <w:del w:id="1169" w:author="Glauber Matteis Gadelha" w:date="2020-02-29T12:30:00Z">
        <w:r w:rsidR="0005301A" w:rsidDel="00992EB8">
          <w:delText xml:space="preserve"> - </w:delText>
        </w:r>
      </w:del>
      <w:r w:rsidR="0005301A">
        <w:t>Descrição</w:t>
      </w:r>
      <w:proofErr w:type="gramEnd"/>
      <w:r w:rsidR="0005301A">
        <w:t xml:space="preserve"> Geral</w:t>
      </w:r>
      <w:bookmarkEnd w:id="1167"/>
    </w:p>
    <w:p w14:paraId="196B9A4F" w14:textId="01B11661" w:rsidR="00AD6DB4" w:rsidRDefault="0005301A" w:rsidP="0005301A">
      <w:pPr>
        <w:rPr>
          <w:ins w:id="1170" w:author="Glauber Matteis Gadelha" w:date="2020-02-28T15:30:00Z"/>
        </w:rPr>
      </w:pPr>
      <w:r>
        <w:tab/>
      </w:r>
      <w:r w:rsidR="00CB4EDD">
        <w:t xml:space="preserve">Partindo de uma especificação de um arquivo </w:t>
      </w:r>
      <w:r w:rsidR="001D19D8">
        <w:t xml:space="preserve">de </w:t>
      </w:r>
      <w:del w:id="1171" w:author="Claudio Martins" w:date="2020-02-27T10:00:00Z">
        <w:r w:rsidR="001D19D8" w:rsidDel="00D853D5">
          <w:delText xml:space="preserve">intercambio </w:delText>
        </w:r>
      </w:del>
      <w:ins w:id="1172" w:author="Claudio Martins" w:date="2020-02-27T10:00:00Z">
        <w:r w:rsidR="00D853D5">
          <w:t xml:space="preserve">intercâmbio </w:t>
        </w:r>
      </w:ins>
      <w:r w:rsidR="001D19D8">
        <w:t>de dados</w:t>
      </w:r>
      <w:ins w:id="1173" w:author="Claudio Martins" w:date="2020-02-27T10:00:00Z">
        <w:r w:rsidR="00D853D5">
          <w:t xml:space="preserve"> </w:t>
        </w:r>
        <w:del w:id="1174" w:author="Glauber Matteis Gadelha" w:date="2020-02-28T15:29:00Z">
          <w:r w:rsidR="00D853D5" w:rsidDel="00AD6DB4">
            <w:delText xml:space="preserve">(neste caso, utilizou-se o </w:delText>
          </w:r>
        </w:del>
      </w:ins>
      <w:ins w:id="1175" w:author="Claudio Martins" w:date="2020-02-27T10:01:00Z">
        <w:del w:id="1176" w:author="Glauber Matteis Gadelha" w:date="2020-02-28T15:29:00Z">
          <w:r w:rsidR="00D853D5" w:rsidDel="00AD6DB4">
            <w:delText>formato</w:delText>
          </w:r>
        </w:del>
      </w:ins>
      <w:ins w:id="1177" w:author="Glauber Matteis Gadelha" w:date="2020-02-28T15:29:00Z">
        <w:r w:rsidR="00AD6DB4">
          <w:t>em formato</w:t>
        </w:r>
      </w:ins>
      <w:r w:rsidR="0038020C">
        <w:t xml:space="preserve"> CSV</w:t>
      </w:r>
      <w:ins w:id="1178" w:author="Claudio Martins" w:date="2020-02-27T10:01:00Z">
        <w:del w:id="1179" w:author="Glauber Matteis Gadelha" w:date="2020-02-28T15:29:00Z">
          <w:r w:rsidR="00D853D5" w:rsidDel="00AD6DB4">
            <w:delText>)</w:delText>
          </w:r>
        </w:del>
      </w:ins>
      <w:r w:rsidR="00CB4EDD">
        <w:t xml:space="preserve">, a aplicação </w:t>
      </w:r>
      <w:del w:id="1180" w:author="Glauber Matteis Gadelha" w:date="2020-02-28T15:29:00Z">
        <w:r w:rsidR="00CB4EDD" w:rsidRPr="00D853D5" w:rsidDel="00AD6DB4">
          <w:rPr>
            <w:b/>
          </w:rPr>
          <w:delText xml:space="preserve">IFPA </w:delText>
        </w:r>
      </w:del>
      <w:proofErr w:type="gramStart"/>
      <w:r w:rsidR="00CB4EDD" w:rsidRPr="00D853D5">
        <w:rPr>
          <w:b/>
        </w:rPr>
        <w:t>DashGen</w:t>
      </w:r>
      <w:proofErr w:type="gramEnd"/>
      <w:r w:rsidR="00CB4EDD">
        <w:t xml:space="preserve"> permite gerar um </w:t>
      </w:r>
      <w:del w:id="1181" w:author="Claudio Martins" w:date="2020-02-27T10:00:00Z">
        <w:r w:rsidR="00CB4EDD" w:rsidRPr="00D853D5" w:rsidDel="00D853D5">
          <w:rPr>
            <w:i/>
          </w:rPr>
          <w:delText xml:space="preserve">Dashboard </w:delText>
        </w:r>
      </w:del>
      <w:ins w:id="1182" w:author="Claudio Martins" w:date="2020-02-27T10:00:00Z">
        <w:r w:rsidR="00D853D5" w:rsidRPr="00D853D5">
          <w:rPr>
            <w:i/>
          </w:rPr>
          <w:t>dashboard</w:t>
        </w:r>
        <w:r w:rsidR="00D853D5">
          <w:t xml:space="preserve"> </w:t>
        </w:r>
      </w:ins>
      <w:r w:rsidR="00CB4EDD">
        <w:t xml:space="preserve">contendo </w:t>
      </w:r>
      <w:ins w:id="1183" w:author="Claudio Martins" w:date="2020-02-27T10:01:00Z">
        <w:r w:rsidR="00D853D5">
          <w:t>um</w:t>
        </w:r>
      </w:ins>
      <w:r w:rsidR="00164AF7">
        <w:t xml:space="preserve">a quantidade </w:t>
      </w:r>
      <w:del w:id="1184" w:author="Claudio Martins" w:date="2020-02-27T10:01:00Z">
        <w:r w:rsidR="00164AF7" w:rsidDel="00D853D5">
          <w:delText xml:space="preserve">desejada pelo usuário </w:delText>
        </w:r>
      </w:del>
      <w:r w:rsidR="00164AF7">
        <w:t>de gráficos</w:t>
      </w:r>
      <w:ins w:id="1185" w:author="Claudio Martins" w:date="2020-02-27T10:01:00Z">
        <w:r w:rsidR="00D853D5">
          <w:t xml:space="preserve"> desejada pelo usuário</w:t>
        </w:r>
      </w:ins>
      <w:del w:id="1186" w:author="Claudio Martins" w:date="2020-02-27T10:02:00Z">
        <w:r w:rsidR="00164AF7" w:rsidDel="00D853D5">
          <w:delText xml:space="preserve">, </w:delText>
        </w:r>
      </w:del>
      <w:ins w:id="1187" w:author="Claudio Martins" w:date="2020-02-27T10:02:00Z">
        <w:r w:rsidR="00D853D5">
          <w:t xml:space="preserve">. O modelo de saída </w:t>
        </w:r>
        <w:del w:id="1188" w:author="Glauber Matteis Gadelha" w:date="2020-02-28T15:29:00Z">
          <w:r w:rsidR="00D853D5" w:rsidDel="00AD6DB4">
            <w:delText xml:space="preserve">(do </w:delText>
          </w:r>
          <w:r w:rsidR="00D853D5" w:rsidRPr="00D853D5" w:rsidDel="00AD6DB4">
            <w:rPr>
              <w:i/>
            </w:rPr>
            <w:delText>template</w:delText>
          </w:r>
          <w:r w:rsidR="00D853D5" w:rsidDel="00AD6DB4">
            <w:delText>)</w:delText>
          </w:r>
        </w:del>
      </w:ins>
      <w:ins w:id="1189" w:author="Glauber Matteis Gadelha" w:date="2020-02-28T15:29:00Z">
        <w:r w:rsidR="00AD6DB4">
          <w:t>do gabarito</w:t>
        </w:r>
      </w:ins>
      <w:ins w:id="1190" w:author="Claudio Martins" w:date="2020-02-27T10:02:00Z">
        <w:r w:rsidR="00D853D5">
          <w:t xml:space="preserve"> permite um </w:t>
        </w:r>
      </w:ins>
      <w:r w:rsidR="00164AF7">
        <w:t>arranj</w:t>
      </w:r>
      <w:ins w:id="1191" w:author="Claudio Martins" w:date="2020-02-27T10:02:00Z">
        <w:r w:rsidR="00D853D5">
          <w:t>o</w:t>
        </w:r>
      </w:ins>
      <w:del w:id="1192" w:author="Claudio Martins" w:date="2020-02-27T10:02:00Z">
        <w:r w:rsidR="00164AF7" w:rsidDel="00D853D5">
          <w:delText>ados</w:delText>
        </w:r>
      </w:del>
      <w:r w:rsidR="00164AF7">
        <w:t xml:space="preserve"> </w:t>
      </w:r>
      <w:del w:id="1193" w:author="Claudio Martins" w:date="2020-02-27T10:02:00Z">
        <w:r w:rsidR="00164AF7" w:rsidDel="00D853D5">
          <w:delText xml:space="preserve">em </w:delText>
        </w:r>
      </w:del>
      <w:ins w:id="1194" w:author="Claudio Martins" w:date="2020-02-27T10:02:00Z">
        <w:r w:rsidR="00D853D5">
          <w:t xml:space="preserve">de </w:t>
        </w:r>
      </w:ins>
      <w:del w:id="1195" w:author="Claudio Martins" w:date="2020-02-27T10:02:00Z">
        <w:r w:rsidR="00164AF7" w:rsidDel="00D853D5">
          <w:delText xml:space="preserve">3 </w:delText>
        </w:r>
      </w:del>
      <w:ins w:id="1196" w:author="Claudio Martins" w:date="2020-02-27T10:02:00Z">
        <w:r w:rsidR="00D853D5">
          <w:t xml:space="preserve">três </w:t>
        </w:r>
      </w:ins>
      <w:r w:rsidR="00164AF7">
        <w:t>gráficos por linha</w:t>
      </w:r>
      <w:ins w:id="1197" w:author="Claudio Martins" w:date="2020-02-27T10:02:00Z">
        <w:r w:rsidR="00D853D5">
          <w:t>,</w:t>
        </w:r>
      </w:ins>
      <w:r w:rsidR="00164AF7">
        <w:t xml:space="preserve"> dentre</w:t>
      </w:r>
      <w:r w:rsidR="00CB4EDD">
        <w:t xml:space="preserve"> </w:t>
      </w:r>
      <w:del w:id="1198" w:author="Claudio Martins" w:date="2020-02-27T10:02:00Z">
        <w:r w:rsidR="00CB4EDD" w:rsidDel="00D853D5">
          <w:delText xml:space="preserve">3 </w:delText>
        </w:r>
      </w:del>
      <w:ins w:id="1199" w:author="Claudio Martins" w:date="2020-02-27T10:02:00Z">
        <w:r w:rsidR="00D853D5">
          <w:t xml:space="preserve">três </w:t>
        </w:r>
      </w:ins>
      <w:r w:rsidR="00CB4EDD">
        <w:t>tipos de gráficos</w:t>
      </w:r>
      <w:ins w:id="1200" w:author="Glauber Matteis Gadelha" w:date="2020-02-28T15:30:00Z">
        <w:r w:rsidR="00AD6DB4" w:rsidRPr="00AD6DB4">
          <w:t xml:space="preserve"> </w:t>
        </w:r>
        <w:r w:rsidR="00AD6DB4">
          <w:t>com filtros dinâmicos que permitem seleção das dimensões pelo usuário, assim como redefinição para a visão inicial</w:t>
        </w:r>
      </w:ins>
      <w:r w:rsidR="00164AF7">
        <w:t xml:space="preserve">: </w:t>
      </w:r>
    </w:p>
    <w:p w14:paraId="653899FA" w14:textId="1A39CBC2" w:rsidR="00AD6DB4" w:rsidRDefault="00D853D5" w:rsidP="0013018F">
      <w:pPr>
        <w:pStyle w:val="PargrafodaLista"/>
        <w:numPr>
          <w:ilvl w:val="1"/>
          <w:numId w:val="48"/>
        </w:numPr>
        <w:ind w:left="1134"/>
        <w:rPr>
          <w:ins w:id="1201" w:author="Glauber Matteis Gadelha" w:date="2020-02-28T15:30:00Z"/>
        </w:rPr>
      </w:pPr>
      <w:ins w:id="1202" w:author="Claudio Martins" w:date="2020-02-27T10:03:00Z">
        <w:del w:id="1203" w:author="Glauber Matteis Gadelha" w:date="2020-02-28T15:32:00Z">
          <w:r w:rsidDel="00AD6DB4">
            <w:delText xml:space="preserve">(a) </w:delText>
          </w:r>
        </w:del>
      </w:ins>
      <w:del w:id="1204" w:author="Claudio Martins" w:date="2020-02-27T10:02:00Z">
        <w:r w:rsidR="00164AF7" w:rsidDel="00D853D5">
          <w:delText>Grafico</w:delText>
        </w:r>
      </w:del>
      <w:proofErr w:type="gramStart"/>
      <w:ins w:id="1205" w:author="Claudio Martins" w:date="2020-02-27T10:03:00Z">
        <w:r>
          <w:t>g</w:t>
        </w:r>
      </w:ins>
      <w:ins w:id="1206" w:author="Claudio Martins" w:date="2020-02-27T10:02:00Z">
        <w:r>
          <w:t>ráfico</w:t>
        </w:r>
      </w:ins>
      <w:proofErr w:type="gramEnd"/>
      <w:r w:rsidR="00164AF7">
        <w:t xml:space="preserve"> tipo pizza ou torta (</w:t>
      </w:r>
      <w:r w:rsidR="00164AF7" w:rsidRPr="00AD6DB4">
        <w:rPr>
          <w:i/>
        </w:rPr>
        <w:t>pie</w:t>
      </w:r>
      <w:r w:rsidR="00164AF7">
        <w:t>)</w:t>
      </w:r>
      <w:ins w:id="1207" w:author="glaubergad" w:date="2019-03-04T20:26:00Z">
        <w:r w:rsidR="00A90B67">
          <w:t xml:space="preserve">, </w:t>
        </w:r>
      </w:ins>
    </w:p>
    <w:p w14:paraId="609514D4" w14:textId="5F8047D9" w:rsidR="00AD6DB4" w:rsidRDefault="00D853D5" w:rsidP="0013018F">
      <w:pPr>
        <w:pStyle w:val="PargrafodaLista"/>
        <w:numPr>
          <w:ilvl w:val="1"/>
          <w:numId w:val="48"/>
        </w:numPr>
        <w:ind w:left="1134"/>
        <w:rPr>
          <w:ins w:id="1208" w:author="Glauber Matteis Gadelha" w:date="2020-02-28T15:30:00Z"/>
        </w:rPr>
      </w:pPr>
      <w:ins w:id="1209" w:author="Claudio Martins" w:date="2020-02-27T10:03:00Z">
        <w:del w:id="1210" w:author="Glauber Matteis Gadelha" w:date="2020-02-28T15:32:00Z">
          <w:r w:rsidDel="00AD6DB4">
            <w:delText xml:space="preserve">(b) </w:delText>
          </w:r>
        </w:del>
      </w:ins>
      <w:proofErr w:type="gramStart"/>
      <w:ins w:id="1211" w:author="glaubergad" w:date="2019-03-04T20:26:00Z">
        <w:r w:rsidR="00A90B67">
          <w:t>gráfico</w:t>
        </w:r>
        <w:proofErr w:type="gramEnd"/>
        <w:r w:rsidR="00A90B67">
          <w:t xml:space="preserve"> de barras</w:t>
        </w:r>
      </w:ins>
      <w:r w:rsidR="00164AF7">
        <w:t xml:space="preserve"> horizontais (</w:t>
      </w:r>
      <w:proofErr w:type="spellStart"/>
      <w:r w:rsidR="00164AF7" w:rsidRPr="00AD6DB4">
        <w:rPr>
          <w:i/>
        </w:rPr>
        <w:t>row</w:t>
      </w:r>
      <w:proofErr w:type="spellEnd"/>
      <w:r w:rsidR="00164AF7">
        <w:t>)</w:t>
      </w:r>
      <w:ins w:id="1212" w:author="Claudio Martins" w:date="2020-02-27T10:03:00Z">
        <w:r>
          <w:t>,</w:t>
        </w:r>
      </w:ins>
      <w:r w:rsidR="00164AF7">
        <w:t xml:space="preserve"> </w:t>
      </w:r>
      <w:del w:id="1213" w:author="Claudio Martins" w:date="2020-02-27T10:03:00Z">
        <w:r w:rsidR="00164AF7" w:rsidDel="00D853D5">
          <w:delText xml:space="preserve">ou </w:delText>
        </w:r>
      </w:del>
      <w:ins w:id="1214" w:author="Claudio Martins" w:date="2020-02-27T10:03:00Z">
        <w:r>
          <w:t xml:space="preserve">e  </w:t>
        </w:r>
      </w:ins>
    </w:p>
    <w:p w14:paraId="6546C195" w14:textId="12DBB883" w:rsidR="0005301A" w:rsidRDefault="00D853D5" w:rsidP="0013018F">
      <w:pPr>
        <w:pStyle w:val="PargrafodaLista"/>
        <w:numPr>
          <w:ilvl w:val="1"/>
          <w:numId w:val="48"/>
        </w:numPr>
        <w:ind w:left="1134"/>
      </w:pPr>
      <w:ins w:id="1215" w:author="Claudio Martins" w:date="2020-02-27T10:03:00Z">
        <w:del w:id="1216" w:author="Glauber Matteis Gadelha" w:date="2020-02-28T15:32:00Z">
          <w:r w:rsidDel="00AD6DB4">
            <w:delText xml:space="preserve">(c) </w:delText>
          </w:r>
        </w:del>
      </w:ins>
      <w:proofErr w:type="gramStart"/>
      <w:r w:rsidR="00164AF7">
        <w:t>gráfico</w:t>
      </w:r>
      <w:proofErr w:type="gramEnd"/>
      <w:r w:rsidR="00164AF7">
        <w:t xml:space="preserve"> de linha</w:t>
      </w:r>
      <w:ins w:id="1217" w:author="Claudio Martins" w:date="2020-02-27T10:03:00Z">
        <w:r>
          <w:t xml:space="preserve"> (</w:t>
        </w:r>
        <w:proofErr w:type="spellStart"/>
        <w:r w:rsidRPr="00AD6DB4">
          <w:rPr>
            <w:i/>
          </w:rPr>
          <w:t>line</w:t>
        </w:r>
      </w:ins>
      <w:proofErr w:type="spellEnd"/>
      <w:ins w:id="1218" w:author="Glauber Matteis Gadelha" w:date="2020-02-28T15:32:00Z">
        <w:r w:rsidR="00AD6DB4" w:rsidRPr="00AD6DB4">
          <w:rPr>
            <w:i/>
          </w:rPr>
          <w:t>)</w:t>
        </w:r>
      </w:ins>
      <w:ins w:id="1219" w:author="Claudio Martins" w:date="2020-02-27T10:03:00Z">
        <w:del w:id="1220" w:author="Glauber Matteis Gadelha" w:date="2020-02-28T15:31:00Z">
          <w:r w:rsidDel="00AD6DB4">
            <w:delText>)</w:delText>
          </w:r>
        </w:del>
      </w:ins>
      <w:del w:id="1221" w:author="Glauber Matteis Gadelha" w:date="2020-02-28T15:31:00Z">
        <w:r w:rsidR="00CB4EDD" w:rsidDel="00AD6DB4">
          <w:delText xml:space="preserve">, </w:delText>
        </w:r>
      </w:del>
      <w:ins w:id="1222" w:author="Claudio Martins" w:date="2020-02-27T10:03:00Z">
        <w:del w:id="1223" w:author="Glauber Matteis Gadelha" w:date="2020-02-28T15:31:00Z">
          <w:r w:rsidDel="00AD6DB4">
            <w:delText xml:space="preserve">todos </w:delText>
          </w:r>
        </w:del>
      </w:ins>
      <w:del w:id="1224" w:author="Glauber Matteis Gadelha" w:date="2020-02-28T15:31:00Z">
        <w:r w:rsidR="00CB4EDD" w:rsidDel="00AD6DB4">
          <w:delText>com filtros dinâmicos que permitem seleção das dimensões pelo usuário, assim como redefinição para a visão inicial.</w:delText>
        </w:r>
      </w:del>
      <w:ins w:id="1225" w:author="Glauber Matteis Gadelha" w:date="2020-02-28T15:31:00Z">
        <w:r w:rsidR="00AD6DB4">
          <w:t>)</w:t>
        </w:r>
      </w:ins>
    </w:p>
    <w:p w14:paraId="667D70BB" w14:textId="3E793F69" w:rsidR="00CB4EDD" w:rsidRDefault="00CB4EDD" w:rsidP="0013018F">
      <w:r>
        <w:tab/>
      </w:r>
      <w:r w:rsidR="00BA30A6">
        <w:t>O</w:t>
      </w:r>
      <w:r>
        <w:t xml:space="preserve"> funcionamento da aplicação se </w:t>
      </w:r>
      <w:r w:rsidR="00BA30A6">
        <w:t>dá</w:t>
      </w:r>
      <w:r>
        <w:t xml:space="preserve"> como segue</w:t>
      </w:r>
      <w:del w:id="1226" w:author="Claudio Martins" w:date="2020-02-27T10:03:00Z">
        <w:r w:rsidR="00BA30A6" w:rsidDel="00D853D5">
          <w:delText xml:space="preserve"> descrito</w:delText>
        </w:r>
        <w:r w:rsidDel="00D853D5">
          <w:delText xml:space="preserve"> abaixo</w:delText>
        </w:r>
      </w:del>
      <w:r>
        <w:t>:</w:t>
      </w:r>
    </w:p>
    <w:p w14:paraId="755AB396" w14:textId="77777777" w:rsidR="00CB4EDD" w:rsidRDefault="00CB4EDD" w:rsidP="00211BA6">
      <w:pPr>
        <w:pStyle w:val="PargrafodaLista"/>
        <w:numPr>
          <w:ilvl w:val="0"/>
          <w:numId w:val="10"/>
        </w:numPr>
        <w:ind w:left="1134"/>
      </w:pPr>
      <w:r>
        <w:lastRenderedPageBreak/>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rPr>
          <w:ins w:id="1227" w:author="Glauber Matteis Gadelha" w:date="2020-02-28T15:35:00Z"/>
        </w:rPr>
      </w:pPr>
      <w:r>
        <w:t>O usuário determina o diretório onde deve ser armazenado o Dashboard;</w:t>
      </w:r>
    </w:p>
    <w:p w14:paraId="5FDB5066" w14:textId="14E44D91" w:rsidR="009C0A6B" w:rsidRDefault="009C0A6B" w:rsidP="00211BA6">
      <w:pPr>
        <w:pStyle w:val="PargrafodaLista"/>
        <w:numPr>
          <w:ilvl w:val="0"/>
          <w:numId w:val="10"/>
        </w:numPr>
        <w:ind w:left="1134"/>
      </w:pPr>
      <w:ins w:id="1228" w:author="Glauber Matteis Gadelha" w:date="2020-02-28T15:35:00Z">
        <w:r>
          <w:t>O usuário determina o título do Dashboard</w:t>
        </w:r>
      </w:ins>
    </w:p>
    <w:p w14:paraId="60485512" w14:textId="74E737C7" w:rsidR="00CB4EDD" w:rsidDel="00AD6DB4" w:rsidRDefault="00CB4EDD" w:rsidP="00211BA6">
      <w:pPr>
        <w:pStyle w:val="PargrafodaLista"/>
        <w:numPr>
          <w:ilvl w:val="0"/>
          <w:numId w:val="10"/>
        </w:numPr>
        <w:ind w:left="1134"/>
        <w:rPr>
          <w:ins w:id="1229" w:author="glaubergad" w:date="2019-03-04T20:28:00Z"/>
          <w:del w:id="1230" w:author="Glauber Matteis Gadelha" w:date="2020-02-28T15:32:00Z"/>
        </w:rPr>
      </w:pPr>
      <w:del w:id="1231" w:author="Glauber Matteis Gadelha" w:date="2020-02-28T15:32:00Z">
        <w:r w:rsidDel="00AD6DB4">
          <w:delText xml:space="preserve">O DashGen </w:delText>
        </w:r>
      </w:del>
      <w:ins w:id="1232" w:author="glaubergad" w:date="2019-03-04T20:27:00Z">
        <w:del w:id="1233" w:author="Glauber Matteis Gadelha" w:date="2020-02-28T15:32:00Z">
          <w:r w:rsidR="00A90B67" w:rsidDel="00AD6DB4">
            <w:delText>captura a primeira linha do arquivo fonte de dados, considerando que esta traga os nomes dos atributos contidos</w:delText>
          </w:r>
        </w:del>
      </w:ins>
      <w:del w:id="1234" w:author="Glauber Matteis Gadelha" w:date="2020-02-28T15:32:00Z">
        <w:r w:rsidR="008E5EC4" w:rsidDel="00AD6DB4">
          <w:delText xml:space="preserve">. </w:delText>
        </w:r>
        <w:r w:rsidR="00F113B1" w:rsidDel="00AD6DB4">
          <w:delText>Faz uma análise dos dados identificando quais atributos são numéricos</w:delText>
        </w:r>
        <w:r w:rsidDel="00AD6DB4">
          <w:delText>lista os atributos obtidos a fim de que o usuário possa selecionar quais deles serão usados como dimensões;</w:delText>
        </w:r>
      </w:del>
    </w:p>
    <w:p w14:paraId="51F47B64" w14:textId="77777777" w:rsidR="00E60712" w:rsidRDefault="00E60712" w:rsidP="00211BA6">
      <w:pPr>
        <w:pStyle w:val="PargrafodaLista"/>
        <w:numPr>
          <w:ilvl w:val="0"/>
          <w:numId w:val="10"/>
        </w:numPr>
        <w:ind w:left="1134"/>
      </w:pPr>
      <w:ins w:id="1235" w:author="glaubergad" w:date="2019-03-04T20:28:00Z">
        <w:r>
          <w:t xml:space="preserve">O usuário especifica </w:t>
        </w:r>
      </w:ins>
      <w:r w:rsidR="00164AF7">
        <w:t>o atributo que servirá como dimensão de redução para cada gráfico</w:t>
      </w:r>
      <w:ins w:id="1236"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2B2E7BBA" w14:textId="77777777" w:rsidR="00CB4EDD" w:rsidDel="00E60712" w:rsidRDefault="00CB4EDD" w:rsidP="00211BA6">
      <w:pPr>
        <w:pStyle w:val="PargrafodaLista"/>
        <w:numPr>
          <w:ilvl w:val="0"/>
          <w:numId w:val="10"/>
        </w:numPr>
        <w:ind w:left="1134"/>
        <w:rPr>
          <w:del w:id="1237" w:author="glaubergad" w:date="2019-03-04T20:29:00Z"/>
        </w:rPr>
      </w:pPr>
      <w:del w:id="1238" w:author="glaubergad" w:date="2019-03-04T20:29:00Z">
        <w:r w:rsidDel="00E60712">
          <w:delText>O usuário especifica o título do Dashboard e as etiquetas dos atributos a serem exibidas;</w:delText>
        </w:r>
      </w:del>
    </w:p>
    <w:p w14:paraId="314D6497" w14:textId="6C1AF92E" w:rsidR="00CB4EDD" w:rsidRDefault="00CB4EDD" w:rsidP="00211BA6">
      <w:pPr>
        <w:pStyle w:val="PargrafodaLista"/>
        <w:numPr>
          <w:ilvl w:val="0"/>
          <w:numId w:val="10"/>
        </w:numPr>
        <w:ind w:left="1134"/>
      </w:pPr>
      <w:del w:id="1239" w:author="Glauber Matteis Gadelha" w:date="2020-02-28T15:37:00Z">
        <w:r w:rsidDel="009C0A6B">
          <w:delText xml:space="preserve">O DashGen instancia </w:delText>
        </w:r>
        <w:r w:rsidR="00164AF7" w:rsidDel="009C0A6B">
          <w:delText>o gabarito</w:delText>
        </w:r>
      </w:del>
      <w:ins w:id="1240" w:author="Claudio Martins" w:date="2020-02-27T10:04:00Z">
        <w:del w:id="1241" w:author="Glauber Matteis Gadelha" w:date="2020-02-28T15:37:00Z">
          <w:r w:rsidR="00D853D5" w:rsidDel="009C0A6B">
            <w:delText xml:space="preserve"> (</w:delText>
          </w:r>
          <w:r w:rsidR="00D853D5" w:rsidRPr="00D853D5" w:rsidDel="009C0A6B">
            <w:rPr>
              <w:i/>
            </w:rPr>
            <w:delText>template</w:delText>
          </w:r>
          <w:r w:rsidR="00D853D5" w:rsidDel="009C0A6B">
            <w:delText>)</w:delText>
          </w:r>
        </w:del>
      </w:ins>
      <w:del w:id="1242" w:author="Glauber Matteis Gadelha" w:date="2020-02-28T15:37:00Z">
        <w:r w:rsidDel="009C0A6B">
          <w:delText xml:space="preserve"> incluindo os dados espec</w:delText>
        </w:r>
        <w:r w:rsidR="00BA30A6" w:rsidDel="009C0A6B">
          <w:delText xml:space="preserve">ificados, gerando um </w:delText>
        </w:r>
        <w:r w:rsidR="00BA30A6" w:rsidRPr="00D853D5" w:rsidDel="009C0A6B">
          <w:rPr>
            <w:i/>
          </w:rPr>
          <w:delText xml:space="preserve">Dashboard </w:delText>
        </w:r>
      </w:del>
      <w:ins w:id="1243" w:author="Claudio Martins" w:date="2020-02-27T10:04:00Z">
        <w:del w:id="1244" w:author="Glauber Matteis Gadelha" w:date="2020-02-28T15:37:00Z">
          <w:r w:rsidR="00D853D5" w:rsidRPr="00D853D5" w:rsidDel="009C0A6B">
            <w:rPr>
              <w:i/>
            </w:rPr>
            <w:delText>dashboard</w:delText>
          </w:r>
          <w:r w:rsidR="00D853D5" w:rsidDel="009C0A6B">
            <w:delText xml:space="preserve"> </w:delText>
          </w:r>
        </w:del>
      </w:ins>
      <w:del w:id="1245" w:author="Glauber Matteis Gadelha" w:date="2020-02-28T15:37:00Z">
        <w:r w:rsidR="00BA30A6" w:rsidDel="009C0A6B">
          <w:delText>completo</w:delText>
        </w:r>
      </w:del>
      <w:ins w:id="1246" w:author="Glauber Matteis Gadelha" w:date="2020-02-28T15:37:00Z">
        <w:r w:rsidR="009C0A6B">
          <w:t>O usuário adiciona o gráfico à lista</w:t>
        </w:r>
      </w:ins>
      <w:r w:rsidR="00BA30A6">
        <w:t>.</w:t>
      </w:r>
    </w:p>
    <w:p w14:paraId="0118BC6B" w14:textId="433B8E38" w:rsidR="00BA30A6" w:rsidRDefault="009C0A6B" w:rsidP="00211BA6">
      <w:pPr>
        <w:pStyle w:val="PargrafodaLista"/>
        <w:numPr>
          <w:ilvl w:val="0"/>
          <w:numId w:val="10"/>
        </w:numPr>
        <w:ind w:left="1134"/>
        <w:rPr>
          <w:ins w:id="1247" w:author="Claudio Martins" w:date="2020-02-27T10:05:00Z"/>
        </w:rPr>
      </w:pPr>
      <w:ins w:id="1248" w:author="Glauber Matteis Gadelha" w:date="2020-02-28T15:37:00Z">
        <w:r>
          <w:t>O usu</w:t>
        </w:r>
      </w:ins>
      <w:ins w:id="1249" w:author="Glauber Matteis Gadelha" w:date="2020-02-28T15:38:00Z">
        <w:r>
          <w:t xml:space="preserve">ário finaliza o Dashboard. </w:t>
        </w:r>
      </w:ins>
      <w:r w:rsidR="00BA30A6">
        <w:t xml:space="preserve">O </w:t>
      </w:r>
      <w:proofErr w:type="gramStart"/>
      <w:r w:rsidR="00BA30A6">
        <w:t>DashGen</w:t>
      </w:r>
      <w:proofErr w:type="gramEnd"/>
      <w:r w:rsidR="00BA30A6">
        <w:t xml:space="preserve"> salva </w:t>
      </w:r>
      <w:r w:rsidR="00164AF7">
        <w:t>toda a estrutura necessária para a exibição do dashboard</w:t>
      </w:r>
      <w:ins w:id="1250" w:author="Claudio Martins" w:date="2020-02-27T10:04:00Z">
        <w:r w:rsidR="00FC6113">
          <w:t>,</w:t>
        </w:r>
      </w:ins>
      <w:r w:rsidR="00164AF7">
        <w:t xml:space="preserve"> além de um arquivo compactado em formato</w:t>
      </w:r>
      <w:r w:rsidR="00CD6053">
        <w:t xml:space="preserve"> </w:t>
      </w:r>
      <w:r w:rsidR="00BA30A6">
        <w:t>ZIP na pasta especificada pelo usuário.</w:t>
      </w:r>
    </w:p>
    <w:p w14:paraId="78C9A5EE" w14:textId="09F4304E" w:rsidR="00FC6113" w:rsidDel="009C7F87" w:rsidRDefault="00FC6113" w:rsidP="00FC6113">
      <w:pPr>
        <w:ind w:firstLine="709"/>
        <w:rPr>
          <w:del w:id="1251" w:author="Glauber Matteis Gadelha" w:date="2020-02-29T12:52:00Z"/>
        </w:rPr>
      </w:pPr>
      <w:ins w:id="1252" w:author="Claudio Martins" w:date="2020-02-27T10:05:00Z">
        <w:r>
          <w:t>Todo o processo é apresentado em passos na</w:t>
        </w:r>
      </w:ins>
      <w:ins w:id="1253" w:author="Glauber Matteis Gadelha" w:date="2020-02-29T12:52:00Z">
        <w:r w:rsidR="009C7F87">
          <w:t xml:space="preserve"> reprodução do protótipo de tela </w:t>
        </w:r>
      </w:ins>
      <w:ins w:id="1254" w:author="Glauber Matteis Gadelha" w:date="2020-02-29T12:53:00Z">
        <w:r w:rsidR="009C7F87">
          <w:t>contido na</w:t>
        </w:r>
      </w:ins>
      <w:ins w:id="1255" w:author="Claudio Martins" w:date="2020-02-27T10:05:00Z">
        <w:r>
          <w:t xml:space="preserve"> Figura </w:t>
        </w:r>
        <w:proofErr w:type="gramStart"/>
        <w:r>
          <w:t>10.</w:t>
        </w:r>
      </w:ins>
      <w:proofErr w:type="gramEnd"/>
    </w:p>
    <w:p w14:paraId="2D00F3E5" w14:textId="35334176" w:rsidR="00F740CE" w:rsidRDefault="00F740CE" w:rsidP="009C7F87">
      <w:pPr>
        <w:ind w:firstLine="709"/>
        <w:rPr>
          <w:b/>
          <w:sz w:val="20"/>
          <w:szCs w:val="20"/>
        </w:rPr>
      </w:pPr>
      <w:del w:id="1256" w:author="Glauber Matteis Gadelha" w:date="2020-02-29T12:52:00Z">
        <w:r w:rsidDel="009C7F87">
          <w:rPr>
            <w:b/>
            <w:sz w:val="20"/>
            <w:szCs w:val="20"/>
          </w:rPr>
          <w:br w:type="page"/>
        </w:r>
      </w:del>
    </w:p>
    <w:p w14:paraId="18995350" w14:textId="77777777" w:rsidR="00F740CE" w:rsidRDefault="00F740CE" w:rsidP="0013018F">
      <w:pPr>
        <w:jc w:val="center"/>
        <w:rPr>
          <w:b/>
          <w:sz w:val="20"/>
          <w:szCs w:val="20"/>
        </w:rPr>
      </w:pPr>
      <w:r w:rsidRPr="00F740CE">
        <w:rPr>
          <w:b/>
          <w:sz w:val="20"/>
          <w:szCs w:val="20"/>
        </w:rPr>
        <w:t xml:space="preserve">Figura 10 – Passos do </w:t>
      </w:r>
      <w:proofErr w:type="spellStart"/>
      <w:r w:rsidRPr="00F740CE">
        <w:rPr>
          <w:b/>
          <w:sz w:val="20"/>
          <w:szCs w:val="20"/>
        </w:rPr>
        <w:t>Dashgen</w:t>
      </w:r>
      <w:proofErr w:type="spellEnd"/>
    </w:p>
    <w:p w14:paraId="4D1DEF1A" w14:textId="391AFD82" w:rsidR="00F740CE" w:rsidRPr="00F740CE" w:rsidRDefault="009C0A6B" w:rsidP="00F740CE">
      <w:pPr>
        <w:jc w:val="center"/>
        <w:rPr>
          <w:b/>
          <w:sz w:val="20"/>
          <w:szCs w:val="20"/>
        </w:rPr>
      </w:pPr>
      <w:ins w:id="1257" w:author="Glauber Matteis Gadelha" w:date="2020-02-28T15:40:00Z">
        <w:r w:rsidRPr="009C0A6B">
          <w:rPr>
            <w:b/>
            <w:noProof/>
            <w:sz w:val="20"/>
            <w:szCs w:val="20"/>
            <w:lang w:eastAsia="pt-BR"/>
          </w:rPr>
          <w:drawing>
            <wp:inline distT="0" distB="0" distL="0" distR="0" wp14:anchorId="5B7C282F" wp14:editId="6A3A5C75">
              <wp:extent cx="5234085" cy="3343702"/>
              <wp:effectExtent l="0" t="0" r="508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5723" cy="3344748"/>
                      </a:xfrm>
                      <a:prstGeom prst="rect">
                        <a:avLst/>
                      </a:prstGeom>
                    </pic:spPr>
                  </pic:pic>
                </a:graphicData>
              </a:graphic>
            </wp:inline>
          </w:drawing>
        </w:r>
      </w:ins>
      <w:commentRangeStart w:id="1258"/>
      <w:del w:id="1259" w:author="Glauber Matteis Gadelha" w:date="2020-02-28T15:38:00Z">
        <w:r w:rsidR="00F740CE" w:rsidDel="009C0A6B">
          <w:rPr>
            <w:b/>
            <w:noProof/>
            <w:sz w:val="20"/>
            <w:szCs w:val="20"/>
            <w:lang w:eastAsia="pt-BR"/>
          </w:rPr>
          <w:drawing>
            <wp:inline distT="0" distB="0" distL="0" distR="0" wp14:anchorId="1970A83E" wp14:editId="4A7B19F6">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22">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del>
      <w:commentRangeEnd w:id="1258"/>
      <w:r w:rsidR="00FC6113">
        <w:rPr>
          <w:rStyle w:val="Refdecomentrio"/>
        </w:rPr>
        <w:commentReference w:id="1258"/>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6F2E7416" w14:textId="77777777" w:rsidR="000423AD" w:rsidRDefault="000423AD">
      <w:pPr>
        <w:spacing w:after="160" w:line="240" w:lineRule="auto"/>
        <w:jc w:val="left"/>
        <w:rPr>
          <w:ins w:id="1260" w:author="Glauber Matteis Gadelha" w:date="2020-02-29T12:53:00Z"/>
          <w:rFonts w:eastAsiaTheme="majorEastAsia" w:cstheme="majorBidi"/>
          <w:b/>
          <w:szCs w:val="26"/>
        </w:rPr>
      </w:pPr>
      <w:bookmarkStart w:id="1261" w:name="_Toc33871125"/>
      <w:ins w:id="1262" w:author="Glauber Matteis Gadelha" w:date="2020-02-29T12:53:00Z">
        <w:r>
          <w:br w:type="page"/>
        </w:r>
      </w:ins>
    </w:p>
    <w:p w14:paraId="14263901" w14:textId="4EFD86F0" w:rsidR="00B66370" w:rsidRDefault="0052361D" w:rsidP="003A5E58">
      <w:pPr>
        <w:pStyle w:val="Ttulo2"/>
        <w:rPr>
          <w:ins w:id="1263" w:author="Glauber Matteis Gadelha" w:date="2020-02-29T12:53:00Z"/>
        </w:rPr>
      </w:pPr>
      <w:proofErr w:type="gramStart"/>
      <w:r>
        <w:lastRenderedPageBreak/>
        <w:t>4</w:t>
      </w:r>
      <w:r w:rsidR="003A5E58">
        <w:t>.2 Descrição</w:t>
      </w:r>
      <w:proofErr w:type="gramEnd"/>
      <w:r w:rsidR="003A5E58">
        <w:t xml:space="preserve"> das Etapas de Desenvolvimento</w:t>
      </w:r>
      <w:bookmarkEnd w:id="1261"/>
    </w:p>
    <w:p w14:paraId="237AACF3" w14:textId="77777777" w:rsidR="00E76ACE" w:rsidRPr="00E76ACE" w:rsidRDefault="00E76ACE" w:rsidP="00E76ACE"/>
    <w:p w14:paraId="196596DC" w14:textId="13DC3F6A" w:rsidR="003A5E58" w:rsidRDefault="003A5E58" w:rsidP="003A5E58">
      <w:r>
        <w:tab/>
      </w:r>
      <w:r w:rsidR="003538C3">
        <w:t xml:space="preserve">O trabalho de desenvolvimento da aplicação </w:t>
      </w:r>
      <w:del w:id="1264" w:author="Claudio Martins" w:date="2020-02-27T10:12:00Z">
        <w:r w:rsidR="003538C3" w:rsidDel="00FC6113">
          <w:delText xml:space="preserve">IFPA </w:delText>
        </w:r>
      </w:del>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77777777" w:rsidR="00F93C30" w:rsidRDefault="0052361D" w:rsidP="00E94B09">
      <w:pPr>
        <w:pStyle w:val="Ttulo2"/>
        <w:rPr>
          <w:ins w:id="1265" w:author="Glauber Matteis Gadelha" w:date="2020-02-29T12:53:00Z"/>
        </w:rPr>
      </w:pPr>
      <w:bookmarkStart w:id="1266" w:name="_Toc33871126"/>
      <w:r>
        <w:t>4</w:t>
      </w:r>
      <w:r w:rsidR="00E94B09">
        <w:t xml:space="preserve">.3 </w:t>
      </w:r>
      <w:del w:id="1267" w:author="Glauber Matteis Gadelha" w:date="2020-02-29T13:17:00Z">
        <w:r w:rsidR="00E94B09" w:rsidDel="005A4069">
          <w:delText>–</w:delText>
        </w:r>
      </w:del>
      <w:r w:rsidR="00E94B09">
        <w:t xml:space="preserve"> Levantamento dos Requisitos</w:t>
      </w:r>
      <w:bookmarkEnd w:id="1266"/>
    </w:p>
    <w:p w14:paraId="70A682AE" w14:textId="77777777" w:rsidR="00165AB1" w:rsidRPr="00165AB1" w:rsidRDefault="00165AB1" w:rsidP="00165AB1"/>
    <w:p w14:paraId="006964B1" w14:textId="37B5F156" w:rsidR="00AD0249" w:rsidRDefault="00AD0249" w:rsidP="00AD0249">
      <w:r>
        <w:tab/>
        <w:t xml:space="preserve">A aplicação produzida neste trabalho, a partir das especificações de entrada, será capaz de </w:t>
      </w:r>
      <w:del w:id="1268" w:author="glaubergad" w:date="2019-03-04T20:30:00Z">
        <w:r w:rsidDel="00EB6B31">
          <w:delText xml:space="preserve">produzir </w:delText>
        </w:r>
      </w:del>
      <w:ins w:id="1269" w:author="glaubergad" w:date="2019-03-04T20:30:00Z">
        <w:r w:rsidR="00EB6B31">
          <w:t xml:space="preserve">gerar </w:t>
        </w:r>
      </w:ins>
      <w:r>
        <w:t xml:space="preserve">um </w:t>
      </w:r>
      <w:del w:id="1270" w:author="Claudio Martins" w:date="2020-02-27T10:15:00Z">
        <w:r w:rsidRPr="00F04874" w:rsidDel="00F04874">
          <w:rPr>
            <w:i/>
          </w:rPr>
          <w:delText xml:space="preserve">Dashboard </w:delText>
        </w:r>
      </w:del>
      <w:ins w:id="1271" w:author="Claudio Martins" w:date="2020-02-27T10:15:00Z">
        <w:r w:rsidR="00F04874" w:rsidRPr="00F04874">
          <w:rPr>
            <w:i/>
          </w:rPr>
          <w:t>dashboard</w:t>
        </w:r>
        <w:r w:rsidR="00F04874">
          <w:t xml:space="preserve"> </w:t>
        </w:r>
      </w:ins>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del w:id="1272" w:author="Claudio Martins" w:date="2020-02-27T10:15:00Z">
        <w:r w:rsidRPr="00F04874" w:rsidDel="00F04874">
          <w:rPr>
            <w:i/>
          </w:rPr>
          <w:delText xml:space="preserve">Dashboard </w:delText>
        </w:r>
      </w:del>
      <w:ins w:id="1273" w:author="Claudio Martins" w:date="2020-02-27T10:15:00Z">
        <w:r w:rsidR="00F04874" w:rsidRPr="00F04874">
          <w:rPr>
            <w:i/>
          </w:rPr>
          <w:t>dashboard</w:t>
        </w:r>
        <w:r w:rsidR="00F04874">
          <w:t xml:space="preserve"> </w:t>
        </w:r>
      </w:ins>
      <w:r>
        <w:t>gerado.</w:t>
      </w:r>
    </w:p>
    <w:p w14:paraId="664877E5" w14:textId="0DF6967E" w:rsidR="007F40EF" w:rsidRDefault="00FB6BCB" w:rsidP="00AD0249">
      <w:r>
        <w:tab/>
        <w:t>Baseado nisso, foi feito o levantamento de requisitos a serem atendidos, fechando o escopo da aplicação. N</w:t>
      </w:r>
      <w:r w:rsidR="00CF37C2">
        <w:t>a</w:t>
      </w:r>
      <w:r>
        <w:t xml:space="preserve"> </w:t>
      </w:r>
      <w:r w:rsidR="00CF37C2">
        <w:t xml:space="preserve">Tabela </w:t>
      </w:r>
      <w:del w:id="1274" w:author="Glauber Matteis Gadelha" w:date="2020-02-29T12:54:00Z">
        <w:r w:rsidR="00CF37C2" w:rsidDel="009A5899">
          <w:delText>5</w:delText>
        </w:r>
      </w:del>
      <w:proofErr w:type="gramStart"/>
      <w:ins w:id="1275" w:author="Glauber Matteis Gadelha" w:date="2020-02-29T12:54:00Z">
        <w:r w:rsidR="009A5899">
          <w:t>4</w:t>
        </w:r>
      </w:ins>
      <w:proofErr w:type="gramEnd"/>
      <w:r>
        <w:t>, podem ser observados os requisitos funcionais e n</w:t>
      </w:r>
      <w:r w:rsidR="00CF37C2">
        <w:t>a</w:t>
      </w:r>
      <w:r>
        <w:t xml:space="preserve"> </w:t>
      </w:r>
      <w:r w:rsidR="00CF37C2">
        <w:t>Tabela</w:t>
      </w:r>
      <w:r>
        <w:t xml:space="preserve"> </w:t>
      </w:r>
      <w:del w:id="1276" w:author="Glauber Matteis Gadelha" w:date="2020-02-27T23:46:00Z">
        <w:r w:rsidR="004B0AEA" w:rsidDel="00156F7A">
          <w:delText>2</w:delText>
        </w:r>
      </w:del>
      <w:ins w:id="1277" w:author="Glauber Matteis Gadelha" w:date="2020-02-29T12:54:00Z">
        <w:r w:rsidR="009A5899">
          <w:t>5</w:t>
        </w:r>
      </w:ins>
      <w:r>
        <w:t xml:space="preserve">, </w:t>
      </w:r>
      <w:del w:id="1278" w:author="Glauber Matteis Gadelha" w:date="2020-02-29T12:55:00Z">
        <w:r w:rsidDel="00C73017">
          <w:delText xml:space="preserve">podem ser observados </w:delText>
        </w:r>
      </w:del>
      <w:r>
        <w:t xml:space="preserve">os requisitos </w:t>
      </w:r>
      <w:r w:rsidR="00965822">
        <w:t>não funcionais</w:t>
      </w:r>
      <w:r>
        <w:t>.</w:t>
      </w:r>
    </w:p>
    <w:p w14:paraId="052C82BC" w14:textId="77777777" w:rsidR="007F40EF" w:rsidRDefault="007F40EF">
      <w:pPr>
        <w:spacing w:after="160" w:line="240" w:lineRule="auto"/>
        <w:jc w:val="left"/>
      </w:pPr>
    </w:p>
    <w:p w14:paraId="17A00F6F" w14:textId="00C15057" w:rsidR="008211DF" w:rsidRDefault="007F40EF" w:rsidP="00D170D8">
      <w:pPr>
        <w:jc w:val="center"/>
        <w:rPr>
          <w:ins w:id="1279" w:author="Glauber Matteis Gadelha" w:date="2020-02-29T12:57:00Z"/>
          <w:b/>
          <w:sz w:val="20"/>
        </w:rPr>
      </w:pPr>
      <w:r w:rsidRPr="007F40EF">
        <w:rPr>
          <w:b/>
          <w:sz w:val="20"/>
        </w:rPr>
        <w:t xml:space="preserve">Tabela </w:t>
      </w:r>
      <w:del w:id="1280" w:author="Glauber Matteis Gadelha" w:date="2020-02-29T12:54:00Z">
        <w:r w:rsidRPr="007F40EF" w:rsidDel="009A5899">
          <w:rPr>
            <w:b/>
            <w:sz w:val="20"/>
          </w:rPr>
          <w:delText xml:space="preserve">5 </w:delText>
        </w:r>
      </w:del>
      <w:ins w:id="1281" w:author="Glauber Matteis Gadelha" w:date="2020-02-29T12:54:00Z">
        <w:r w:rsidR="009A5899">
          <w:rPr>
            <w:b/>
            <w:sz w:val="20"/>
          </w:rPr>
          <w:t>4</w:t>
        </w:r>
        <w:r w:rsidR="009A5899" w:rsidRPr="007F40EF">
          <w:rPr>
            <w:b/>
            <w:sz w:val="20"/>
          </w:rPr>
          <w:t xml:space="preserve"> </w:t>
        </w:r>
      </w:ins>
      <w:r w:rsidRPr="007F40EF">
        <w:rPr>
          <w:b/>
          <w:sz w:val="20"/>
        </w:rPr>
        <w:t>– Requisitos Funcionais da aplicação</w:t>
      </w:r>
    </w:p>
    <w:p w14:paraId="3711511E" w14:textId="77777777"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14:paraId="6D76CA4B" w14:textId="77777777"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14:paraId="013B921E" w14:textId="77777777" w:rsidR="008211DF" w:rsidRPr="009A5899" w:rsidRDefault="008211DF" w:rsidP="008211DF">
            <w:pPr>
              <w:jc w:val="center"/>
              <w:rPr>
                <w:b/>
                <w:sz w:val="18"/>
                <w:szCs w:val="18"/>
              </w:rPr>
            </w:pPr>
            <w:r w:rsidRPr="009A5899">
              <w:rPr>
                <w:b/>
                <w:sz w:val="18"/>
                <w:szCs w:val="18"/>
              </w:rPr>
              <w:t>Caso de Uso</w:t>
            </w:r>
          </w:p>
        </w:tc>
      </w:tr>
      <w:tr w:rsidR="008211DF" w14:paraId="756CA1C3" w14:textId="77777777" w:rsidTr="0025716D">
        <w:tc>
          <w:tcPr>
            <w:tcW w:w="1128" w:type="dxa"/>
          </w:tcPr>
          <w:p w14:paraId="5B36E480" w14:textId="77777777" w:rsidR="008211DF" w:rsidRPr="009A5899" w:rsidRDefault="008140C3" w:rsidP="009F15CB">
            <w:pPr>
              <w:jc w:val="center"/>
              <w:rPr>
                <w:sz w:val="18"/>
                <w:szCs w:val="18"/>
              </w:rPr>
            </w:pPr>
            <w:r w:rsidRPr="009A5899">
              <w:rPr>
                <w:sz w:val="18"/>
                <w:szCs w:val="18"/>
              </w:rPr>
              <w:t>RF01</w:t>
            </w:r>
          </w:p>
        </w:tc>
        <w:tc>
          <w:tcPr>
            <w:tcW w:w="6635" w:type="dxa"/>
          </w:tcPr>
          <w:p w14:paraId="63E8E21B" w14:textId="77777777"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14:paraId="78371D51"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67E712EE" w14:textId="77777777" w:rsidTr="0025716D">
        <w:tc>
          <w:tcPr>
            <w:tcW w:w="1128" w:type="dxa"/>
          </w:tcPr>
          <w:p w14:paraId="6386A10F" w14:textId="77777777" w:rsidR="008211DF" w:rsidRPr="009A5899" w:rsidRDefault="008140C3" w:rsidP="009F15CB">
            <w:pPr>
              <w:jc w:val="center"/>
              <w:rPr>
                <w:sz w:val="18"/>
                <w:szCs w:val="18"/>
              </w:rPr>
            </w:pPr>
            <w:r w:rsidRPr="009A5899">
              <w:rPr>
                <w:sz w:val="18"/>
                <w:szCs w:val="18"/>
              </w:rPr>
              <w:t>RF02</w:t>
            </w:r>
          </w:p>
        </w:tc>
        <w:tc>
          <w:tcPr>
            <w:tcW w:w="6635" w:type="dxa"/>
          </w:tcPr>
          <w:p w14:paraId="3EDDB9F4" w14:textId="77777777"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14:paraId="5B33A8FF"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409A1EFE" w14:textId="77777777" w:rsidTr="000926E5">
        <w:trPr>
          <w:trHeight w:val="660"/>
        </w:trPr>
        <w:tc>
          <w:tcPr>
            <w:tcW w:w="1128" w:type="dxa"/>
          </w:tcPr>
          <w:p w14:paraId="26CE1B90" w14:textId="77777777" w:rsidR="008211DF" w:rsidRPr="009A5899" w:rsidRDefault="008140C3" w:rsidP="009F15CB">
            <w:pPr>
              <w:jc w:val="center"/>
              <w:rPr>
                <w:sz w:val="18"/>
                <w:szCs w:val="18"/>
              </w:rPr>
            </w:pPr>
            <w:r w:rsidRPr="009A5899">
              <w:rPr>
                <w:sz w:val="18"/>
                <w:szCs w:val="18"/>
              </w:rPr>
              <w:t>RF03</w:t>
            </w:r>
          </w:p>
        </w:tc>
        <w:tc>
          <w:tcPr>
            <w:tcW w:w="6635" w:type="dxa"/>
          </w:tcPr>
          <w:p w14:paraId="4C043AC1" w14:textId="77777777"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14:paraId="594ED6FA" w14:textId="77777777" w:rsidR="008211DF" w:rsidRPr="009A5899" w:rsidRDefault="005560AD" w:rsidP="009F15CB">
            <w:pPr>
              <w:jc w:val="center"/>
              <w:rPr>
                <w:sz w:val="18"/>
                <w:szCs w:val="18"/>
              </w:rPr>
            </w:pPr>
            <w:r w:rsidRPr="009A5899">
              <w:rPr>
                <w:sz w:val="18"/>
                <w:szCs w:val="18"/>
              </w:rPr>
              <w:t>UC01</w:t>
            </w:r>
          </w:p>
        </w:tc>
      </w:tr>
      <w:tr w:rsidR="0025716D" w14:paraId="009A8C10" w14:textId="77777777" w:rsidTr="0025716D">
        <w:tc>
          <w:tcPr>
            <w:tcW w:w="1128" w:type="dxa"/>
          </w:tcPr>
          <w:p w14:paraId="73A3DEDF" w14:textId="77777777" w:rsidR="0025716D" w:rsidRPr="009A5899" w:rsidRDefault="0025716D" w:rsidP="009F15CB">
            <w:pPr>
              <w:jc w:val="center"/>
              <w:rPr>
                <w:sz w:val="18"/>
                <w:szCs w:val="18"/>
              </w:rPr>
            </w:pPr>
            <w:r w:rsidRPr="009A5899">
              <w:rPr>
                <w:sz w:val="18"/>
                <w:szCs w:val="18"/>
              </w:rPr>
              <w:t>RF04</w:t>
            </w:r>
          </w:p>
        </w:tc>
        <w:tc>
          <w:tcPr>
            <w:tcW w:w="6635" w:type="dxa"/>
          </w:tcPr>
          <w:p w14:paraId="70AA00BA" w14:textId="77777777"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14:paraId="44EAD92E" w14:textId="77777777" w:rsidR="0025716D" w:rsidRPr="009A5899" w:rsidRDefault="0025716D" w:rsidP="009F15CB">
            <w:pPr>
              <w:jc w:val="center"/>
              <w:rPr>
                <w:sz w:val="18"/>
                <w:szCs w:val="18"/>
              </w:rPr>
            </w:pPr>
            <w:r w:rsidRPr="009A5899">
              <w:rPr>
                <w:sz w:val="18"/>
                <w:szCs w:val="18"/>
              </w:rPr>
              <w:t>UC01</w:t>
            </w:r>
          </w:p>
        </w:tc>
      </w:tr>
      <w:tr w:rsidR="005560AD" w14:paraId="2AE82B20" w14:textId="77777777" w:rsidTr="0025716D">
        <w:tc>
          <w:tcPr>
            <w:tcW w:w="1128" w:type="dxa"/>
          </w:tcPr>
          <w:p w14:paraId="43FBE6D4"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14:paraId="31D32284" w14:textId="77777777"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14:paraId="0BDFFC8C" w14:textId="77777777" w:rsidR="005560AD" w:rsidRPr="009A5899" w:rsidRDefault="005560AD" w:rsidP="009F15CB">
            <w:pPr>
              <w:jc w:val="center"/>
              <w:rPr>
                <w:sz w:val="18"/>
                <w:szCs w:val="18"/>
              </w:rPr>
            </w:pPr>
            <w:r w:rsidRPr="009A5899">
              <w:rPr>
                <w:sz w:val="18"/>
                <w:szCs w:val="18"/>
              </w:rPr>
              <w:t>UC01</w:t>
            </w:r>
          </w:p>
        </w:tc>
      </w:tr>
      <w:tr w:rsidR="005560AD" w14:paraId="5B99C100" w14:textId="77777777" w:rsidTr="0025716D">
        <w:tc>
          <w:tcPr>
            <w:tcW w:w="1128" w:type="dxa"/>
          </w:tcPr>
          <w:p w14:paraId="27CB412B"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14:paraId="3B8FE098" w14:textId="77777777"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14:paraId="19A7F61F" w14:textId="77777777" w:rsidR="005560AD" w:rsidRPr="009A5899" w:rsidRDefault="005560AD" w:rsidP="009F15CB">
            <w:pPr>
              <w:jc w:val="center"/>
              <w:rPr>
                <w:sz w:val="18"/>
                <w:szCs w:val="18"/>
              </w:rPr>
            </w:pPr>
            <w:r w:rsidRPr="009A5899">
              <w:rPr>
                <w:sz w:val="18"/>
                <w:szCs w:val="18"/>
              </w:rPr>
              <w:t>UC01</w:t>
            </w:r>
          </w:p>
        </w:tc>
      </w:tr>
      <w:tr w:rsidR="000926E5" w14:paraId="3B8BCB8D" w14:textId="77777777" w:rsidTr="0025716D">
        <w:tc>
          <w:tcPr>
            <w:tcW w:w="1128" w:type="dxa"/>
          </w:tcPr>
          <w:p w14:paraId="348E109E" w14:textId="2A80327F" w:rsidR="000926E5" w:rsidRPr="009A5899" w:rsidRDefault="000926E5" w:rsidP="0025716D">
            <w:pPr>
              <w:jc w:val="center"/>
              <w:rPr>
                <w:sz w:val="18"/>
                <w:szCs w:val="18"/>
              </w:rPr>
            </w:pPr>
            <w:del w:id="1282" w:author="Glauber Matteis Gadelha" w:date="2020-02-28T17:29:00Z">
              <w:r w:rsidRPr="009A5899" w:rsidDel="00287F3D">
                <w:rPr>
                  <w:sz w:val="18"/>
                  <w:szCs w:val="18"/>
                </w:rPr>
                <w:delText>FR06</w:delText>
              </w:r>
            </w:del>
            <w:ins w:id="1283" w:author="Glauber Matteis Gadelha" w:date="2020-02-28T17:29:00Z">
              <w:r w:rsidR="00287F3D" w:rsidRPr="009A5899">
                <w:rPr>
                  <w:sz w:val="18"/>
                  <w:szCs w:val="18"/>
                </w:rPr>
                <w:t>RF07</w:t>
              </w:r>
            </w:ins>
          </w:p>
        </w:tc>
        <w:tc>
          <w:tcPr>
            <w:tcW w:w="6635" w:type="dxa"/>
          </w:tcPr>
          <w:p w14:paraId="49203B4A" w14:textId="77777777"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14:paraId="748F6111" w14:textId="77777777" w:rsidR="000926E5" w:rsidRPr="009A5899" w:rsidRDefault="000926E5" w:rsidP="009F15CB">
            <w:pPr>
              <w:jc w:val="center"/>
              <w:rPr>
                <w:sz w:val="18"/>
                <w:szCs w:val="18"/>
              </w:rPr>
            </w:pPr>
            <w:r w:rsidRPr="009A5899">
              <w:rPr>
                <w:sz w:val="18"/>
                <w:szCs w:val="18"/>
              </w:rPr>
              <w:t>UC01</w:t>
            </w:r>
          </w:p>
        </w:tc>
      </w:tr>
    </w:tbl>
    <w:p w14:paraId="7D0CBC28" w14:textId="77777777" w:rsidR="008211DF" w:rsidRDefault="007F40EF" w:rsidP="00D170D8">
      <w:pPr>
        <w:jc w:val="center"/>
        <w:rPr>
          <w:b/>
          <w:sz w:val="20"/>
        </w:rPr>
      </w:pPr>
      <w:r>
        <w:rPr>
          <w:b/>
          <w:sz w:val="20"/>
        </w:rPr>
        <w:t>Fonte: Elaborada pelo Autor</w:t>
      </w:r>
    </w:p>
    <w:p w14:paraId="6C9B45DC" w14:textId="2E61BF98" w:rsidR="007F40EF" w:rsidDel="001E3187" w:rsidRDefault="007F40EF" w:rsidP="007F40EF">
      <w:pPr>
        <w:jc w:val="left"/>
        <w:rPr>
          <w:del w:id="1284" w:author="Glauber Matteis Gadelha" w:date="2020-02-29T12:57:00Z"/>
          <w:b/>
          <w:sz w:val="20"/>
        </w:rPr>
      </w:pPr>
    </w:p>
    <w:p w14:paraId="2711543F" w14:textId="77777777" w:rsidR="005161AB" w:rsidRDefault="005161AB">
      <w:pPr>
        <w:spacing w:after="160" w:line="240" w:lineRule="auto"/>
        <w:jc w:val="left"/>
        <w:rPr>
          <w:ins w:id="1285" w:author="Glauber Matteis Gadelha" w:date="2020-02-29T12:54:00Z"/>
          <w:b/>
          <w:sz w:val="20"/>
        </w:rPr>
      </w:pPr>
      <w:ins w:id="1286" w:author="Glauber Matteis Gadelha" w:date="2020-02-29T12:54:00Z">
        <w:r>
          <w:rPr>
            <w:b/>
            <w:sz w:val="20"/>
          </w:rPr>
          <w:br w:type="page"/>
        </w:r>
      </w:ins>
    </w:p>
    <w:p w14:paraId="1BD40887" w14:textId="164D1AFF" w:rsidR="004B0AEA" w:rsidRDefault="009337B0" w:rsidP="00D170D8">
      <w:pPr>
        <w:jc w:val="center"/>
        <w:rPr>
          <w:ins w:id="1287" w:author="Glauber Matteis Gadelha" w:date="2020-02-29T12:57:00Z"/>
          <w:b/>
          <w:sz w:val="20"/>
        </w:rPr>
      </w:pPr>
      <w:r>
        <w:rPr>
          <w:b/>
          <w:sz w:val="20"/>
        </w:rPr>
        <w:lastRenderedPageBreak/>
        <w:t xml:space="preserve">Tabela </w:t>
      </w:r>
      <w:del w:id="1288" w:author="Glauber Matteis Gadelha" w:date="2020-02-29T12:54:00Z">
        <w:r w:rsidDel="009A5899">
          <w:rPr>
            <w:b/>
            <w:sz w:val="20"/>
          </w:rPr>
          <w:delText xml:space="preserve">6 </w:delText>
        </w:r>
      </w:del>
      <w:ins w:id="1289" w:author="Glauber Matteis Gadelha" w:date="2020-02-29T12:54:00Z">
        <w:r w:rsidR="009A5899">
          <w:rPr>
            <w:b/>
            <w:sz w:val="20"/>
          </w:rPr>
          <w:t xml:space="preserve">5 </w:t>
        </w:r>
      </w:ins>
      <w:r>
        <w:rPr>
          <w:b/>
          <w:sz w:val="20"/>
        </w:rPr>
        <w:t>– Requisitos não funcionais da aplicação</w:t>
      </w:r>
    </w:p>
    <w:p w14:paraId="76FFFFEF" w14:textId="77777777"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14:paraId="36BBE7BF" w14:textId="77777777" w:rsidTr="005A2700">
        <w:tc>
          <w:tcPr>
            <w:tcW w:w="9287"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5A2700">
        <w:tc>
          <w:tcPr>
            <w:tcW w:w="1242" w:type="dxa"/>
          </w:tcPr>
          <w:p w14:paraId="61B6517E" w14:textId="77777777" w:rsidR="00637456" w:rsidRPr="00815B55" w:rsidRDefault="00637456" w:rsidP="00637456">
            <w:pPr>
              <w:jc w:val="center"/>
              <w:rPr>
                <w:b/>
                <w:sz w:val="18"/>
                <w:szCs w:val="18"/>
              </w:rPr>
            </w:pPr>
            <w:r w:rsidRPr="00815B55">
              <w:rPr>
                <w:b/>
                <w:sz w:val="18"/>
                <w:szCs w:val="18"/>
              </w:rPr>
              <w:t>Requisito</w:t>
            </w:r>
          </w:p>
        </w:tc>
        <w:tc>
          <w:tcPr>
            <w:tcW w:w="8045" w:type="dxa"/>
          </w:tcPr>
          <w:p w14:paraId="2A613713" w14:textId="77777777" w:rsidR="00637456" w:rsidRPr="00815B55" w:rsidRDefault="00637456" w:rsidP="00637456">
            <w:pPr>
              <w:jc w:val="center"/>
              <w:rPr>
                <w:b/>
                <w:sz w:val="18"/>
                <w:szCs w:val="18"/>
              </w:rPr>
            </w:pPr>
            <w:r w:rsidRPr="00815B55">
              <w:rPr>
                <w:b/>
                <w:sz w:val="18"/>
                <w:szCs w:val="18"/>
              </w:rPr>
              <w:t>Descrição</w:t>
            </w:r>
          </w:p>
        </w:tc>
      </w:tr>
      <w:tr w:rsidR="00637456" w14:paraId="6A65BFD4" w14:textId="77777777" w:rsidTr="005A2700">
        <w:tc>
          <w:tcPr>
            <w:tcW w:w="1242" w:type="dxa"/>
          </w:tcPr>
          <w:p w14:paraId="58522E0A" w14:textId="77777777" w:rsidR="00637456" w:rsidRPr="00815B55" w:rsidRDefault="00637456" w:rsidP="00637456">
            <w:pPr>
              <w:jc w:val="center"/>
              <w:rPr>
                <w:sz w:val="18"/>
                <w:szCs w:val="18"/>
              </w:rPr>
            </w:pPr>
            <w:r w:rsidRPr="00815B55">
              <w:rPr>
                <w:sz w:val="18"/>
                <w:szCs w:val="18"/>
              </w:rPr>
              <w:t>RNF01</w:t>
            </w:r>
          </w:p>
        </w:tc>
        <w:tc>
          <w:tcPr>
            <w:tcW w:w="8045" w:type="dxa"/>
          </w:tcPr>
          <w:p w14:paraId="63BD25F3" w14:textId="77777777"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del w:id="1290" w:author="glaubergad" w:date="2019-03-04T20:31:00Z">
              <w:r w:rsidRPr="00815B55" w:rsidDel="00264804">
                <w:rPr>
                  <w:sz w:val="18"/>
                  <w:szCs w:val="18"/>
                </w:rPr>
                <w:delText xml:space="preserve"> SE</w:delText>
              </w:r>
            </w:del>
            <w:r w:rsidRPr="00815B55">
              <w:rPr>
                <w:sz w:val="18"/>
                <w:szCs w:val="18"/>
              </w:rPr>
              <w:t>.</w:t>
            </w:r>
          </w:p>
        </w:tc>
      </w:tr>
      <w:tr w:rsidR="00637456" w14:paraId="6704022E" w14:textId="77777777" w:rsidTr="005A2700">
        <w:tc>
          <w:tcPr>
            <w:tcW w:w="1242" w:type="dxa"/>
          </w:tcPr>
          <w:p w14:paraId="5C7D1F13" w14:textId="77777777" w:rsidR="00637456" w:rsidRPr="00815B55" w:rsidRDefault="00637456" w:rsidP="00637456">
            <w:pPr>
              <w:jc w:val="center"/>
              <w:rPr>
                <w:sz w:val="18"/>
                <w:szCs w:val="18"/>
              </w:rPr>
            </w:pPr>
            <w:r w:rsidRPr="00815B55">
              <w:rPr>
                <w:sz w:val="18"/>
                <w:szCs w:val="18"/>
              </w:rPr>
              <w:t>RNF02</w:t>
            </w:r>
          </w:p>
        </w:tc>
        <w:tc>
          <w:tcPr>
            <w:tcW w:w="8045" w:type="dxa"/>
          </w:tcPr>
          <w:p w14:paraId="471E0DCB" w14:textId="77777777"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14:paraId="74176E42" w14:textId="77777777" w:rsidTr="005A2700">
        <w:tc>
          <w:tcPr>
            <w:tcW w:w="1242" w:type="dxa"/>
          </w:tcPr>
          <w:p w14:paraId="1FD48BF5" w14:textId="77777777" w:rsidR="00637456" w:rsidRPr="00815B55" w:rsidRDefault="00637456" w:rsidP="00637456">
            <w:pPr>
              <w:jc w:val="center"/>
              <w:rPr>
                <w:sz w:val="18"/>
                <w:szCs w:val="18"/>
              </w:rPr>
            </w:pPr>
            <w:r w:rsidRPr="00815B55">
              <w:rPr>
                <w:sz w:val="18"/>
                <w:szCs w:val="18"/>
              </w:rPr>
              <w:t>RNF03</w:t>
            </w:r>
          </w:p>
        </w:tc>
        <w:tc>
          <w:tcPr>
            <w:tcW w:w="8045" w:type="dxa"/>
          </w:tcPr>
          <w:p w14:paraId="380A0966" w14:textId="77777777"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14:paraId="59E5AC2D" w14:textId="77777777" w:rsidTr="005A2700">
        <w:tc>
          <w:tcPr>
            <w:tcW w:w="1242" w:type="dxa"/>
          </w:tcPr>
          <w:p w14:paraId="41EDE2DF" w14:textId="77777777" w:rsidR="00731DA9" w:rsidRPr="00815B55" w:rsidRDefault="00731DA9" w:rsidP="00637456">
            <w:pPr>
              <w:jc w:val="center"/>
              <w:rPr>
                <w:sz w:val="18"/>
                <w:szCs w:val="18"/>
              </w:rPr>
            </w:pPr>
            <w:r w:rsidRPr="00815B55">
              <w:rPr>
                <w:sz w:val="18"/>
                <w:szCs w:val="18"/>
              </w:rPr>
              <w:t>RNF04</w:t>
            </w:r>
          </w:p>
        </w:tc>
        <w:tc>
          <w:tcPr>
            <w:tcW w:w="8045" w:type="dxa"/>
          </w:tcPr>
          <w:p w14:paraId="5E255974" w14:textId="77777777"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14:paraId="6103E21B" w14:textId="77777777" w:rsidTr="005A2700">
        <w:tc>
          <w:tcPr>
            <w:tcW w:w="1242" w:type="dxa"/>
          </w:tcPr>
          <w:p w14:paraId="5B0B2FE9" w14:textId="415C73DF" w:rsidR="00637456" w:rsidRPr="00815B55" w:rsidRDefault="00637456" w:rsidP="00287F3D">
            <w:pPr>
              <w:jc w:val="center"/>
              <w:rPr>
                <w:sz w:val="18"/>
                <w:szCs w:val="18"/>
              </w:rPr>
            </w:pPr>
            <w:del w:id="1291" w:author="Glauber Matteis Gadelha" w:date="2020-02-28T17:29:00Z">
              <w:r w:rsidRPr="00815B55" w:rsidDel="00287F3D">
                <w:rPr>
                  <w:sz w:val="18"/>
                  <w:szCs w:val="18"/>
                </w:rPr>
                <w:delText>RNF04</w:delText>
              </w:r>
            </w:del>
            <w:ins w:id="1292" w:author="Glauber Matteis Gadelha" w:date="2020-02-28T17:29:00Z">
              <w:r w:rsidR="00287F3D" w:rsidRPr="00815B55">
                <w:rPr>
                  <w:sz w:val="18"/>
                  <w:szCs w:val="18"/>
                </w:rPr>
                <w:t>RNF05</w:t>
              </w:r>
            </w:ins>
          </w:p>
        </w:tc>
        <w:tc>
          <w:tcPr>
            <w:tcW w:w="8045" w:type="dxa"/>
          </w:tcPr>
          <w:p w14:paraId="5739D742" w14:textId="77777777"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14:paraId="55DD98E6" w14:textId="77777777" w:rsidTr="005A2700">
        <w:tc>
          <w:tcPr>
            <w:tcW w:w="1242" w:type="dxa"/>
          </w:tcPr>
          <w:p w14:paraId="6D060B8F" w14:textId="111FE3DA" w:rsidR="00637456" w:rsidRPr="00815B55" w:rsidRDefault="00637456" w:rsidP="00287F3D">
            <w:pPr>
              <w:jc w:val="center"/>
              <w:rPr>
                <w:sz w:val="18"/>
                <w:szCs w:val="18"/>
              </w:rPr>
            </w:pPr>
            <w:del w:id="1293" w:author="Glauber Matteis Gadelha" w:date="2020-02-28T17:29:00Z">
              <w:r w:rsidRPr="00815B55" w:rsidDel="00287F3D">
                <w:rPr>
                  <w:sz w:val="18"/>
                  <w:szCs w:val="18"/>
                </w:rPr>
                <w:delText>RNF05</w:delText>
              </w:r>
            </w:del>
            <w:ins w:id="1294" w:author="Glauber Matteis Gadelha" w:date="2020-02-28T17:29:00Z">
              <w:r w:rsidR="00287F3D" w:rsidRPr="00815B55">
                <w:rPr>
                  <w:sz w:val="18"/>
                  <w:szCs w:val="18"/>
                </w:rPr>
                <w:t>RNF06</w:t>
              </w:r>
            </w:ins>
          </w:p>
        </w:tc>
        <w:tc>
          <w:tcPr>
            <w:tcW w:w="8045" w:type="dxa"/>
          </w:tcPr>
          <w:p w14:paraId="1BF6606B" w14:textId="77777777"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14:paraId="313F99F4" w14:textId="77777777" w:rsidR="00637456" w:rsidRPr="009337B0" w:rsidRDefault="009337B0" w:rsidP="00D170D8">
      <w:pPr>
        <w:jc w:val="center"/>
        <w:rPr>
          <w:b/>
          <w:sz w:val="20"/>
        </w:rPr>
      </w:pPr>
      <w:r>
        <w:rPr>
          <w:b/>
          <w:sz w:val="20"/>
        </w:rPr>
        <w:t>Fonte: Elaborada pelo Autor</w:t>
      </w:r>
    </w:p>
    <w:p w14:paraId="7001FCC8" w14:textId="77777777" w:rsidR="00AF2565" w:rsidRDefault="00AF2565" w:rsidP="00E94B09"/>
    <w:p w14:paraId="174B6804" w14:textId="77777777" w:rsidR="00684E1A" w:rsidRDefault="0052361D" w:rsidP="006A25F0">
      <w:pPr>
        <w:pStyle w:val="Ttulo1"/>
        <w:rPr>
          <w:ins w:id="1295" w:author="Glauber Matteis Gadelha" w:date="2020-02-29T12:55:00Z"/>
        </w:rPr>
      </w:pPr>
      <w:bookmarkStart w:id="1296" w:name="_Toc33871127"/>
      <w:proofErr w:type="gramStart"/>
      <w:r>
        <w:t>4</w:t>
      </w:r>
      <w:r w:rsidR="00AF2565">
        <w:t xml:space="preserve">.4 </w:t>
      </w:r>
      <w:del w:id="1297" w:author="Glauber Matteis Gadelha" w:date="2020-02-29T12:29:00Z">
        <w:r w:rsidR="00AF2565" w:rsidDel="006A25F0">
          <w:delText xml:space="preserve">– </w:delText>
        </w:r>
      </w:del>
      <w:r w:rsidR="00AA78C2">
        <w:t>Modelo</w:t>
      </w:r>
      <w:proofErr w:type="gramEnd"/>
      <w:r w:rsidR="00AA78C2">
        <w:t xml:space="preserve"> de </w:t>
      </w:r>
      <w:r w:rsidR="00AF2565">
        <w:t>Casos de Uso</w:t>
      </w:r>
      <w:bookmarkEnd w:id="1296"/>
    </w:p>
    <w:p w14:paraId="148F26AD" w14:textId="77777777" w:rsidR="00EA4573" w:rsidRPr="00EA4573" w:rsidRDefault="00EA4573" w:rsidP="00EA4573"/>
    <w:p w14:paraId="42E20F89" w14:textId="1DBBEC40"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del w:id="1298" w:author="Glauber Matteis Gadelha" w:date="2020-02-29T13:38:00Z">
        <w:r w:rsidR="008F579F" w:rsidDel="00B01AAE">
          <w:delText xml:space="preserve">desenvolver </w:delText>
        </w:r>
      </w:del>
      <w:ins w:id="1299" w:author="Glauber Matteis Gadelha" w:date="2020-02-29T13:38:00Z">
        <w:r w:rsidR="00B01AAE">
          <w:t>projetar</w:t>
        </w:r>
        <w:bookmarkStart w:id="1300" w:name="_GoBack"/>
        <w:bookmarkEnd w:id="1300"/>
        <w:r w:rsidR="00B01AAE">
          <w:t xml:space="preserve"> </w:t>
        </w:r>
      </w:ins>
      <w:r w:rsidR="008F579F">
        <w:t xml:space="preserve">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14:paraId="757AC971" w14:textId="0FA506DC" w:rsidR="00E75361" w:rsidDel="005A2700" w:rsidRDefault="00AF2565" w:rsidP="00F04874">
      <w:pPr>
        <w:ind w:firstLine="709"/>
        <w:rPr>
          <w:del w:id="1301" w:author="Claudio Martins" w:date="2020-02-27T10:17:00Z"/>
        </w:rPr>
      </w:pPr>
      <w:r>
        <w:t xml:space="preserve">Na </w:t>
      </w:r>
      <w:r w:rsidR="00E75361">
        <w:t>visão d</w:t>
      </w:r>
      <w:r>
        <w:t>o usuário, a aplicação terá um único caso de uso, como pode ser verificado no diagrama de casos de uso</w:t>
      </w:r>
      <w:r w:rsidR="00C727FB">
        <w:t xml:space="preserve"> UML</w:t>
      </w:r>
      <w:ins w:id="1302" w:author="Claudio Martins" w:date="2020-02-27T10:17:00Z">
        <w:r w:rsidR="00F04874">
          <w:t>,</w:t>
        </w:r>
      </w:ins>
      <w:r w:rsidR="00E75361">
        <w:t xml:space="preserve"> </w:t>
      </w:r>
      <w:del w:id="1303" w:author="Claudio Martins" w:date="2020-02-27T10:17:00Z">
        <w:r w:rsidR="00E75361" w:rsidDel="00F04874">
          <w:delText xml:space="preserve">contido </w:delText>
        </w:r>
      </w:del>
      <w:ins w:id="1304" w:author="Claudio Martins" w:date="2020-02-27T10:17:00Z">
        <w:del w:id="1305" w:author="Glauber Matteis Gadelha" w:date="2020-02-28T15:49:00Z">
          <w:r w:rsidR="00F04874" w:rsidDel="00C05DDE">
            <w:delText>visto</w:delText>
          </w:r>
        </w:del>
      </w:ins>
      <w:ins w:id="1306" w:author="Glauber Matteis Gadelha" w:date="2020-02-28T15:49:00Z">
        <w:r w:rsidR="00C05DDE">
          <w:t>representado</w:t>
        </w:r>
      </w:ins>
      <w:ins w:id="1307" w:author="Claudio Martins" w:date="2020-02-27T10:17:00Z">
        <w:r w:rsidR="00F04874">
          <w:t xml:space="preserve"> </w:t>
        </w:r>
      </w:ins>
      <w:r w:rsidR="00E75361">
        <w:t xml:space="preserve">na Figura </w:t>
      </w:r>
      <w:proofErr w:type="gramStart"/>
      <w:r w:rsidR="00684E1A">
        <w:t>11</w:t>
      </w:r>
      <w:r>
        <w:t>.</w:t>
      </w:r>
      <w:proofErr w:type="gramEnd"/>
    </w:p>
    <w:p w14:paraId="7441C6FE" w14:textId="77777777" w:rsidR="005A2700" w:rsidRDefault="005A2700" w:rsidP="00F04874">
      <w:pPr>
        <w:ind w:firstLine="709"/>
        <w:rPr>
          <w:ins w:id="1308" w:author="Glauber Matteis Gadelha" w:date="2020-02-29T10:55:00Z"/>
        </w:rPr>
      </w:pPr>
    </w:p>
    <w:p w14:paraId="028EE99E" w14:textId="751874F4" w:rsidR="00684E1A" w:rsidRDefault="00684E1A" w:rsidP="00F04874">
      <w:pPr>
        <w:ind w:firstLine="709"/>
        <w:rPr>
          <w:b/>
          <w:sz w:val="20"/>
        </w:rPr>
      </w:pPr>
      <w:del w:id="1309" w:author="Claudio Martins" w:date="2020-02-27T10:17:00Z">
        <w:r w:rsidDel="00F04874">
          <w:rPr>
            <w:b/>
            <w:sz w:val="20"/>
          </w:rPr>
          <w:br w:type="page"/>
        </w:r>
      </w:del>
    </w:p>
    <w:p w14:paraId="3FA505BA" w14:textId="77777777" w:rsidR="00E75361" w:rsidRDefault="00E75361" w:rsidP="00C05DDE">
      <w:pPr>
        <w:jc w:val="center"/>
        <w:rPr>
          <w:ins w:id="1310" w:author="Glauber Matteis Gadelha" w:date="2020-02-29T12:57:00Z"/>
          <w:b/>
          <w:sz w:val="20"/>
        </w:rPr>
      </w:pPr>
      <w:r>
        <w:rPr>
          <w:b/>
          <w:sz w:val="20"/>
        </w:rPr>
        <w:t xml:space="preserve">Figura </w:t>
      </w:r>
      <w:r w:rsidR="00684E1A">
        <w:rPr>
          <w:b/>
          <w:sz w:val="20"/>
        </w:rPr>
        <w:t>11</w:t>
      </w:r>
      <w:r>
        <w:rPr>
          <w:b/>
          <w:sz w:val="20"/>
        </w:rPr>
        <w:t xml:space="preserve"> – Diagrama de caso de uso UC01</w:t>
      </w:r>
    </w:p>
    <w:p w14:paraId="0283D787" w14:textId="77777777" w:rsidR="001E3187" w:rsidRPr="00E75361" w:rsidRDefault="001E3187" w:rsidP="00C05DDE">
      <w:pPr>
        <w:jc w:val="center"/>
        <w:rPr>
          <w:b/>
          <w:sz w:val="20"/>
        </w:rPr>
      </w:pPr>
    </w:p>
    <w:p w14:paraId="38D9744F" w14:textId="77777777" w:rsidR="00AF2565" w:rsidRDefault="00AF2565" w:rsidP="00AF2565">
      <w:pPr>
        <w:jc w:val="center"/>
      </w:pPr>
      <w:r>
        <w:rPr>
          <w:noProof/>
          <w:lang w:eastAsia="pt-BR"/>
        </w:rPr>
        <w:drawing>
          <wp:inline distT="0" distB="0" distL="0" distR="0" wp14:anchorId="374A90DB" wp14:editId="3B11DB28">
            <wp:extent cx="4102100" cy="2092427"/>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8200" cy="2095538"/>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lastRenderedPageBreak/>
        <w:t>Fonte: Elaborada pelo Autor</w:t>
      </w:r>
    </w:p>
    <w:p w14:paraId="557730DE" w14:textId="77777777" w:rsidR="00AF2565" w:rsidRDefault="00AF2565" w:rsidP="00AF2565"/>
    <w:p w14:paraId="589A8844" w14:textId="4C5B1CCF" w:rsidR="00AF2565" w:rsidRDefault="00AF2565" w:rsidP="00F04874">
      <w:pPr>
        <w:ind w:firstLine="709"/>
      </w:pPr>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del w:id="1311" w:author="Glauber Matteis Gadelha" w:date="2020-02-29T12:56:00Z">
        <w:r w:rsidR="00E75361" w:rsidDel="003A314E">
          <w:delText>8</w:delText>
        </w:r>
      </w:del>
      <w:proofErr w:type="gramStart"/>
      <w:ins w:id="1312" w:author="Glauber Matteis Gadelha" w:date="2020-02-29T12:56:00Z">
        <w:r w:rsidR="003A314E">
          <w:t>6</w:t>
        </w:r>
      </w:ins>
      <w:proofErr w:type="gramEnd"/>
      <w:r w:rsidR="00246861">
        <w:t>.</w:t>
      </w:r>
    </w:p>
    <w:p w14:paraId="3B6A8DD1" w14:textId="77777777" w:rsidR="00246861" w:rsidRDefault="00246861" w:rsidP="00AF2565"/>
    <w:p w14:paraId="01CF6119" w14:textId="05B3D21B" w:rsidR="00E75361" w:rsidRDefault="00E75361" w:rsidP="00F74408">
      <w:pPr>
        <w:jc w:val="center"/>
        <w:rPr>
          <w:ins w:id="1313" w:author="Glauber Matteis Gadelha" w:date="2020-02-29T12:57:00Z"/>
          <w:b/>
          <w:sz w:val="20"/>
        </w:rPr>
      </w:pPr>
      <w:r>
        <w:rPr>
          <w:b/>
          <w:sz w:val="20"/>
        </w:rPr>
        <w:t xml:space="preserve">Tabela </w:t>
      </w:r>
      <w:del w:id="1314" w:author="Glauber Matteis Gadelha" w:date="2020-02-29T12:56:00Z">
        <w:r w:rsidDel="003A314E">
          <w:rPr>
            <w:b/>
            <w:sz w:val="20"/>
          </w:rPr>
          <w:delText xml:space="preserve">8 </w:delText>
        </w:r>
      </w:del>
      <w:ins w:id="1315" w:author="Glauber Matteis Gadelha" w:date="2020-02-29T12:56:00Z">
        <w:r w:rsidR="003A314E">
          <w:rPr>
            <w:b/>
            <w:sz w:val="20"/>
          </w:rPr>
          <w:t xml:space="preserve">6 </w:t>
        </w:r>
      </w:ins>
      <w:r>
        <w:rPr>
          <w:b/>
          <w:sz w:val="20"/>
        </w:rPr>
        <w:t>– Descrição do caso de uso UC01</w:t>
      </w:r>
    </w:p>
    <w:p w14:paraId="354DBE21" w14:textId="77777777"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14:paraId="255951EB" w14:textId="77777777"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14:paraId="033EEE64" w14:textId="77777777" w:rsidTr="00246861">
        <w:tc>
          <w:tcPr>
            <w:tcW w:w="2235" w:type="dxa"/>
            <w:shd w:val="clear" w:color="auto" w:fill="D9D9D9" w:themeFill="background1" w:themeFillShade="D9"/>
          </w:tcPr>
          <w:p w14:paraId="508EAB56" w14:textId="77777777"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14:paraId="0C4FD9FD" w14:textId="77777777"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14:paraId="6E6A66EB"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14:paraId="02FB456D" w14:textId="77777777"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14:paraId="7CA32A6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14:paraId="1A9EC063"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14:paraId="5747500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14:paraId="65D63A5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14:paraId="668909F9" w14:textId="5FEFE50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clica sobre o botão Adicionar Gráfico. O gráfico adicionado é exibido na lista </w:t>
            </w:r>
            <w:del w:id="1316" w:author="Claudio Martins" w:date="2020-02-27T10:17:00Z">
              <w:r w:rsidRPr="00EA4573" w:rsidDel="00F04874">
                <w:rPr>
                  <w:sz w:val="18"/>
                  <w:szCs w:val="18"/>
                </w:rPr>
                <w:delText>Graficos</w:delText>
              </w:r>
            </w:del>
            <w:ins w:id="1317" w:author="Claudio Martins" w:date="2020-02-27T10:17:00Z">
              <w:r w:rsidR="00F04874" w:rsidRPr="00EA4573">
                <w:rPr>
                  <w:sz w:val="18"/>
                  <w:szCs w:val="18"/>
                </w:rPr>
                <w:t>Gráficos</w:t>
              </w:r>
            </w:ins>
            <w:r w:rsidRPr="00EA4573">
              <w:rPr>
                <w:sz w:val="18"/>
                <w:szCs w:val="18"/>
              </w:rPr>
              <w:t xml:space="preserve"> Adicionados;</w:t>
            </w:r>
          </w:p>
          <w:p w14:paraId="325084A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14:paraId="55FDC36C" w14:textId="77777777"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Del="00E46F35" w14:paraId="0F0F61B5" w14:textId="77777777" w:rsidTr="00246861">
        <w:trPr>
          <w:del w:id="1318" w:author="glaubergad" w:date="2019-03-04T20:32:00Z"/>
        </w:trPr>
        <w:tc>
          <w:tcPr>
            <w:tcW w:w="2235" w:type="dxa"/>
            <w:shd w:val="clear" w:color="auto" w:fill="D9D9D9" w:themeFill="background1" w:themeFillShade="D9"/>
          </w:tcPr>
          <w:p w14:paraId="204C11E0" w14:textId="77777777" w:rsidR="00246861" w:rsidRPr="00EA4573" w:rsidDel="00E46F35" w:rsidRDefault="00246861" w:rsidP="00246861">
            <w:pPr>
              <w:jc w:val="left"/>
              <w:rPr>
                <w:del w:id="1319" w:author="glaubergad" w:date="2019-03-04T20:32:00Z"/>
                <w:color w:val="000000" w:themeColor="text1"/>
                <w:sz w:val="18"/>
                <w:szCs w:val="18"/>
              </w:rPr>
            </w:pPr>
            <w:del w:id="1320" w:author="glaubergad" w:date="2019-02-23T11:28:00Z">
              <w:r w:rsidRPr="00EA4573" w:rsidDel="0089750A">
                <w:rPr>
                  <w:color w:val="000000" w:themeColor="text1"/>
                  <w:sz w:val="18"/>
                  <w:szCs w:val="18"/>
                </w:rPr>
                <w:delText>RNF03</w:delText>
              </w:r>
            </w:del>
          </w:p>
        </w:tc>
        <w:tc>
          <w:tcPr>
            <w:tcW w:w="6976" w:type="dxa"/>
          </w:tcPr>
          <w:p w14:paraId="215683EA" w14:textId="77777777" w:rsidR="00246861" w:rsidRPr="00EA4573" w:rsidDel="00E46F35" w:rsidRDefault="00246861" w:rsidP="00854DE2">
            <w:pPr>
              <w:jc w:val="left"/>
              <w:rPr>
                <w:del w:id="1321" w:author="glaubergad" w:date="2019-03-04T20:32:00Z"/>
                <w:sz w:val="18"/>
                <w:szCs w:val="18"/>
              </w:rPr>
            </w:pPr>
            <w:del w:id="1322" w:author="glaubergad" w:date="2019-02-23T11:28:00Z">
              <w:r w:rsidRPr="00EA4573" w:rsidDel="0089750A">
                <w:rPr>
                  <w:sz w:val="18"/>
                  <w:szCs w:val="18"/>
                </w:rPr>
                <w:delText>O desempenho da geração do Dashboard deve ser alto. O tempo de geração do arquivo destino não deve exceder 30 segundos.</w:delText>
              </w:r>
            </w:del>
          </w:p>
        </w:tc>
      </w:tr>
      <w:tr w:rsidR="00246861" w:rsidDel="00E46F35" w14:paraId="69E4E5D9" w14:textId="77777777" w:rsidTr="00246861">
        <w:trPr>
          <w:del w:id="1323" w:author="glaubergad" w:date="2019-03-04T20:32:00Z"/>
        </w:trPr>
        <w:tc>
          <w:tcPr>
            <w:tcW w:w="2235" w:type="dxa"/>
            <w:shd w:val="clear" w:color="auto" w:fill="D9D9D9" w:themeFill="background1" w:themeFillShade="D9"/>
          </w:tcPr>
          <w:p w14:paraId="5C240AFC" w14:textId="77777777" w:rsidR="00246861" w:rsidRPr="00EA4573" w:rsidDel="00E46F35" w:rsidRDefault="00246861" w:rsidP="00246861">
            <w:pPr>
              <w:jc w:val="left"/>
              <w:rPr>
                <w:del w:id="1324" w:author="glaubergad" w:date="2019-03-04T20:32:00Z"/>
                <w:color w:val="000000" w:themeColor="text1"/>
                <w:sz w:val="18"/>
                <w:szCs w:val="18"/>
              </w:rPr>
            </w:pPr>
            <w:del w:id="1325" w:author="glaubergad" w:date="2019-02-23T11:28:00Z">
              <w:r w:rsidRPr="00EA4573" w:rsidDel="0089750A">
                <w:rPr>
                  <w:color w:val="000000" w:themeColor="text1"/>
                  <w:sz w:val="18"/>
                  <w:szCs w:val="18"/>
                </w:rPr>
                <w:delText>RNF04</w:delText>
              </w:r>
            </w:del>
          </w:p>
        </w:tc>
        <w:tc>
          <w:tcPr>
            <w:tcW w:w="6976" w:type="dxa"/>
          </w:tcPr>
          <w:p w14:paraId="6DC64228" w14:textId="77777777" w:rsidR="00246861" w:rsidRPr="00EA4573" w:rsidDel="00E46F35" w:rsidRDefault="00246861" w:rsidP="00854DE2">
            <w:pPr>
              <w:jc w:val="left"/>
              <w:rPr>
                <w:del w:id="1326" w:author="glaubergad" w:date="2019-03-04T20:32:00Z"/>
                <w:sz w:val="18"/>
                <w:szCs w:val="18"/>
              </w:rPr>
            </w:pPr>
            <w:del w:id="1327" w:author="glaubergad" w:date="2019-02-23T11:28:00Z">
              <w:r w:rsidRPr="00EA4573" w:rsidDel="0089750A">
                <w:rPr>
                  <w:sz w:val="18"/>
                  <w:szCs w:val="18"/>
                </w:rPr>
                <w:delText xml:space="preserve">O padrão do arquivo de dados deve ser CSV, com a primeira linha contendo a descrição dos atributos. </w:delText>
              </w:r>
            </w:del>
          </w:p>
        </w:tc>
      </w:tr>
      <w:tr w:rsidR="00246861" w14:paraId="4C146E11" w14:textId="77777777" w:rsidTr="00246861">
        <w:tc>
          <w:tcPr>
            <w:tcW w:w="2235" w:type="dxa"/>
            <w:shd w:val="clear" w:color="auto" w:fill="D9D9D9" w:themeFill="background1" w:themeFillShade="D9"/>
          </w:tcPr>
          <w:p w14:paraId="0D52B6A3" w14:textId="77777777" w:rsidR="00246861" w:rsidRPr="00EA4573" w:rsidRDefault="002D2BDF" w:rsidP="00246861">
            <w:pPr>
              <w:jc w:val="left"/>
              <w:rPr>
                <w:color w:val="000000" w:themeColor="text1"/>
                <w:sz w:val="18"/>
                <w:szCs w:val="18"/>
              </w:rPr>
            </w:pPr>
            <w:proofErr w:type="gramStart"/>
            <w:r w:rsidRPr="00EA4573">
              <w:rPr>
                <w:color w:val="000000" w:themeColor="text1"/>
                <w:sz w:val="18"/>
                <w:szCs w:val="18"/>
              </w:rPr>
              <w:t>Pós condições</w:t>
            </w:r>
            <w:proofErr w:type="gramEnd"/>
            <w:r w:rsidRPr="00EA4573">
              <w:rPr>
                <w:color w:val="000000" w:themeColor="text1"/>
                <w:sz w:val="18"/>
                <w:szCs w:val="18"/>
              </w:rPr>
              <w:t>:</w:t>
            </w:r>
            <w:del w:id="1328" w:author="glaubergad" w:date="2019-02-23T11:28:00Z">
              <w:r w:rsidR="00246861" w:rsidRPr="00EA4573" w:rsidDel="0089750A">
                <w:rPr>
                  <w:color w:val="000000" w:themeColor="text1"/>
                  <w:sz w:val="18"/>
                  <w:szCs w:val="18"/>
                </w:rPr>
                <w:delText>RNF04</w:delText>
              </w:r>
            </w:del>
          </w:p>
        </w:tc>
        <w:tc>
          <w:tcPr>
            <w:tcW w:w="6976" w:type="dxa"/>
          </w:tcPr>
          <w:p w14:paraId="393547E8" w14:textId="77777777"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del w:id="1329" w:author="glaubergad" w:date="2019-02-23T11:28:00Z">
              <w:r w:rsidR="00246861" w:rsidRPr="00EA4573" w:rsidDel="0089750A">
                <w:rPr>
                  <w:sz w:val="18"/>
                  <w:szCs w:val="18"/>
                </w:rPr>
                <w:delText>A linguagem de templates a ser aplicada será a Apache FreeMarker.</w:delText>
              </w:r>
            </w:del>
          </w:p>
        </w:tc>
      </w:tr>
    </w:tbl>
    <w:p w14:paraId="46CF5366" w14:textId="77777777" w:rsidR="00E15269" w:rsidDel="008C3289" w:rsidRDefault="00E15269" w:rsidP="008C3289">
      <w:pPr>
        <w:jc w:val="center"/>
        <w:rPr>
          <w:del w:id="1330" w:author="Glauber Matteis Gadelha" w:date="2020-02-28T15:50:00Z"/>
        </w:rPr>
      </w:pPr>
      <w:r>
        <w:rPr>
          <w:b/>
          <w:sz w:val="20"/>
        </w:rPr>
        <w:t>Fonte: Elaborada pelo Autor</w:t>
      </w:r>
    </w:p>
    <w:p w14:paraId="6507DFE9" w14:textId="77777777" w:rsidR="008C3289" w:rsidRPr="00E75361" w:rsidRDefault="008C3289" w:rsidP="00F74408">
      <w:pPr>
        <w:jc w:val="center"/>
        <w:rPr>
          <w:ins w:id="1331" w:author="Glauber Matteis Gadelha" w:date="2020-02-28T15:50:00Z"/>
          <w:b/>
          <w:sz w:val="20"/>
        </w:rPr>
      </w:pPr>
    </w:p>
    <w:p w14:paraId="1ABF4600" w14:textId="77777777" w:rsidR="00246861" w:rsidRDefault="00246861" w:rsidP="008C3289">
      <w:pPr>
        <w:jc w:val="center"/>
      </w:pPr>
    </w:p>
    <w:p w14:paraId="36ED2E97" w14:textId="77777777" w:rsidR="00424A87" w:rsidRDefault="0052361D" w:rsidP="00310E7A">
      <w:pPr>
        <w:pStyle w:val="Ttulo2"/>
        <w:rPr>
          <w:ins w:id="1332" w:author="Glauber Matteis Gadelha" w:date="2020-02-29T13:00:00Z"/>
        </w:rPr>
      </w:pPr>
      <w:bookmarkStart w:id="1333" w:name="_Toc33871128"/>
      <w:proofErr w:type="gramStart"/>
      <w:r>
        <w:t>4</w:t>
      </w:r>
      <w:r w:rsidR="00345D68">
        <w:t xml:space="preserve">.5 </w:t>
      </w:r>
      <w:r w:rsidR="001D7A2E">
        <w:t>Modelagem</w:t>
      </w:r>
      <w:proofErr w:type="gramEnd"/>
      <w:r w:rsidR="001D7A2E">
        <w:t xml:space="preserve"> de classes</w:t>
      </w:r>
      <w:bookmarkEnd w:id="1333"/>
    </w:p>
    <w:p w14:paraId="39F2D7AE" w14:textId="77777777" w:rsidR="000666E3" w:rsidRPr="000666E3" w:rsidRDefault="000666E3" w:rsidP="000666E3"/>
    <w:p w14:paraId="4421205C" w14:textId="77777777"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77777777" w:rsidR="00E15269" w:rsidRDefault="00E15269" w:rsidP="00E15269">
      <w:r>
        <w:lastRenderedPageBreak/>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14:paraId="3BAF0678" w14:textId="5E6D1A3F" w:rsidR="00FC04D5" w:rsidDel="003A314E" w:rsidRDefault="00FC04D5" w:rsidP="00E15269">
      <w:pPr>
        <w:rPr>
          <w:del w:id="1334" w:author="Glauber Matteis Gadelha" w:date="2020-02-29T12:56:00Z"/>
        </w:rPr>
      </w:pPr>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ins w:id="1335" w:author="Glauber Matteis Gadelha" w:date="2020-02-28T15:50:00Z">
        <w:r w:rsidR="008C3289">
          <w:t xml:space="preserve">representado </w:t>
        </w:r>
      </w:ins>
      <w:del w:id="1336" w:author="Claudio Martins" w:date="2020-02-27T10:18:00Z">
        <w:r w:rsidDel="00F04874">
          <w:delText xml:space="preserve">demonstrado </w:delText>
        </w:r>
      </w:del>
      <w:r>
        <w:t>na Figura 12.</w:t>
      </w:r>
    </w:p>
    <w:p w14:paraId="4B179B94" w14:textId="77777777" w:rsidR="003A314E" w:rsidRDefault="003A314E" w:rsidP="00E15269">
      <w:pPr>
        <w:rPr>
          <w:ins w:id="1337" w:author="Glauber Matteis Gadelha" w:date="2020-02-29T12:57:00Z"/>
        </w:rPr>
      </w:pPr>
    </w:p>
    <w:p w14:paraId="4497F2E0" w14:textId="1A94D60E" w:rsidR="00FC04D5" w:rsidRDefault="00FC04D5" w:rsidP="00E15269"/>
    <w:p w14:paraId="144D4794" w14:textId="504D9345" w:rsidR="00FC04D5" w:rsidRDefault="00FC04D5" w:rsidP="003A314E">
      <w:pPr>
        <w:spacing w:after="160" w:line="240" w:lineRule="auto"/>
        <w:jc w:val="center"/>
        <w:rPr>
          <w:ins w:id="1338" w:author="Glauber Matteis Gadelha" w:date="2020-02-29T12:57:00Z"/>
          <w:b/>
          <w:sz w:val="20"/>
          <w:szCs w:val="20"/>
        </w:rPr>
      </w:pPr>
      <w:r>
        <w:rPr>
          <w:b/>
          <w:sz w:val="20"/>
          <w:szCs w:val="20"/>
        </w:rPr>
        <w:t xml:space="preserve">Figura 12 – Diagrama de classes de análise do </w:t>
      </w:r>
      <w:proofErr w:type="gramStart"/>
      <w:r>
        <w:rPr>
          <w:b/>
          <w:sz w:val="20"/>
          <w:szCs w:val="20"/>
        </w:rPr>
        <w:t>DashGen</w:t>
      </w:r>
      <w:proofErr w:type="gramEnd"/>
    </w:p>
    <w:p w14:paraId="3904C534" w14:textId="77777777" w:rsidR="003A314E" w:rsidRDefault="003A314E" w:rsidP="003A314E">
      <w:pPr>
        <w:spacing w:after="160" w:line="240" w:lineRule="auto"/>
        <w:jc w:val="center"/>
        <w:rPr>
          <w:b/>
          <w:sz w:val="20"/>
          <w:szCs w:val="20"/>
        </w:rPr>
      </w:pPr>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6FD23905">
            <wp:extent cx="5070143" cy="394420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9644" cy="3959373"/>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pPr>
        <w:rPr>
          <w:ins w:id="1339" w:author="Claudio Martins" w:date="2020-02-27T10:18:00Z"/>
        </w:rPr>
      </w:pPr>
      <w:r>
        <w:tab/>
      </w:r>
    </w:p>
    <w:p w14:paraId="1E56D8D9" w14:textId="1017EBDB" w:rsidR="00564887" w:rsidRDefault="001D7A2E" w:rsidP="00F04874">
      <w:pPr>
        <w:ind w:firstLine="709"/>
      </w:pPr>
      <w:r>
        <w:t xml:space="preserve">De posse </w:t>
      </w:r>
      <w:del w:id="1340" w:author="Claudio Martins" w:date="2020-02-27T10:18:00Z">
        <w:r w:rsidDel="00F04874">
          <w:delText xml:space="preserve">desse </w:delText>
        </w:r>
      </w:del>
      <w:ins w:id="1341" w:author="Claudio Martins" w:date="2020-02-27T10:18:00Z">
        <w:r w:rsidR="00F04874">
          <w:t xml:space="preserve">do </w:t>
        </w:r>
      </w:ins>
      <w:r>
        <w:t xml:space="preserve">primeiro modelo de classes </w:t>
      </w:r>
      <w:del w:id="1342" w:author="Claudio Martins" w:date="2020-02-27T10:19:00Z">
        <w:r w:rsidDel="00F04874">
          <w:delText>abstrato</w:delText>
        </w:r>
      </w:del>
      <w:ins w:id="1343" w:author="Claudio Martins" w:date="2020-02-27T10:19:00Z">
        <w:r w:rsidR="00F04874">
          <w:t>conceituais (visto na Figura 12)</w:t>
        </w:r>
      </w:ins>
      <w:r>
        <w:t xml:space="preserve">, foi iniciado então o processo de análise em nível mais baixo de abstração, com </w:t>
      </w:r>
      <w:del w:id="1344" w:author="Claudio Martins" w:date="2020-02-27T10:19:00Z">
        <w:r w:rsidDel="00F04874">
          <w:delText>testes de</w:delText>
        </w:r>
      </w:del>
      <w:ins w:id="1345" w:author="Claudio Martins" w:date="2020-02-27T10:19:00Z">
        <w:r w:rsidR="00F04874">
          <w:t>a</w:t>
        </w:r>
      </w:ins>
      <w:r>
        <w:t xml:space="preserve"> implementação </w:t>
      </w:r>
      <w:del w:id="1346" w:author="Claudio Martins" w:date="2020-02-27T10:19:00Z">
        <w:r w:rsidDel="00F04874">
          <w:delText xml:space="preserve">baseado </w:delText>
        </w:r>
      </w:del>
      <w:ins w:id="1347" w:author="Claudio Martins" w:date="2020-02-27T10:19:00Z">
        <w:r w:rsidR="00F04874">
          <w:t xml:space="preserve">baseada </w:t>
        </w:r>
      </w:ins>
      <w:del w:id="1348" w:author="Claudio Martins" w:date="2020-02-27T10:20:00Z">
        <w:r w:rsidDel="00F04874">
          <w:delText xml:space="preserve">nas necessidades do </w:delText>
        </w:r>
      </w:del>
      <w:ins w:id="1349" w:author="Claudio Martins" w:date="2020-02-27T10:20:00Z">
        <w:r w:rsidR="00F04874">
          <w:t xml:space="preserve">no </w:t>
        </w:r>
      </w:ins>
      <w:r>
        <w:t xml:space="preserve">Apache Freemarker e </w:t>
      </w:r>
      <w:del w:id="1350" w:author="Claudio Martins" w:date="2020-02-27T10:20:00Z">
        <w:r w:rsidDel="00F04874">
          <w:delText xml:space="preserve">da </w:delText>
        </w:r>
      </w:del>
      <w:ins w:id="1351" w:author="Claudio Martins" w:date="2020-02-27T10:20:00Z">
        <w:r w:rsidR="00F04874">
          <w:t xml:space="preserve">na </w:t>
        </w:r>
      </w:ins>
      <w:r>
        <w:t xml:space="preserve">biblioteca </w:t>
      </w:r>
      <w:proofErr w:type="gramStart"/>
      <w:r>
        <w:t>DC.</w:t>
      </w:r>
      <w:proofErr w:type="gramEnd"/>
      <w:r>
        <w:t xml:space="preserve">js. Após a compreensão </w:t>
      </w:r>
      <w:del w:id="1352" w:author="Claudio Martins" w:date="2020-02-27T10:20:00Z">
        <w:r w:rsidDel="00F04874">
          <w:delText xml:space="preserve">da </w:delText>
        </w:r>
      </w:del>
      <w:ins w:id="1353" w:author="Claudio Martins" w:date="2020-02-27T10:20:00Z">
        <w:r w:rsidR="00F04874">
          <w:t xml:space="preserve">na </w:t>
        </w:r>
      </w:ins>
      <w:r>
        <w:t>forma de gerar um gráfico simples em uma página HTML5</w:t>
      </w:r>
      <w:ins w:id="1354" w:author="Claudio Martins" w:date="2020-02-27T10:20:00Z">
        <w:r w:rsidR="00F04874">
          <w:t>,</w:t>
        </w:r>
      </w:ins>
      <w:r>
        <w:t xml:space="preserve">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w:t>
      </w:r>
      <w:del w:id="1355" w:author="Claudio Martins" w:date="2020-02-27T10:20:00Z">
        <w:r w:rsidDel="00F04874">
          <w:delText xml:space="preserve">necessárias </w:delText>
        </w:r>
      </w:del>
      <w:ins w:id="1356" w:author="Claudio Martins" w:date="2020-02-27T10:20:00Z">
        <w:r w:rsidR="00F04874">
          <w:t xml:space="preserve">necessários </w:t>
        </w:r>
      </w:ins>
      <w:r>
        <w:t xml:space="preserve">para a implementação. Com o refinamento obtido </w:t>
      </w:r>
      <w:del w:id="1357" w:author="Claudio Martins" w:date="2020-02-27T10:20:00Z">
        <w:r w:rsidDel="00F04874">
          <w:delText xml:space="preserve">deste </w:delText>
        </w:r>
      </w:del>
      <w:ins w:id="1358" w:author="Claudio Martins" w:date="2020-02-27T10:20:00Z">
        <w:r w:rsidR="00F04874">
          <w:t xml:space="preserve">neste </w:t>
        </w:r>
      </w:ins>
      <w:r>
        <w:t xml:space="preserve">passo </w:t>
      </w:r>
      <w:del w:id="1359" w:author="Claudio Martins" w:date="2020-02-27T10:21:00Z">
        <w:r w:rsidDel="00F04874">
          <w:delText xml:space="preserve">de </w:delText>
        </w:r>
      </w:del>
      <w:ins w:id="1360" w:author="Claudio Martins" w:date="2020-02-27T10:21:00Z">
        <w:r w:rsidR="00F04874">
          <w:t xml:space="preserve">da </w:t>
        </w:r>
      </w:ins>
      <w:r>
        <w:t xml:space="preserve">análise, foi possível desenhar o modelo de classes de implementação, que consiste no modelo de classes na linguagem de </w:t>
      </w:r>
      <w:r>
        <w:lastRenderedPageBreak/>
        <w:t xml:space="preserve">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14:paraId="04C9C451" w14:textId="77777777" w:rsidR="00564887" w:rsidRDefault="00564887" w:rsidP="001D7A2E"/>
    <w:p w14:paraId="4B7D15D7" w14:textId="77777777" w:rsidR="00564887" w:rsidDel="00D81199" w:rsidRDefault="00564887" w:rsidP="00D81199">
      <w:pPr>
        <w:spacing w:after="160" w:line="240" w:lineRule="auto"/>
        <w:jc w:val="left"/>
        <w:rPr>
          <w:del w:id="1361" w:author="Glauber Matteis Gadelha" w:date="2020-02-29T12:58:00Z"/>
          <w:b/>
          <w:sz w:val="20"/>
          <w:szCs w:val="20"/>
        </w:rPr>
      </w:pPr>
      <w:del w:id="1362" w:author="Glauber Matteis Gadelha" w:date="2020-02-29T12:58:00Z">
        <w:r w:rsidDel="00D81199">
          <w:rPr>
            <w:b/>
            <w:sz w:val="20"/>
            <w:szCs w:val="20"/>
          </w:rPr>
          <w:br w:type="page"/>
        </w:r>
      </w:del>
    </w:p>
    <w:p w14:paraId="18BBBEB6" w14:textId="77777777" w:rsidR="00564887" w:rsidRDefault="00564887" w:rsidP="00D81199">
      <w:pPr>
        <w:spacing w:after="160" w:line="240" w:lineRule="auto"/>
        <w:jc w:val="center"/>
        <w:rPr>
          <w:ins w:id="1363" w:author="Glauber Matteis Gadelha" w:date="2020-02-29T12:59:00Z"/>
          <w:b/>
          <w:sz w:val="20"/>
          <w:szCs w:val="20"/>
        </w:rPr>
      </w:pPr>
      <w:r>
        <w:rPr>
          <w:b/>
          <w:sz w:val="20"/>
          <w:szCs w:val="20"/>
        </w:rPr>
        <w:t xml:space="preserve">Figura 13 – Diagrama de Classes de Implementação </w:t>
      </w:r>
      <w:proofErr w:type="gramStart"/>
      <w:r>
        <w:rPr>
          <w:b/>
          <w:sz w:val="20"/>
          <w:szCs w:val="20"/>
        </w:rPr>
        <w:t>DashGen</w:t>
      </w:r>
      <w:proofErr w:type="gramEnd"/>
    </w:p>
    <w:p w14:paraId="05848F66" w14:textId="77777777" w:rsidR="00D81199" w:rsidRDefault="00D81199" w:rsidP="00D81199">
      <w:pPr>
        <w:spacing w:after="160" w:line="240" w:lineRule="auto"/>
        <w:jc w:val="center"/>
        <w:rPr>
          <w:b/>
          <w:sz w:val="20"/>
          <w:szCs w:val="20"/>
        </w:rPr>
      </w:pPr>
    </w:p>
    <w:p w14:paraId="75900B47" w14:textId="77777777" w:rsidR="00564887" w:rsidRDefault="00564887" w:rsidP="00564887">
      <w:r>
        <w:rPr>
          <w:noProof/>
          <w:lang w:eastAsia="pt-BR"/>
        </w:rPr>
        <w:drawing>
          <wp:inline distT="0" distB="0" distL="0" distR="0" wp14:anchorId="685B1F22" wp14:editId="4A003881">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50E7FA4F" w14:textId="77777777" w:rsidR="00310E7A" w:rsidRDefault="001D7A2E" w:rsidP="001D7A2E">
      <w:r>
        <w:t xml:space="preserve"> </w:t>
      </w:r>
    </w:p>
    <w:p w14:paraId="6F4E1D55" w14:textId="77777777" w:rsidR="000666E3" w:rsidRDefault="000666E3">
      <w:pPr>
        <w:spacing w:after="160" w:line="240" w:lineRule="auto"/>
        <w:jc w:val="left"/>
        <w:rPr>
          <w:ins w:id="1364" w:author="Glauber Matteis Gadelha" w:date="2020-02-29T13:00:00Z"/>
          <w:rFonts w:eastAsiaTheme="majorEastAsia" w:cstheme="majorBidi"/>
          <w:b/>
          <w:szCs w:val="26"/>
        </w:rPr>
      </w:pPr>
      <w:bookmarkStart w:id="1365" w:name="_Toc33871129"/>
      <w:ins w:id="1366" w:author="Glauber Matteis Gadelha" w:date="2020-02-29T13:00:00Z">
        <w:r>
          <w:br w:type="page"/>
        </w:r>
      </w:ins>
    </w:p>
    <w:p w14:paraId="6E7A98F0" w14:textId="3448FE3C" w:rsidR="00C80F86" w:rsidRDefault="00C80F86" w:rsidP="00C80F86">
      <w:pPr>
        <w:pStyle w:val="Ttulo2"/>
        <w:rPr>
          <w:ins w:id="1367" w:author="Glauber Matteis Gadelha" w:date="2020-02-29T12:59:00Z"/>
        </w:rPr>
      </w:pPr>
      <w:proofErr w:type="gramStart"/>
      <w:r>
        <w:lastRenderedPageBreak/>
        <w:t>4.6 Modelagem</w:t>
      </w:r>
      <w:proofErr w:type="gramEnd"/>
      <w:r>
        <w:t xml:space="preserve"> </w:t>
      </w:r>
      <w:r w:rsidR="006C4933">
        <w:t>dinâmica</w:t>
      </w:r>
      <w:bookmarkEnd w:id="1365"/>
    </w:p>
    <w:p w14:paraId="497DEA0F" w14:textId="77777777" w:rsidR="00D81199" w:rsidRPr="00D81199" w:rsidRDefault="00D81199" w:rsidP="00D81199"/>
    <w:p w14:paraId="704A3322" w14:textId="77777777"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14:paraId="69989A9B" w14:textId="77777777" w:rsidR="006C4933" w:rsidRPr="00C80F86" w:rsidRDefault="006C4933" w:rsidP="00C80F86">
      <w:r>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14:paraId="1E7024DF" w14:textId="389FDCD9" w:rsidR="00C727FB" w:rsidRDefault="00C727FB" w:rsidP="00F04874">
      <w:r>
        <w:tab/>
        <w:t xml:space="preserve">O primeiro diagrama de </w:t>
      </w:r>
      <w:del w:id="1368" w:author="Claudio Martins" w:date="2020-02-27T10:22:00Z">
        <w:r w:rsidDel="00F04874">
          <w:delText xml:space="preserve">sequencia </w:delText>
        </w:r>
      </w:del>
      <w:ins w:id="1369" w:author="Claudio Martins" w:date="2020-02-27T10:22:00Z">
        <w:r w:rsidR="00F04874">
          <w:t xml:space="preserve">sequência </w:t>
        </w:r>
      </w:ins>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rsidP="00762D2C">
      <w:pPr>
        <w:spacing w:after="160" w:line="240" w:lineRule="auto"/>
        <w:jc w:val="left"/>
      </w:pPr>
    </w:p>
    <w:p w14:paraId="333E8040" w14:textId="77777777" w:rsidR="00762D2C" w:rsidRDefault="00762D2C">
      <w:pPr>
        <w:spacing w:after="160" w:line="240" w:lineRule="auto"/>
        <w:jc w:val="left"/>
        <w:rPr>
          <w:ins w:id="1370" w:author="Glauber Matteis Gadelha" w:date="2020-02-29T13:01:00Z"/>
          <w:b/>
          <w:sz w:val="20"/>
        </w:rPr>
      </w:pPr>
      <w:ins w:id="1371" w:author="Glauber Matteis Gadelha" w:date="2020-02-29T13:01:00Z">
        <w:r>
          <w:rPr>
            <w:b/>
            <w:sz w:val="20"/>
          </w:rPr>
          <w:br w:type="page"/>
        </w:r>
      </w:ins>
    </w:p>
    <w:p w14:paraId="617305E1" w14:textId="0DEF5FE5" w:rsidR="00C727FB" w:rsidRDefault="00C727FB" w:rsidP="00956837">
      <w:pPr>
        <w:spacing w:after="160" w:line="240" w:lineRule="auto"/>
        <w:jc w:val="center"/>
        <w:rPr>
          <w:ins w:id="1372" w:author="Glauber Matteis Gadelha" w:date="2020-02-29T13:00:00Z"/>
          <w:b/>
          <w:sz w:val="20"/>
        </w:rPr>
      </w:pPr>
      <w:r>
        <w:rPr>
          <w:b/>
          <w:sz w:val="20"/>
        </w:rPr>
        <w:lastRenderedPageBreak/>
        <w:t xml:space="preserve">Figura 14 – Diagrama de Sequência Global do </w:t>
      </w:r>
      <w:proofErr w:type="gramStart"/>
      <w:r>
        <w:rPr>
          <w:b/>
          <w:sz w:val="20"/>
        </w:rPr>
        <w:t>DashGen</w:t>
      </w:r>
      <w:proofErr w:type="gramEnd"/>
    </w:p>
    <w:p w14:paraId="707FD297" w14:textId="77777777" w:rsidR="000666E3" w:rsidRDefault="000666E3" w:rsidP="00956837">
      <w:pPr>
        <w:spacing w:after="160" w:line="240" w:lineRule="auto"/>
        <w:jc w:val="center"/>
        <w:rPr>
          <w:b/>
          <w:sz w:val="20"/>
        </w:rPr>
      </w:pPr>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0438663E">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67E83670" w14:textId="08FA69DD" w:rsidR="00F04874" w:rsidDel="000666E3" w:rsidRDefault="0079742B" w:rsidP="0079742B">
      <w:pPr>
        <w:rPr>
          <w:ins w:id="1373" w:author="Claudio Martins" w:date="2020-02-27T10:22:00Z"/>
          <w:del w:id="1374" w:author="Glauber Matteis Gadelha" w:date="2020-02-29T13:00:00Z"/>
        </w:rPr>
      </w:pPr>
      <w:r>
        <w:tab/>
      </w:r>
    </w:p>
    <w:p w14:paraId="1730B5D4" w14:textId="79547A36" w:rsidR="0079742B" w:rsidDel="00F04874" w:rsidRDefault="0079742B" w:rsidP="000666E3">
      <w:pPr>
        <w:rPr>
          <w:del w:id="1375" w:author="Claudio Martins" w:date="2020-02-27T10:23:00Z"/>
        </w:rPr>
      </w:pPr>
      <w:r>
        <w:t xml:space="preserve">A fim de tornar clara a geração do dashboard de saída, foi também elaborado um diagrama de sequência tratando das interações entre o Controlador principal e a classe &lt;&lt;Gerador&gt;&gt;, responsável pela composição dos dados obtidos em tempo de execução e </w:t>
      </w:r>
      <w:del w:id="1376" w:author="Claudio Martins" w:date="2020-02-27T10:22:00Z">
        <w:r w:rsidDel="00F04874">
          <w:delText xml:space="preserve"> </w:delText>
        </w:r>
      </w:del>
      <w:r>
        <w:t xml:space="preserve">o gabarito. A Figura 15 contém o diagrama com tal </w:t>
      </w:r>
      <w:proofErr w:type="gramStart"/>
      <w:r>
        <w:t>representação.</w:t>
      </w:r>
      <w:proofErr w:type="gramEnd"/>
    </w:p>
    <w:p w14:paraId="42BC4149" w14:textId="38E1537E" w:rsidR="0079742B" w:rsidRDefault="0079742B" w:rsidP="00F04874">
      <w:pPr>
        <w:ind w:firstLine="709"/>
        <w:rPr>
          <w:ins w:id="1377" w:author="Claudio Martins" w:date="2020-02-27T10:23:00Z"/>
        </w:rPr>
      </w:pPr>
      <w:del w:id="1378" w:author="Claudio Martins" w:date="2020-02-27T10:23:00Z">
        <w:r w:rsidDel="00F04874">
          <w:br w:type="page"/>
        </w:r>
      </w:del>
    </w:p>
    <w:p w14:paraId="374CD593" w14:textId="77777777" w:rsidR="00F04874" w:rsidRDefault="00F04874" w:rsidP="00F04874">
      <w:pPr>
        <w:ind w:firstLine="709"/>
      </w:pPr>
    </w:p>
    <w:p w14:paraId="26705DF6" w14:textId="77777777" w:rsidR="00762D2C" w:rsidRDefault="00762D2C">
      <w:pPr>
        <w:spacing w:after="160" w:line="240" w:lineRule="auto"/>
        <w:jc w:val="left"/>
        <w:rPr>
          <w:ins w:id="1379" w:author="Glauber Matteis Gadelha" w:date="2020-02-29T13:01:00Z"/>
          <w:b/>
          <w:sz w:val="20"/>
        </w:rPr>
      </w:pPr>
      <w:ins w:id="1380" w:author="Glauber Matteis Gadelha" w:date="2020-02-29T13:01:00Z">
        <w:r>
          <w:rPr>
            <w:b/>
            <w:sz w:val="20"/>
          </w:rPr>
          <w:br w:type="page"/>
        </w:r>
      </w:ins>
    </w:p>
    <w:p w14:paraId="4B215AFF" w14:textId="7FCAE998" w:rsidR="0079742B" w:rsidRDefault="0079742B" w:rsidP="000666E3">
      <w:pPr>
        <w:spacing w:line="240" w:lineRule="auto"/>
        <w:jc w:val="center"/>
        <w:rPr>
          <w:ins w:id="1381" w:author="Glauber Matteis Gadelha" w:date="2020-02-29T13:10:00Z"/>
          <w:b/>
          <w:sz w:val="20"/>
        </w:rPr>
      </w:pPr>
      <w:r>
        <w:rPr>
          <w:b/>
          <w:sz w:val="20"/>
        </w:rPr>
        <w:lastRenderedPageBreak/>
        <w:t xml:space="preserve">Figura 15 – Diagrama de sequencia da geração do Dashboard no </w:t>
      </w:r>
      <w:proofErr w:type="gramStart"/>
      <w:r>
        <w:rPr>
          <w:b/>
          <w:sz w:val="20"/>
        </w:rPr>
        <w:t>DashGen</w:t>
      </w:r>
      <w:proofErr w:type="gramEnd"/>
    </w:p>
    <w:p w14:paraId="36A95CAF" w14:textId="77777777" w:rsidR="009F65D4" w:rsidRDefault="009F65D4" w:rsidP="000666E3">
      <w:pPr>
        <w:spacing w:line="240" w:lineRule="auto"/>
        <w:jc w:val="center"/>
        <w:rPr>
          <w:ins w:id="1382" w:author="Glauber Matteis Gadelha" w:date="2020-02-29T13:00:00Z"/>
          <w:b/>
          <w:sz w:val="20"/>
        </w:rPr>
      </w:pPr>
    </w:p>
    <w:p w14:paraId="43888673" w14:textId="77777777" w:rsidR="000666E3" w:rsidRDefault="000666E3" w:rsidP="000666E3">
      <w:pPr>
        <w:spacing w:line="240" w:lineRule="auto"/>
        <w:jc w:val="center"/>
        <w:rPr>
          <w:b/>
          <w:sz w:val="20"/>
        </w:rPr>
      </w:pPr>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rPr>
          <w:ins w:id="1383" w:author="Glauber Matteis Gadelha" w:date="2020-02-29T13:00:00Z"/>
        </w:rPr>
      </w:pPr>
      <w:bookmarkStart w:id="1384" w:name="_Toc33871130"/>
      <w:r>
        <w:t xml:space="preserve">4.7 Desenvolvimento da Aplicação </w:t>
      </w:r>
      <w:proofErr w:type="gramStart"/>
      <w:r>
        <w:t>DashGen</w:t>
      </w:r>
      <w:bookmarkEnd w:id="1384"/>
      <w:proofErr w:type="gramEnd"/>
    </w:p>
    <w:p w14:paraId="679AD539" w14:textId="77777777" w:rsidR="000666E3" w:rsidRPr="000666E3" w:rsidRDefault="000666E3" w:rsidP="000666E3"/>
    <w:p w14:paraId="65CF159D" w14:textId="510A9057"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del w:id="1385" w:author="Claudio Martins" w:date="2020-02-27T10:24:00Z">
        <w:r w:rsidDel="00F04874">
          <w:delText xml:space="preserve"> 8</w:delText>
        </w:r>
      </w:del>
      <w:r>
        <w:t xml:space="preserve">, com </w:t>
      </w:r>
      <w:ins w:id="1386" w:author="Claudio Martins" w:date="2020-02-27T10:24:00Z">
        <w:r w:rsidR="00F04874">
          <w:t xml:space="preserve">a </w:t>
        </w:r>
      </w:ins>
      <w:r>
        <w:t>JDK</w:t>
      </w:r>
      <w:ins w:id="1387" w:author="Claudio Martins" w:date="2020-02-27T10:24:00Z">
        <w:r w:rsidR="00F04874">
          <w:t xml:space="preserve"> versão</w:t>
        </w:r>
      </w:ins>
      <w:r>
        <w:t xml:space="preserve"> 8</w:t>
      </w:r>
      <w:del w:id="1388" w:author="Claudio Martins" w:date="2020-02-27T10:24:00Z">
        <w:r w:rsidDel="00F04874">
          <w:delText>u241</w:delText>
        </w:r>
      </w:del>
      <w:r>
        <w:t>.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14:paraId="547D06BE" w14:textId="77777777" w:rsidR="00C725C0" w:rsidRDefault="00C725C0" w:rsidP="00355E5E"/>
    <w:p w14:paraId="7E729479" w14:textId="77777777" w:rsidR="00756AFE" w:rsidRDefault="00756AFE">
      <w:pPr>
        <w:spacing w:after="160" w:line="240" w:lineRule="auto"/>
        <w:jc w:val="left"/>
        <w:rPr>
          <w:ins w:id="1389" w:author="Glauber Matteis Gadelha" w:date="2020-02-29T13:01:00Z"/>
          <w:rFonts w:eastAsiaTheme="majorEastAsia" w:cstheme="majorBidi"/>
          <w:bCs/>
        </w:rPr>
      </w:pPr>
      <w:bookmarkStart w:id="1390" w:name="_Toc33871131"/>
      <w:ins w:id="1391" w:author="Glauber Matteis Gadelha" w:date="2020-02-29T13:01:00Z">
        <w:r>
          <w:br w:type="page"/>
        </w:r>
      </w:ins>
    </w:p>
    <w:p w14:paraId="5B7897A4" w14:textId="1DAFDB08" w:rsidR="00C725C0" w:rsidRDefault="00C725C0" w:rsidP="00C725C0">
      <w:pPr>
        <w:pStyle w:val="Ttulo3"/>
        <w:rPr>
          <w:ins w:id="1392" w:author="Glauber Matteis Gadelha" w:date="2020-02-29T13:01:00Z"/>
        </w:rPr>
      </w:pPr>
      <w:r>
        <w:lastRenderedPageBreak/>
        <w:t>4.7.1 A interface gráfica do usuário GUI</w:t>
      </w:r>
      <w:bookmarkEnd w:id="1390"/>
    </w:p>
    <w:p w14:paraId="530FBC19" w14:textId="77777777" w:rsidR="00756AFE" w:rsidRPr="00756AFE" w:rsidRDefault="00756AFE" w:rsidP="00756AFE"/>
    <w:p w14:paraId="3C5E48A4" w14:textId="77777777"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ins w:id="1393" w:author="Glauber Matteis Gadelha" w:date="2020-02-29T13:01:00Z"/>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0CB6EC9B" w14:textId="77777777" w:rsidR="00756AFE" w:rsidRDefault="00756AFE" w:rsidP="00A20255">
      <w:pPr>
        <w:jc w:val="center"/>
        <w:rPr>
          <w:b/>
          <w:sz w:val="20"/>
        </w:rPr>
      </w:pPr>
    </w:p>
    <w:p w14:paraId="6AAE2E4C" w14:textId="00BEB474" w:rsidR="00DD7A10" w:rsidRDefault="0007470D" w:rsidP="00DD7A10">
      <w:pPr>
        <w:jc w:val="center"/>
        <w:rPr>
          <w:b/>
          <w:sz w:val="20"/>
        </w:rPr>
      </w:pPr>
      <w:del w:id="1394" w:author="Glauber Matteis Gadelha" w:date="2020-02-29T13:03:00Z">
        <w:r w:rsidDel="004F7365">
          <w:rPr>
            <w:noProof/>
            <w:lang w:eastAsia="pt-BR"/>
          </w:rPr>
          <w:drawing>
            <wp:inline distT="0" distB="0" distL="0" distR="0" wp14:anchorId="5C429817" wp14:editId="2AE22D3B">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69811" cy="3664119"/>
                      </a:xfrm>
                      <a:prstGeom prst="rect">
                        <a:avLst/>
                      </a:prstGeom>
                    </pic:spPr>
                  </pic:pic>
                </a:graphicData>
              </a:graphic>
            </wp:inline>
          </w:drawing>
        </w:r>
      </w:del>
      <w:ins w:id="1395" w:author="Glauber Matteis Gadelha" w:date="2020-02-29T13:03:00Z">
        <w:r w:rsidR="004F7365" w:rsidRPr="004F7365">
          <w:rPr>
            <w:noProof/>
            <w:lang w:eastAsia="pt-BR"/>
          </w:rPr>
          <w:t xml:space="preserve"> </w:t>
        </w:r>
        <w:r w:rsidR="004F7365">
          <w:rPr>
            <w:noProof/>
            <w:lang w:eastAsia="pt-BR"/>
          </w:rPr>
          <w:drawing>
            <wp:inline distT="0" distB="0" distL="0" distR="0" wp14:anchorId="6224B99A" wp14:editId="6EBCE4DB">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30519" cy="4348996"/>
                      </a:xfrm>
                      <a:prstGeom prst="rect">
                        <a:avLst/>
                      </a:prstGeom>
                    </pic:spPr>
                  </pic:pic>
                </a:graphicData>
              </a:graphic>
            </wp:inline>
          </w:drawing>
        </w:r>
      </w:ins>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00B44B2A" w14:textId="2842079D" w:rsidR="003B5A51" w:rsidRPr="003E2D38" w:rsidDel="00A20255" w:rsidRDefault="004C46F8" w:rsidP="00E66E83">
      <w:pPr>
        <w:rPr>
          <w:del w:id="1396" w:author="Glauber Matteis Gadelha" w:date="2020-02-28T15:52:00Z"/>
        </w:rPr>
      </w:pPr>
      <w:r>
        <w:tab/>
      </w:r>
      <w:ins w:id="1397" w:author="Glauber Matteis Gadelha" w:date="2020-02-28T18:43:00Z">
        <w:r w:rsidR="00E66E83">
          <w:t xml:space="preserve">Na Figura 17 pode-se visualizar o código fonte dos métodos </w:t>
        </w:r>
        <w:proofErr w:type="gramStart"/>
        <w:r w:rsidR="00E66E83">
          <w:t>selectCSV</w:t>
        </w:r>
        <w:proofErr w:type="gramEnd"/>
        <w:r w:rsidR="00E66E83">
          <w:t>()</w:t>
        </w:r>
      </w:ins>
      <w:ins w:id="1398" w:author="Glauber Matteis Gadelha" w:date="2020-02-28T18:46:00Z">
        <w:r w:rsidR="00E66E83">
          <w:t xml:space="preserve"> (linha 2)</w:t>
        </w:r>
      </w:ins>
      <w:ins w:id="1399" w:author="Glauber Matteis Gadelha" w:date="2020-02-28T18:45:00Z">
        <w:r w:rsidR="00E66E83">
          <w:t xml:space="preserve">, disparado </w:t>
        </w:r>
      </w:ins>
      <w:ins w:id="1400" w:author="Glauber Matteis Gadelha" w:date="2020-02-28T18:46:00Z">
        <w:r w:rsidR="00E66E83">
          <w:t>pelo clique sobre o  botão “Selecionar CSV”</w:t>
        </w:r>
      </w:ins>
      <w:ins w:id="1401" w:author="Glauber Matteis Gadelha" w:date="2020-02-28T18:48:00Z">
        <w:r w:rsidR="00E66E83">
          <w:t xml:space="preserve">. Esta ação </w:t>
        </w:r>
      </w:ins>
      <w:ins w:id="1402" w:author="Glauber Matteis Gadelha" w:date="2020-02-28T18:49:00Z">
        <w:r w:rsidR="00E66E83">
          <w:t>inicia</w:t>
        </w:r>
      </w:ins>
      <w:ins w:id="1403" w:author="Glauber Matteis Gadelha" w:date="2020-02-28T18:48:00Z">
        <w:r w:rsidR="00E66E83">
          <w:t xml:space="preserve"> um evento que exibe uma janela de seleç</w:t>
        </w:r>
      </w:ins>
      <w:ins w:id="1404" w:author="Glauber Matteis Gadelha" w:date="2020-02-28T18:49:00Z">
        <w:r w:rsidR="00E66E83">
          <w:t>ão de arquivos com filtro pré-definido para *</w:t>
        </w:r>
        <w:proofErr w:type="gramStart"/>
        <w:r w:rsidR="00E66E83">
          <w:t>.</w:t>
        </w:r>
        <w:proofErr w:type="gramEnd"/>
        <w:r w:rsidR="00E66E83">
          <w:t xml:space="preserve">CSV, como pode ser observado na </w:t>
        </w:r>
      </w:ins>
      <w:ins w:id="1405" w:author="Glauber Matteis Gadelha" w:date="2020-02-28T18:50:00Z">
        <w:r w:rsidR="00E66E83">
          <w:t>F</w:t>
        </w:r>
      </w:ins>
      <w:ins w:id="1406" w:author="Glauber Matteis Gadelha" w:date="2020-02-28T18:49:00Z">
        <w:r w:rsidR="00E66E83">
          <w:t xml:space="preserve">igura 18. </w:t>
        </w:r>
      </w:ins>
      <w:ins w:id="1407" w:author="Glauber Matteis Gadelha" w:date="2020-02-28T18:43:00Z">
        <w:r w:rsidR="00E66E83">
          <w:t xml:space="preserve"> </w:t>
        </w:r>
      </w:ins>
      <w:ins w:id="1408" w:author="Glauber Matteis Gadelha" w:date="2020-02-28T18:52:00Z">
        <w:r w:rsidR="00B207A8">
          <w:t>Também na Figura 17 est</w:t>
        </w:r>
      </w:ins>
      <w:ins w:id="1409" w:author="Glauber Matteis Gadelha" w:date="2020-02-28T18:53:00Z">
        <w:r w:rsidR="00B207A8">
          <w:t xml:space="preserve">á o código </w:t>
        </w:r>
        <w:r w:rsidR="00B207A8">
          <w:lastRenderedPageBreak/>
          <w:t xml:space="preserve">fonte do </w:t>
        </w:r>
      </w:ins>
      <w:ins w:id="1410" w:author="Glauber Matteis Gadelha" w:date="2020-02-28T18:50:00Z">
        <w:r w:rsidR="00E66E83">
          <w:t>método</w:t>
        </w:r>
      </w:ins>
      <w:ins w:id="1411" w:author="Glauber Matteis Gadelha" w:date="2020-02-28T18:43:00Z">
        <w:r w:rsidR="00E66E83">
          <w:t xml:space="preserve"> </w:t>
        </w:r>
        <w:proofErr w:type="gramStart"/>
        <w:r w:rsidR="00E66E83">
          <w:t>selectDest</w:t>
        </w:r>
      </w:ins>
      <w:ins w:id="1412" w:author="Glauber Matteis Gadelha" w:date="2020-02-28T18:44:00Z">
        <w:r w:rsidR="00E66E83">
          <w:t>Folder</w:t>
        </w:r>
        <w:proofErr w:type="gramEnd"/>
        <w:r w:rsidR="00E66E83">
          <w:t xml:space="preserve">() (linha 12), </w:t>
        </w:r>
      </w:ins>
      <w:ins w:id="1413" w:author="Glauber Matteis Gadelha" w:date="2020-02-28T18:47:00Z">
        <w:r w:rsidR="00E66E83">
          <w:t>disparado pelo clique sobre o botão “Selecionar Destino</w:t>
        </w:r>
      </w:ins>
      <w:ins w:id="1414" w:author="Glauber Matteis Gadelha" w:date="2020-02-28T18:53:00Z">
        <w:r w:rsidR="00B207A8">
          <w:t>”. A ação</w:t>
        </w:r>
      </w:ins>
      <w:ins w:id="1415" w:author="Glauber Matteis Gadelha" w:date="2020-02-28T18:51:00Z">
        <w:r w:rsidR="00E66E83">
          <w:t xml:space="preserve"> </w:t>
        </w:r>
      </w:ins>
      <w:del w:id="1416" w:author="Glauber Matteis Gadelha" w:date="2020-02-28T15:52:00Z">
        <w:r w:rsidRPr="003E2D38" w:rsidDel="00A20255">
          <w:rPr>
            <w:strike/>
          </w:rPr>
          <w:delText xml:space="preserve">O JavaFX Scene Builder por sua vez gera o arquivo FXML baseado na alocação dos elementos na tela e dos ajustes feitos na IDE. Já o IntelliJ IDEA se encarrega de gerar automaticamente as referências dos elementos associados a eventos de ação na classe de </w:delText>
        </w:r>
        <w:commentRangeStart w:id="1417"/>
        <w:r w:rsidRPr="003E2D38" w:rsidDel="00A20255">
          <w:rPr>
            <w:strike/>
          </w:rPr>
          <w:delText>controle</w:delText>
        </w:r>
        <w:commentRangeEnd w:id="1417"/>
        <w:r w:rsidR="00153BF6" w:rsidRPr="003E2D38" w:rsidDel="00A20255">
          <w:rPr>
            <w:rStyle w:val="Refdecomentrio"/>
            <w:strike/>
          </w:rPr>
          <w:commentReference w:id="1417"/>
        </w:r>
        <w:r w:rsidRPr="003E2D38" w:rsidDel="00A20255">
          <w:delText xml:space="preserve">. </w:delText>
        </w:r>
      </w:del>
    </w:p>
    <w:p w14:paraId="5F1DFB21" w14:textId="6075BA07" w:rsidR="00632FB1" w:rsidRDefault="00CC537E" w:rsidP="00E66E83">
      <w:pPr>
        <w:rPr>
          <w:ins w:id="1418" w:author="Glauber Matteis Gadelha" w:date="2020-02-28T18:38:00Z"/>
        </w:rPr>
      </w:pPr>
      <w:del w:id="1419" w:author="Glauber Matteis Gadelha" w:date="2020-02-28T15:52:00Z">
        <w:r w:rsidRPr="003E2D38" w:rsidDel="00A20255">
          <w:tab/>
        </w:r>
      </w:del>
      <w:del w:id="1420" w:author="Glauber Matteis Gadelha" w:date="2020-02-28T18:51:00Z">
        <w:r w:rsidRPr="003E2D38" w:rsidDel="00E66E83">
          <w:delText xml:space="preserve">O botão </w:delText>
        </w:r>
      </w:del>
      <w:ins w:id="1421" w:author="Claudio Martins" w:date="2020-02-27T10:29:00Z">
        <w:del w:id="1422" w:author="Glauber Matteis Gadelha" w:date="2020-02-28T18:51:00Z">
          <w:r w:rsidR="00153BF6" w:rsidRPr="003E2D38" w:rsidDel="00E66E83">
            <w:delText>“</w:delText>
          </w:r>
        </w:del>
      </w:ins>
      <w:del w:id="1423" w:author="Glauber Matteis Gadelha" w:date="2020-02-28T18:51:00Z">
        <w:r w:rsidRPr="003E2D38" w:rsidDel="00E66E83">
          <w:delText>Arquivo CSV</w:delText>
        </w:r>
      </w:del>
      <w:ins w:id="1424" w:author="Claudio Martins" w:date="2020-02-27T10:29:00Z">
        <w:del w:id="1425" w:author="Glauber Matteis Gadelha" w:date="2020-02-28T18:51:00Z">
          <w:r w:rsidR="00153BF6" w:rsidRPr="003E2D38" w:rsidDel="00E66E83">
            <w:delText>”</w:delText>
          </w:r>
        </w:del>
      </w:ins>
      <w:del w:id="1426" w:author="Glauber Matteis Gadelha" w:date="2020-02-28T18:51:00Z">
        <w:r w:rsidRPr="003E2D38" w:rsidDel="00E66E83">
          <w:delText xml:space="preserve"> contido na interface </w:delText>
        </w:r>
      </w:del>
      <w:del w:id="1427" w:author="Glauber Matteis Gadelha" w:date="2020-02-28T18:42:00Z">
        <w:r w:rsidRPr="003E2D38" w:rsidDel="003E2D38">
          <w:delText>dispara um evento ActionEvent, no qual a aplicação instancia um objeto javafx.stage.FileChooser</w:delText>
        </w:r>
      </w:del>
      <w:del w:id="1428" w:author="Glauber Matteis Gadelha" w:date="2020-02-28T18:51:00Z">
        <w:r w:rsidRPr="003E2D38" w:rsidDel="00E66E83">
          <w:delText>. O método showDialog() exibe uma janela de seleção de arquivos no padrão do gerenciador de janelas do sistema hospedeiro</w:delText>
        </w:r>
        <w:r w:rsidR="003C4A4A" w:rsidRPr="003E2D38" w:rsidDel="00E66E83">
          <w:delText>, com um filtro pré-definido de arquivos .</w:delText>
        </w:r>
        <w:commentRangeStart w:id="1429"/>
        <w:r w:rsidR="003C4A4A" w:rsidRPr="003E2D38" w:rsidDel="00E66E83">
          <w:delText>CSV</w:delText>
        </w:r>
        <w:commentRangeEnd w:id="1429"/>
        <w:r w:rsidR="00153BF6" w:rsidRPr="003E2D38" w:rsidDel="00E66E83">
          <w:rPr>
            <w:rStyle w:val="Refdecomentrio"/>
          </w:rPr>
          <w:commentReference w:id="1429"/>
        </w:r>
        <w:r w:rsidRPr="003E2D38" w:rsidDel="00E66E83">
          <w:delText>.</w:delText>
        </w:r>
        <w:r w:rsidR="003C4A4A" w:rsidRPr="003E2D38" w:rsidDel="00E66E83">
          <w:delText xml:space="preserve"> Feita a seleção, o método retorna um objeto do tipo java.io.File</w:delText>
        </w:r>
        <w:r w:rsidR="00D752A8" w:rsidRPr="003E2D38" w:rsidDel="00E66E83">
          <w:delText xml:space="preserve"> contendo o </w:delText>
        </w:r>
        <w:r w:rsidR="00786539" w:rsidRPr="003E2D38" w:rsidDel="00E66E83">
          <w:delText xml:space="preserve">descritor para o </w:delText>
        </w:r>
        <w:r w:rsidR="00D752A8" w:rsidRPr="003E2D38" w:rsidDel="00E66E83">
          <w:delText xml:space="preserve">caminho </w:delText>
        </w:r>
        <w:r w:rsidR="00786539" w:rsidRPr="003E2D38" w:rsidDel="00E66E83">
          <w:delText>d</w:delText>
        </w:r>
        <w:r w:rsidR="00D752A8" w:rsidRPr="003E2D38" w:rsidDel="00E66E83">
          <w:delText>o arquivo selecionado</w:delText>
        </w:r>
        <w:r w:rsidR="003C4A4A" w:rsidRPr="003E2D38" w:rsidDel="00E66E83">
          <w:delText>.</w:delText>
        </w:r>
        <w:r w:rsidRPr="003E2D38" w:rsidDel="00E66E83">
          <w:delText xml:space="preserve"> </w:delText>
        </w:r>
      </w:del>
      <w:proofErr w:type="gramStart"/>
      <w:ins w:id="1430" w:author="Glauber Matteis Gadelha" w:date="2020-02-28T18:51:00Z">
        <w:r w:rsidR="00E66E83">
          <w:t>inicia</w:t>
        </w:r>
      </w:ins>
      <w:proofErr w:type="gramEnd"/>
      <w:ins w:id="1431" w:author="Glauber Matteis Gadelha" w:date="2020-02-28T18:08:00Z">
        <w:r w:rsidR="00632FB1" w:rsidRPr="003E2D38">
          <w:t xml:space="preserve"> um evento no qual a aplicação exibe uma janela de seleção de</w:t>
        </w:r>
        <w:r w:rsidR="00632FB1">
          <w:t xml:space="preserve"> diretório no padrão do gerenciador d</w:t>
        </w:r>
        <w:r w:rsidR="00B207A8">
          <w:t>e janelas do sistema hospedeiro</w:t>
        </w:r>
      </w:ins>
      <w:ins w:id="1432" w:author="Glauber Matteis Gadelha" w:date="2020-02-28T18:56:00Z">
        <w:r w:rsidR="00D74956">
          <w:t>, como apresentado na Figura 19</w:t>
        </w:r>
      </w:ins>
      <w:ins w:id="1433" w:author="Glauber Matteis Gadelha" w:date="2020-02-28T18:53:00Z">
        <w:r w:rsidR="00B207A8">
          <w:t>. Ambas as janelas de</w:t>
        </w:r>
      </w:ins>
      <w:ins w:id="1434" w:author="Glauber Matteis Gadelha" w:date="2020-02-28T18:08:00Z">
        <w:r w:rsidR="00632FB1">
          <w:t xml:space="preserve"> seleção </w:t>
        </w:r>
      </w:ins>
      <w:ins w:id="1435" w:author="Glauber Matteis Gadelha" w:date="2020-02-28T18:54:00Z">
        <w:r w:rsidR="00B207A8">
          <w:t>retornam um</w:t>
        </w:r>
      </w:ins>
      <w:ins w:id="1436" w:author="Glauber Matteis Gadelha" w:date="2020-02-28T18:08:00Z">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ins>
      <w:ins w:id="1437" w:author="Glauber Matteis Gadelha" w:date="2020-02-28T18:54:00Z">
        <w:r w:rsidR="00B207A8">
          <w:t xml:space="preserve"> arquivo ou</w:t>
        </w:r>
      </w:ins>
      <w:ins w:id="1438" w:author="Glauber Matteis Gadelha" w:date="2020-02-28T18:08:00Z">
        <w:r w:rsidR="00632FB1">
          <w:t xml:space="preserve"> diretório selecionado. </w:t>
        </w:r>
      </w:ins>
    </w:p>
    <w:p w14:paraId="66E936D4" w14:textId="77777777" w:rsidR="007F742E" w:rsidRDefault="007F742E" w:rsidP="00632FB1">
      <w:pPr>
        <w:rPr>
          <w:ins w:id="1439" w:author="Glauber Matteis Gadelha" w:date="2020-02-28T18:08:00Z"/>
        </w:rPr>
      </w:pPr>
    </w:p>
    <w:p w14:paraId="1FB429F4" w14:textId="3C459E64" w:rsidR="00CC537E" w:rsidRPr="00667087" w:rsidDel="00186601" w:rsidRDefault="00CC537E" w:rsidP="00667087">
      <w:pPr>
        <w:spacing w:after="160" w:line="240" w:lineRule="auto"/>
        <w:jc w:val="center"/>
        <w:rPr>
          <w:ins w:id="1440" w:author="Claudio Martins" w:date="2020-02-27T10:36:00Z"/>
          <w:del w:id="1441" w:author="Glauber Matteis Gadelha" w:date="2020-02-28T18:15:00Z"/>
          <w:b/>
          <w:sz w:val="20"/>
        </w:rPr>
      </w:pPr>
      <w:del w:id="1442" w:author="Glauber Matteis Gadelha" w:date="2020-02-28T18:15:00Z">
        <w:r w:rsidRPr="00667087" w:rsidDel="00186601">
          <w:rPr>
            <w:b/>
            <w:sz w:val="20"/>
          </w:rPr>
          <w:delText xml:space="preserve">A </w:delText>
        </w:r>
      </w:del>
      <w:ins w:id="1443" w:author="Claudio Martins" w:date="2020-02-27T10:36:00Z">
        <w:del w:id="1444" w:author="Glauber Matteis Gadelha" w:date="2020-02-28T18:15:00Z">
          <w:r w:rsidR="00153BF6" w:rsidRPr="00667087" w:rsidDel="00186601">
            <w:rPr>
              <w:b/>
              <w:sz w:val="20"/>
            </w:rPr>
            <w:delText xml:space="preserve">Na </w:delText>
          </w:r>
        </w:del>
      </w:ins>
      <w:del w:id="1445" w:author="Glauber Matteis Gadelha" w:date="2020-02-28T18:15:00Z">
        <w:r w:rsidRPr="00667087" w:rsidDel="00186601">
          <w:rPr>
            <w:b/>
            <w:sz w:val="20"/>
          </w:rPr>
          <w:delText xml:space="preserve">Figura 17 </w:delText>
        </w:r>
      </w:del>
      <w:ins w:id="1446" w:author="Claudio Martins" w:date="2020-02-27T10:36:00Z">
        <w:del w:id="1447" w:author="Glauber Matteis Gadelha" w:date="2020-02-28T18:15:00Z">
          <w:r w:rsidR="00153BF6" w:rsidRPr="00667087" w:rsidDel="00186601">
            <w:rPr>
              <w:b/>
              <w:sz w:val="20"/>
            </w:rPr>
            <w:delText xml:space="preserve">pode ser </w:delText>
          </w:r>
        </w:del>
      </w:ins>
      <w:commentRangeStart w:id="1448"/>
      <w:del w:id="1449" w:author="Glauber Matteis Gadelha" w:date="2020-02-28T18:15:00Z">
        <w:r w:rsidRPr="00667087" w:rsidDel="00186601">
          <w:rPr>
            <w:b/>
            <w:sz w:val="20"/>
          </w:rPr>
          <w:delText xml:space="preserve">demonstra </w:delText>
        </w:r>
      </w:del>
      <w:ins w:id="1450" w:author="Claudio Martins" w:date="2020-02-27T10:36:00Z">
        <w:del w:id="1451" w:author="Glauber Matteis Gadelha" w:date="2020-02-28T18:15:00Z">
          <w:r w:rsidR="00153BF6" w:rsidRPr="00667087" w:rsidDel="00186601">
            <w:rPr>
              <w:b/>
              <w:sz w:val="20"/>
            </w:rPr>
            <w:delText>vista</w:delText>
          </w:r>
          <w:commentRangeEnd w:id="1448"/>
          <w:r w:rsidR="00153BF6" w:rsidRPr="00667087" w:rsidDel="00186601">
            <w:commentReference w:id="1448"/>
          </w:r>
          <w:r w:rsidR="00153BF6" w:rsidRPr="00667087" w:rsidDel="00186601">
            <w:rPr>
              <w:b/>
              <w:sz w:val="20"/>
            </w:rPr>
            <w:delText xml:space="preserve"> </w:delText>
          </w:r>
        </w:del>
      </w:ins>
      <w:del w:id="1452" w:author="Glauber Matteis Gadelha" w:date="2020-02-28T18:15:00Z">
        <w:r w:rsidRPr="00667087" w:rsidDel="00186601">
          <w:rPr>
            <w:b/>
            <w:sz w:val="20"/>
          </w:rPr>
          <w:delText>a reprodução desta janela.</w:delText>
        </w:r>
      </w:del>
    </w:p>
    <w:p w14:paraId="79DDA45A" w14:textId="72DC7CB8" w:rsidR="00153BF6" w:rsidRPr="00667087" w:rsidDel="00667087" w:rsidRDefault="00186601" w:rsidP="00667087">
      <w:pPr>
        <w:spacing w:after="160" w:line="240" w:lineRule="auto"/>
        <w:jc w:val="center"/>
        <w:rPr>
          <w:del w:id="1453" w:author="Glauber Matteis Gadelha" w:date="2020-02-28T18:15:00Z"/>
          <w:b/>
          <w:sz w:val="20"/>
        </w:rPr>
      </w:pPr>
      <w:ins w:id="1454" w:author="Glauber Matteis Gadelha" w:date="2020-02-28T18:15:00Z">
        <w:r w:rsidRPr="00667087">
          <w:rPr>
            <w:b/>
            <w:sz w:val="20"/>
          </w:rPr>
          <w:t xml:space="preserve">Figura 17 – Código fonte dos métodos </w:t>
        </w:r>
        <w:proofErr w:type="gramStart"/>
        <w:r w:rsidRPr="00667087">
          <w:rPr>
            <w:b/>
            <w:sz w:val="20"/>
          </w:rPr>
          <w:t>SelectCSV</w:t>
        </w:r>
      </w:ins>
      <w:proofErr w:type="gramEnd"/>
      <w:ins w:id="1455" w:author="Glauber Matteis Gadelha" w:date="2020-02-28T18:16:00Z">
        <w:r w:rsidRPr="00667087">
          <w:rPr>
            <w:b/>
            <w:sz w:val="20"/>
          </w:rPr>
          <w:t>()</w:t>
        </w:r>
      </w:ins>
      <w:ins w:id="1456" w:author="Glauber Matteis Gadelha" w:date="2020-02-28T18:15:00Z">
        <w:r w:rsidRPr="00667087">
          <w:rPr>
            <w:b/>
            <w:sz w:val="20"/>
          </w:rPr>
          <w:t xml:space="preserve"> e Select</w:t>
        </w:r>
      </w:ins>
      <w:ins w:id="1457" w:author="Glauber Matteis Gadelha" w:date="2020-02-28T18:16:00Z">
        <w:r w:rsidRPr="00667087">
          <w:rPr>
            <w:b/>
            <w:sz w:val="20"/>
          </w:rPr>
          <w:t>DestFolder()</w:t>
        </w:r>
      </w:ins>
    </w:p>
    <w:p w14:paraId="442D5BBB" w14:textId="77777777" w:rsidR="00667087" w:rsidRPr="00667087" w:rsidRDefault="00667087" w:rsidP="00667087">
      <w:pPr>
        <w:spacing w:after="160" w:line="240" w:lineRule="auto"/>
        <w:jc w:val="center"/>
        <w:rPr>
          <w:ins w:id="1458" w:author="Glauber Matteis Gadelha" w:date="2020-02-29T13:03:00Z"/>
          <w:b/>
          <w:sz w:val="20"/>
        </w:rPr>
      </w:pPr>
    </w:p>
    <w:p w14:paraId="5DBA491C" w14:textId="0DA6AC72" w:rsidR="00CC537E" w:rsidDel="00D164DC" w:rsidRDefault="00CC537E" w:rsidP="007F742E">
      <w:pPr>
        <w:spacing w:after="160" w:line="240" w:lineRule="auto"/>
        <w:jc w:val="center"/>
        <w:rPr>
          <w:del w:id="1459" w:author="Claudio Martins" w:date="2020-02-27T10:36:00Z"/>
          <w:rFonts w:ascii="Consolas" w:eastAsia="Times New Roman" w:hAnsi="Consolas" w:cs="Times New Roman"/>
          <w:color w:val="008200"/>
          <w:sz w:val="16"/>
          <w:szCs w:val="16"/>
          <w:bdr w:val="none" w:sz="0" w:space="0" w:color="auto" w:frame="1"/>
          <w:lang w:eastAsia="pt-BR"/>
        </w:rPr>
      </w:pPr>
    </w:p>
    <w:p w14:paraId="7E5413D8" w14:textId="77777777" w:rsidR="00D164DC" w:rsidRDefault="00D164DC" w:rsidP="00D164DC">
      <w:pPr>
        <w:jc w:val="center"/>
        <w:rPr>
          <w:ins w:id="1460" w:author="Glauber Matteis Gadelha" w:date="2020-02-28T18:58:00Z"/>
          <w:rFonts w:ascii="Consolas" w:eastAsia="Times New Roman" w:hAnsi="Consolas" w:cs="Times New Roman"/>
          <w:color w:val="008200"/>
          <w:sz w:val="16"/>
          <w:szCs w:val="16"/>
          <w:bdr w:val="none" w:sz="0" w:space="0" w:color="auto" w:frame="1"/>
          <w:lang w:eastAsia="pt-BR"/>
        </w:rPr>
      </w:pPr>
    </w:p>
    <w:p w14:paraId="7A8A41C6" w14:textId="0F2C6773" w:rsidR="00D164DC" w:rsidRPr="007D1F14" w:rsidRDefault="00D164DC" w:rsidP="00D164DC">
      <w:pPr>
        <w:jc w:val="center"/>
        <w:rPr>
          <w:ins w:id="1461" w:author="Glauber Matteis Gadelha" w:date="2020-02-28T18:58:00Z"/>
          <w:sz w:val="20"/>
        </w:rPr>
      </w:pPr>
      <w:ins w:id="1462" w:author="Glauber Matteis Gadelha" w:date="2020-02-28T18:58:00Z">
        <w:r>
          <w:rPr>
            <w:noProof/>
            <w:sz w:val="20"/>
            <w:lang w:eastAsia="pt-BR"/>
          </w:rPr>
          <w:drawing>
            <wp:inline distT="0" distB="0" distL="0" distR="0" wp14:anchorId="29156357" wp14:editId="4B544846">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ins>
    </w:p>
    <w:p w14:paraId="4E93A9D9" w14:textId="1BE94241" w:rsidR="00CC537E" w:rsidRPr="007D1F14" w:rsidDel="007F742E" w:rsidRDefault="00CC537E">
      <w:pPr>
        <w:spacing w:after="160" w:line="240" w:lineRule="auto"/>
        <w:jc w:val="left"/>
        <w:rPr>
          <w:del w:id="1463" w:author="Glauber Matteis Gadelha" w:date="2020-02-28T18:38:00Z"/>
          <w:b/>
          <w:sz w:val="20"/>
        </w:rPr>
      </w:pPr>
      <w:del w:id="1464" w:author="Claudio Martins" w:date="2020-02-27T10:36:00Z">
        <w:r w:rsidRPr="007D1F14" w:rsidDel="00153BF6">
          <w:rPr>
            <w:b/>
            <w:sz w:val="20"/>
          </w:rPr>
          <w:br w:type="page"/>
        </w:r>
      </w:del>
    </w:p>
    <w:p w14:paraId="66EEF651" w14:textId="5A10710C" w:rsidR="00825218" w:rsidRPr="007D1F14" w:rsidRDefault="009B56AB" w:rsidP="007F742E">
      <w:pPr>
        <w:spacing w:after="160" w:line="240" w:lineRule="auto"/>
        <w:jc w:val="center"/>
        <w:rPr>
          <w:ins w:id="1465" w:author="Glauber Matteis Gadelha" w:date="2020-02-28T18:38:00Z"/>
          <w:b/>
          <w:sz w:val="20"/>
        </w:rPr>
      </w:pPr>
      <w:ins w:id="1466" w:author="Glauber Matteis Gadelha" w:date="2020-02-28T18:38:00Z">
        <w:r w:rsidRPr="007D1F14">
          <w:rPr>
            <w:b/>
            <w:sz w:val="20"/>
          </w:rPr>
          <w:t>Fonte: Elaborada</w:t>
        </w:r>
        <w:r w:rsidR="007F742E" w:rsidRPr="007D1F14">
          <w:rPr>
            <w:b/>
            <w:sz w:val="20"/>
          </w:rPr>
          <w:t xml:space="preserve"> pelo Autor</w:t>
        </w:r>
      </w:ins>
    </w:p>
    <w:p w14:paraId="2E2F1996" w14:textId="77777777" w:rsidR="007174DA" w:rsidRDefault="007174DA" w:rsidP="007F742E">
      <w:pPr>
        <w:spacing w:after="160" w:line="240" w:lineRule="auto"/>
        <w:jc w:val="center"/>
        <w:rPr>
          <w:ins w:id="1467" w:author="Glauber Matteis Gadelha" w:date="2020-02-28T17:06:00Z"/>
          <w:b/>
          <w:sz w:val="20"/>
        </w:rPr>
      </w:pPr>
    </w:p>
    <w:p w14:paraId="43A6C4F7" w14:textId="77777777" w:rsidR="00824AB8" w:rsidRDefault="00CC537E" w:rsidP="00C43B5A">
      <w:pPr>
        <w:jc w:val="center"/>
        <w:rPr>
          <w:ins w:id="1468" w:author="Glauber Matteis Gadelha" w:date="2020-02-29T13:08:00Z"/>
          <w:b/>
          <w:sz w:val="20"/>
        </w:rPr>
      </w:pPr>
      <w:r w:rsidRPr="00527285">
        <w:rPr>
          <w:b/>
          <w:sz w:val="20"/>
        </w:rPr>
        <w:t xml:space="preserve">Figura </w:t>
      </w:r>
      <w:del w:id="1469" w:author="Glauber Matteis Gadelha" w:date="2020-02-28T18:39:00Z">
        <w:r w:rsidRPr="00527285" w:rsidDel="005F10A8">
          <w:rPr>
            <w:b/>
            <w:sz w:val="20"/>
          </w:rPr>
          <w:delText xml:space="preserve">17 </w:delText>
        </w:r>
      </w:del>
      <w:ins w:id="1470" w:author="Glauber Matteis Gadelha" w:date="2020-02-28T18:39:00Z">
        <w:r w:rsidR="005F10A8" w:rsidRPr="00527285">
          <w:rPr>
            <w:b/>
            <w:sz w:val="20"/>
          </w:rPr>
          <w:t>1</w:t>
        </w:r>
        <w:r w:rsidR="005F10A8">
          <w:rPr>
            <w:b/>
            <w:sz w:val="20"/>
          </w:rPr>
          <w:t>8</w:t>
        </w:r>
        <w:r w:rsidR="005F10A8" w:rsidRPr="00527285">
          <w:rPr>
            <w:b/>
            <w:sz w:val="20"/>
          </w:rPr>
          <w:t xml:space="preserve"> </w:t>
        </w:r>
      </w:ins>
      <w:r w:rsidRPr="00527285">
        <w:rPr>
          <w:b/>
          <w:sz w:val="20"/>
        </w:rPr>
        <w:t>– Reprodução da tela de seleção do arquivo CSV</w:t>
      </w:r>
    </w:p>
    <w:p w14:paraId="11E7D6EE" w14:textId="6FDF12B1" w:rsidR="00CC537E" w:rsidRPr="00527285" w:rsidRDefault="00CC537E" w:rsidP="00C43B5A">
      <w:pPr>
        <w:jc w:val="center"/>
        <w:rPr>
          <w:b/>
          <w:sz w:val="20"/>
        </w:rPr>
      </w:pPr>
      <w:del w:id="1471" w:author="Glauber Matteis Gadelha" w:date="2020-02-28T17:06:00Z">
        <w:r w:rsidRPr="00527285" w:rsidDel="00825218">
          <w:rPr>
            <w:b/>
            <w:sz w:val="20"/>
          </w:rPr>
          <w:delText xml:space="preserve"> no Windows 10</w:delText>
        </w:r>
      </w:del>
    </w:p>
    <w:p w14:paraId="062D2DEC" w14:textId="72B9318F" w:rsidR="00CC537E" w:rsidRDefault="00825218" w:rsidP="00CC537E">
      <w:pPr>
        <w:jc w:val="center"/>
        <w:rPr>
          <w:b/>
        </w:rPr>
      </w:pPr>
      <w:ins w:id="1472" w:author="Glauber Matteis Gadelha" w:date="2020-02-28T17:06:00Z">
        <w:r>
          <w:rPr>
            <w:noProof/>
            <w:lang w:eastAsia="pt-BR"/>
          </w:rPr>
          <w:drawing>
            <wp:inline distT="0" distB="0" distL="0" distR="0" wp14:anchorId="45AF2A5E" wp14:editId="749913CD">
              <wp:extent cx="4312692" cy="3527743"/>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31">
                        <a:extLst>
                          <a:ext uri="{28A0092B-C50C-407E-A947-70E740481C1C}">
                            <a14:useLocalDpi xmlns:a14="http://schemas.microsoft.com/office/drawing/2010/main" val="0"/>
                          </a:ext>
                        </a:extLst>
                      </a:blip>
                      <a:stretch>
                        <a:fillRect/>
                      </a:stretch>
                    </pic:blipFill>
                    <pic:spPr>
                      <a:xfrm>
                        <a:off x="0" y="0"/>
                        <a:ext cx="4318487" cy="3532483"/>
                      </a:xfrm>
                      <a:prstGeom prst="rect">
                        <a:avLst/>
                      </a:prstGeom>
                    </pic:spPr>
                  </pic:pic>
                </a:graphicData>
              </a:graphic>
            </wp:inline>
          </w:drawing>
        </w:r>
      </w:ins>
      <w:del w:id="1473" w:author="Glauber Matteis Gadelha" w:date="2020-02-28T17:06:00Z">
        <w:r w:rsidR="00CC537E" w:rsidDel="00825218">
          <w:rPr>
            <w:noProof/>
            <w:lang w:eastAsia="pt-BR"/>
          </w:rPr>
          <w:drawing>
            <wp:inline distT="0" distB="0" distL="0" distR="0" wp14:anchorId="61AEB6F5" wp14:editId="2F1A989E">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32013" cy="2850877"/>
                      </a:xfrm>
                      <a:prstGeom prst="rect">
                        <a:avLst/>
                      </a:prstGeom>
                    </pic:spPr>
                  </pic:pic>
                </a:graphicData>
              </a:graphic>
            </wp:inline>
          </w:drawing>
        </w:r>
      </w:del>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3B396BDC" w14:textId="77777777" w:rsidR="009D6F46" w:rsidRDefault="009D6F46">
      <w:pPr>
        <w:spacing w:after="160" w:line="240" w:lineRule="auto"/>
        <w:jc w:val="left"/>
        <w:rPr>
          <w:ins w:id="1474" w:author="Glauber Matteis Gadelha" w:date="2020-02-28T18:54:00Z"/>
        </w:rPr>
      </w:pPr>
      <w:ins w:id="1475" w:author="Glauber Matteis Gadelha" w:date="2020-02-28T18:54:00Z">
        <w:r>
          <w:br w:type="page"/>
        </w:r>
      </w:ins>
    </w:p>
    <w:p w14:paraId="113D77F4" w14:textId="0E5A59F3" w:rsidR="00CC537E" w:rsidDel="007174DA" w:rsidRDefault="00CC537E" w:rsidP="00CC537E">
      <w:pPr>
        <w:rPr>
          <w:del w:id="1476" w:author="Glauber Matteis Gadelha" w:date="2020-02-28T18:38:00Z"/>
        </w:rPr>
      </w:pPr>
      <w:del w:id="1477" w:author="Glauber Matteis Gadelha" w:date="2020-02-28T18:38:00Z">
        <w:r w:rsidDel="007174DA">
          <w:lastRenderedPageBreak/>
          <w:delText xml:space="preserve">  </w:delText>
        </w:r>
      </w:del>
      <w:ins w:id="1478" w:author="Claudio Martins" w:date="2020-02-27T10:36:00Z">
        <w:del w:id="1479" w:author="Glauber Matteis Gadelha" w:date="2020-02-28T18:38:00Z">
          <w:r w:rsidR="00153BF6" w:rsidDel="007174DA">
            <w:tab/>
          </w:r>
        </w:del>
      </w:ins>
      <w:del w:id="1480" w:author="Glauber Matteis Gadelha" w:date="2020-02-28T18:38:00Z">
        <w:r w:rsidR="00D752A8" w:rsidDel="007174DA">
          <w:delText xml:space="preserve">De forma semelhante, o botão </w:delText>
        </w:r>
      </w:del>
      <w:ins w:id="1481" w:author="Claudio Martins" w:date="2020-02-27T10:37:00Z">
        <w:del w:id="1482" w:author="Glauber Matteis Gadelha" w:date="2020-02-28T18:38:00Z">
          <w:r w:rsidR="00153BF6" w:rsidDel="007174DA">
            <w:delText>“</w:delText>
          </w:r>
        </w:del>
      </w:ins>
      <w:del w:id="1483" w:author="Glauber Matteis Gadelha" w:date="2020-02-28T18:38:00Z">
        <w:r w:rsidR="00D752A8" w:rsidDel="007174DA">
          <w:delText>Selecionar Destino</w:delText>
        </w:r>
      </w:del>
      <w:ins w:id="1484" w:author="Claudio Martins" w:date="2020-02-27T10:37:00Z">
        <w:del w:id="1485" w:author="Glauber Matteis Gadelha" w:date="2020-02-28T18:38:00Z">
          <w:r w:rsidR="00153BF6" w:rsidDel="007174DA">
            <w:delText>”</w:delText>
          </w:r>
        </w:del>
      </w:ins>
      <w:del w:id="1486" w:author="Glauber Matteis Gadelha" w:date="2020-02-28T18:38:00Z">
        <w:r w:rsidR="00D752A8" w:rsidDel="007174DA">
          <w:delText xml:space="preserve"> </w:delText>
        </w:r>
        <w:r w:rsidR="00D752A8" w:rsidRPr="00153BF6" w:rsidDel="007174DA">
          <w:rPr>
            <w:highlight w:val="yellow"/>
          </w:rPr>
          <w:delText xml:space="preserve">dispara um evento ActionEvent, no qual a aplicação instancia um objeto javafx.scene.DirectoryChooser. O método </w:delText>
        </w:r>
        <w:commentRangeStart w:id="1487"/>
        <w:r w:rsidR="00D752A8" w:rsidRPr="00153BF6" w:rsidDel="007174DA">
          <w:rPr>
            <w:highlight w:val="yellow"/>
          </w:rPr>
          <w:delText>showDialog</w:delText>
        </w:r>
        <w:commentRangeEnd w:id="1487"/>
        <w:r w:rsidR="00153BF6" w:rsidDel="007174DA">
          <w:rPr>
            <w:rStyle w:val="Refdecomentrio"/>
          </w:rPr>
          <w:commentReference w:id="1487"/>
        </w:r>
        <w:r w:rsidR="00D752A8" w:rsidRPr="00153BF6" w:rsidDel="007174DA">
          <w:rPr>
            <w:highlight w:val="yellow"/>
          </w:rPr>
          <w:delText>()</w:delText>
        </w:r>
        <w:r w:rsidR="00D752A8" w:rsidDel="007174DA">
          <w:delText xml:space="preserve"> exibe uma janela de seleção de diretório no padrão do gerenciador de janelas do sistema hospedeiro e a seleção resulta em um objeto java.io.File  contendo o </w:delText>
        </w:r>
        <w:r w:rsidR="00786539" w:rsidDel="007174DA">
          <w:delText xml:space="preserve">descritor para o </w:delText>
        </w:r>
        <w:r w:rsidR="00D752A8" w:rsidDel="007174DA">
          <w:delText xml:space="preserve">caminho </w:delText>
        </w:r>
        <w:r w:rsidR="00593DF7" w:rsidDel="007174DA">
          <w:delText>d</w:delText>
        </w:r>
        <w:r w:rsidR="00D752A8" w:rsidDel="007174DA">
          <w:delText>o diretório selecionado.</w:delText>
        </w:r>
        <w:r w:rsidR="00786539" w:rsidDel="007174DA">
          <w:delText xml:space="preserve"> A </w:delText>
        </w:r>
      </w:del>
      <w:ins w:id="1488" w:author="Claudio Martins" w:date="2020-02-27T10:43:00Z">
        <w:del w:id="1489" w:author="Glauber Matteis Gadelha" w:date="2020-02-28T18:38:00Z">
          <w:r w:rsidR="00155433" w:rsidDel="007174DA">
            <w:delText>F</w:delText>
          </w:r>
        </w:del>
      </w:ins>
      <w:del w:id="1490" w:author="Glauber Matteis Gadelha" w:date="2020-02-28T18:38:00Z">
        <w:r w:rsidR="00786539" w:rsidDel="007174DA">
          <w:delText xml:space="preserve">figura 18 </w:delText>
        </w:r>
        <w:r w:rsidR="00D752A8" w:rsidDel="007174DA">
          <w:delText>contém a representação desta janela de seleção.</w:delText>
        </w:r>
      </w:del>
    </w:p>
    <w:p w14:paraId="7E2F9631" w14:textId="669E0C84" w:rsidR="00D752A8" w:rsidDel="007174DA" w:rsidRDefault="00D752A8" w:rsidP="00CC537E">
      <w:pPr>
        <w:rPr>
          <w:del w:id="1491" w:author="Glauber Matteis Gadelha" w:date="2020-02-28T18:38:00Z"/>
        </w:rPr>
      </w:pPr>
    </w:p>
    <w:p w14:paraId="02A1CBBE" w14:textId="148F6815" w:rsidR="00D752A8" w:rsidRDefault="00D752A8" w:rsidP="008A563D">
      <w:pPr>
        <w:jc w:val="center"/>
        <w:rPr>
          <w:ins w:id="1492" w:author="Glauber Matteis Gadelha" w:date="2020-02-29T13:08:00Z"/>
          <w:b/>
          <w:sz w:val="20"/>
        </w:rPr>
      </w:pPr>
      <w:r w:rsidRPr="00D752A8">
        <w:rPr>
          <w:b/>
          <w:sz w:val="20"/>
        </w:rPr>
        <w:t xml:space="preserve">Figura </w:t>
      </w:r>
      <w:del w:id="1493" w:author="Glauber Matteis Gadelha" w:date="2020-02-28T18:39:00Z">
        <w:r w:rsidRPr="00D752A8" w:rsidDel="005F10A8">
          <w:rPr>
            <w:b/>
            <w:sz w:val="20"/>
          </w:rPr>
          <w:delText xml:space="preserve">18 </w:delText>
        </w:r>
      </w:del>
      <w:ins w:id="1494" w:author="Glauber Matteis Gadelha" w:date="2020-02-28T18:39:00Z">
        <w:r w:rsidR="005F10A8" w:rsidRPr="00D752A8">
          <w:rPr>
            <w:b/>
            <w:sz w:val="20"/>
          </w:rPr>
          <w:t>1</w:t>
        </w:r>
        <w:r w:rsidR="005F10A8">
          <w:rPr>
            <w:b/>
            <w:sz w:val="20"/>
          </w:rPr>
          <w:t>9</w:t>
        </w:r>
        <w:r w:rsidR="005F10A8" w:rsidRPr="00D752A8">
          <w:rPr>
            <w:b/>
            <w:sz w:val="20"/>
          </w:rPr>
          <w:t xml:space="preserve"> </w:t>
        </w:r>
      </w:ins>
      <w:r w:rsidRPr="00D752A8">
        <w:rPr>
          <w:b/>
          <w:sz w:val="20"/>
        </w:rPr>
        <w:t xml:space="preserve">– Reprodução da janela de seleção de diretório de </w:t>
      </w:r>
      <w:del w:id="1495" w:author="Glauber Matteis Gadelha" w:date="2020-02-28T18:39:00Z">
        <w:r w:rsidRPr="00D752A8" w:rsidDel="005F10A8">
          <w:rPr>
            <w:b/>
            <w:sz w:val="20"/>
          </w:rPr>
          <w:delText>destino do DashGen</w:delText>
        </w:r>
      </w:del>
      <w:ins w:id="1496" w:author="Glauber Matteis Gadelha" w:date="2020-02-28T18:39:00Z">
        <w:r w:rsidR="005F10A8">
          <w:rPr>
            <w:b/>
            <w:sz w:val="20"/>
          </w:rPr>
          <w:t>destino</w:t>
        </w:r>
      </w:ins>
    </w:p>
    <w:p w14:paraId="5BDCFDC5" w14:textId="77777777" w:rsidR="00824AB8" w:rsidRDefault="00824AB8" w:rsidP="008A563D">
      <w:pPr>
        <w:jc w:val="center"/>
        <w:rPr>
          <w:b/>
          <w:sz w:val="20"/>
        </w:rPr>
      </w:pPr>
    </w:p>
    <w:p w14:paraId="1411E7E8" w14:textId="1A7CF778" w:rsidR="00D752A8" w:rsidRPr="00D752A8" w:rsidRDefault="00D752A8" w:rsidP="00D752A8">
      <w:pPr>
        <w:jc w:val="center"/>
        <w:rPr>
          <w:b/>
          <w:sz w:val="20"/>
        </w:rPr>
      </w:pPr>
      <w:del w:id="1497" w:author="Glauber Matteis Gadelha" w:date="2020-02-28T17:07:00Z">
        <w:r w:rsidDel="004C4C7B">
          <w:rPr>
            <w:noProof/>
            <w:lang w:eastAsia="pt-BR"/>
          </w:rPr>
          <w:drawing>
            <wp:inline distT="0" distB="0" distL="0" distR="0" wp14:anchorId="5432ADF0" wp14:editId="7415B823">
              <wp:extent cx="2946341" cy="2083241"/>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53041" cy="2087979"/>
                      </a:xfrm>
                      <a:prstGeom prst="rect">
                        <a:avLst/>
                      </a:prstGeom>
                    </pic:spPr>
                  </pic:pic>
                </a:graphicData>
              </a:graphic>
            </wp:inline>
          </w:drawing>
        </w:r>
      </w:del>
      <w:ins w:id="1498" w:author="Glauber Matteis Gadelha" w:date="2020-02-28T17:07:00Z">
        <w:r w:rsidR="004C4C7B">
          <w:rPr>
            <w:b/>
            <w:noProof/>
            <w:sz w:val="20"/>
            <w:lang w:eastAsia="pt-BR"/>
          </w:rPr>
          <w:drawing>
            <wp:inline distT="0" distB="0" distL="0" distR="0" wp14:anchorId="472E8246" wp14:editId="56561302">
              <wp:extent cx="4288489" cy="35074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34">
                        <a:extLst>
                          <a:ext uri="{28A0092B-C50C-407E-A947-70E740481C1C}">
                            <a14:useLocalDpi xmlns:a14="http://schemas.microsoft.com/office/drawing/2010/main" val="0"/>
                          </a:ext>
                        </a:extLst>
                      </a:blip>
                      <a:stretch>
                        <a:fillRect/>
                      </a:stretch>
                    </pic:blipFill>
                    <pic:spPr>
                      <a:xfrm>
                        <a:off x="0" y="0"/>
                        <a:ext cx="4303640" cy="3519867"/>
                      </a:xfrm>
                      <a:prstGeom prst="rect">
                        <a:avLst/>
                      </a:prstGeom>
                    </pic:spPr>
                  </pic:pic>
                </a:graphicData>
              </a:graphic>
            </wp:inline>
          </w:drawing>
        </w:r>
      </w:ins>
    </w:p>
    <w:p w14:paraId="0DFA6563" w14:textId="77777777" w:rsidR="00D752A8" w:rsidRDefault="00D752A8" w:rsidP="008A563D">
      <w:pPr>
        <w:jc w:val="center"/>
        <w:rPr>
          <w:ins w:id="1499" w:author="Claudio Martins" w:date="2020-02-27T10:44:00Z"/>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rPr>
          <w:ins w:id="1500" w:author="Glauber Matteis Gadelha" w:date="2020-02-29T13:08:00Z"/>
        </w:rPr>
      </w:pPr>
      <w:bookmarkStart w:id="1501" w:name="_Toc33871132"/>
      <w:r>
        <w:t>4.7.</w:t>
      </w:r>
      <w:r w:rsidR="00E7455B">
        <w:t>2 Controlador</w:t>
      </w:r>
      <w:bookmarkEnd w:id="1501"/>
    </w:p>
    <w:p w14:paraId="480056F1" w14:textId="77777777" w:rsidR="00824AB8" w:rsidRPr="00824AB8" w:rsidRDefault="00824AB8" w:rsidP="00824AB8"/>
    <w:p w14:paraId="3A2643AA" w14:textId="1E47C011" w:rsidR="0081641E" w:rsidDel="00155433" w:rsidRDefault="00E7455B" w:rsidP="00E7455B">
      <w:pPr>
        <w:rPr>
          <w:del w:id="1502" w:author="Claudio Martins" w:date="2020-02-27T10:44:00Z"/>
        </w:rPr>
      </w:pPr>
      <w:r>
        <w:tab/>
        <w:t xml:space="preserve">O Controlador </w:t>
      </w:r>
      <w:r w:rsidR="0081641E">
        <w:t>é o componente que faz a mediação entre a entrada e a saída, comandando as alterações na visão e no modelo conforme as interações do usuário</w:t>
      </w:r>
      <w:ins w:id="1503" w:author="Claudio Martins" w:date="2020-02-27T10:44:00Z">
        <w:r w:rsidR="00155433">
          <w:t xml:space="preserve"> </w:t>
        </w:r>
      </w:ins>
      <w:r w:rsidR="0081641E">
        <w:fldChar w:fldCharType="begin" w:fldLock="1"/>
      </w:r>
      <w:r w:rsidR="00755CC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14:paraId="68FEACEB" w14:textId="545418CF" w:rsidR="009D3C80" w:rsidRDefault="0081641E" w:rsidP="00E7455B">
      <w:del w:id="1504" w:author="Claudio Martins" w:date="2020-02-27T10:44:00Z">
        <w:r w:rsidDel="00155433">
          <w:tab/>
          <w:delText xml:space="preserve">A </w:delText>
        </w:r>
      </w:del>
      <w:ins w:id="1505" w:author="Claudio Martins" w:date="2020-02-27T10:44:00Z">
        <w:r w:rsidR="00155433">
          <w:t xml:space="preserve">O componente controlador </w:t>
        </w:r>
      </w:ins>
      <w:r w:rsidR="009D3C80">
        <w:t xml:space="preserve">do </w:t>
      </w:r>
      <w:proofErr w:type="gramStart"/>
      <w:r w:rsidR="009D3C80">
        <w:t>DashGen</w:t>
      </w:r>
      <w:proofErr w:type="gramEnd"/>
      <w:r w:rsidR="009D3C80">
        <w:t xml:space="preserve"> </w:t>
      </w:r>
      <w:del w:id="1506" w:author="Claudio Martins" w:date="2020-02-27T10:44:00Z">
        <w:r w:rsidR="009D3C80" w:rsidDel="00155433">
          <w:delText xml:space="preserve">com essa função </w:delText>
        </w:r>
      </w:del>
      <w:r w:rsidR="009D3C80">
        <w:t xml:space="preserve">é </w:t>
      </w:r>
      <w:ins w:id="1507" w:author="Claudio Martins" w:date="2020-02-27T10:44:00Z">
        <w:r w:rsidR="00155433">
          <w:t>chamado de</w:t>
        </w:r>
      </w:ins>
      <w:del w:id="1508" w:author="Claudio Martins" w:date="2020-02-27T10:44:00Z">
        <w:r w:rsidR="009D3C80" w:rsidDel="00155433">
          <w:delText>a</w:delText>
        </w:r>
      </w:del>
      <w:r w:rsidR="009D3C80">
        <w:t xml:space="preserve"> </w:t>
      </w:r>
      <w:proofErr w:type="spellStart"/>
      <w:r w:rsidR="009D3C80" w:rsidRPr="00155433">
        <w:rPr>
          <w:i/>
        </w:rPr>
        <w:t>Controller</w:t>
      </w:r>
      <w:proofErr w:type="spellEnd"/>
      <w:r>
        <w:t xml:space="preserve">. </w:t>
      </w:r>
      <w:del w:id="1509" w:author="Claudio Martins" w:date="2020-02-27T10:44:00Z">
        <w:r w:rsidDel="00155433">
          <w:delText xml:space="preserve">Ela </w:delText>
        </w:r>
      </w:del>
      <w:ins w:id="1510" w:author="Claudio Martins" w:date="2020-02-27T10:44:00Z">
        <w:r w:rsidR="00155433">
          <w:t xml:space="preserve">Ele </w:t>
        </w:r>
      </w:ins>
      <w:r>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6969469C" w14:textId="5014365D" w:rsidR="00102AB7" w:rsidDel="00824AB8" w:rsidRDefault="00102AB7" w:rsidP="00102AB7">
      <w:pPr>
        <w:rPr>
          <w:del w:id="1511" w:author="Glauber Matteis Gadelha" w:date="2020-02-29T13:08:00Z"/>
        </w:rPr>
      </w:pPr>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del w:id="1512" w:author="Glauber Matteis Gadelha" w:date="2020-02-29T13:04:00Z">
        <w:r w:rsidDel="00376900">
          <w:delText xml:space="preserve">19 </w:delText>
        </w:r>
      </w:del>
      <w:ins w:id="1513" w:author="Glauber Matteis Gadelha" w:date="2020-02-29T13:04:00Z">
        <w:r w:rsidR="00376900">
          <w:t xml:space="preserve">20 </w:t>
        </w:r>
      </w:ins>
      <w:del w:id="1514" w:author="Glauber Matteis Gadelha" w:date="2020-02-29T13:04:00Z">
        <w:r w:rsidDel="00376900">
          <w:delText xml:space="preserve">traz </w:delText>
        </w:r>
      </w:del>
      <w:ins w:id="1515" w:author="Glauber Matteis Gadelha" w:date="2020-02-29T13:04:00Z">
        <w:r w:rsidR="00376900">
          <w:t>é uma reprodução d</w:t>
        </w:r>
      </w:ins>
      <w:r>
        <w:t xml:space="preserve">o código fonte do </w:t>
      </w:r>
      <w:proofErr w:type="gramStart"/>
      <w:r>
        <w:t>método.</w:t>
      </w:r>
      <w:proofErr w:type="gramEnd"/>
    </w:p>
    <w:p w14:paraId="06C6CEE1" w14:textId="77777777" w:rsidR="00102AB7" w:rsidRDefault="00102AB7" w:rsidP="00102AB7"/>
    <w:p w14:paraId="5ED10706" w14:textId="77777777" w:rsidR="006C3DF5" w:rsidRDefault="006C3DF5">
      <w:pPr>
        <w:spacing w:after="160" w:line="240" w:lineRule="auto"/>
        <w:jc w:val="left"/>
        <w:rPr>
          <w:ins w:id="1516" w:author="Glauber Matteis Gadelha" w:date="2020-02-28T18:57:00Z"/>
          <w:b/>
          <w:sz w:val="20"/>
        </w:rPr>
      </w:pPr>
      <w:ins w:id="1517" w:author="Glauber Matteis Gadelha" w:date="2020-02-28T18:57:00Z">
        <w:r>
          <w:rPr>
            <w:b/>
            <w:sz w:val="20"/>
          </w:rPr>
          <w:br w:type="page"/>
        </w:r>
      </w:ins>
    </w:p>
    <w:p w14:paraId="51EAE1B4" w14:textId="77777777" w:rsidR="008F05A9" w:rsidRDefault="00102AB7" w:rsidP="00AC6028">
      <w:pPr>
        <w:jc w:val="center"/>
        <w:rPr>
          <w:ins w:id="1518" w:author="Glauber Matteis Gadelha" w:date="2020-02-29T13:04:00Z"/>
          <w:b/>
          <w:sz w:val="20"/>
        </w:rPr>
      </w:pPr>
      <w:r>
        <w:rPr>
          <w:b/>
          <w:sz w:val="20"/>
        </w:rPr>
        <w:lastRenderedPageBreak/>
        <w:t xml:space="preserve">Figura </w:t>
      </w:r>
      <w:del w:id="1519" w:author="Glauber Matteis Gadelha" w:date="2020-02-29T13:04:00Z">
        <w:r w:rsidDel="00866BA3">
          <w:rPr>
            <w:b/>
            <w:sz w:val="20"/>
          </w:rPr>
          <w:delText xml:space="preserve">19 </w:delText>
        </w:r>
      </w:del>
      <w:ins w:id="1520" w:author="Glauber Matteis Gadelha" w:date="2020-02-29T13:04:00Z">
        <w:r w:rsidR="00866BA3">
          <w:rPr>
            <w:b/>
            <w:sz w:val="20"/>
          </w:rPr>
          <w:t xml:space="preserve">20 </w:t>
        </w:r>
      </w:ins>
      <w:r>
        <w:rPr>
          <w:b/>
          <w:sz w:val="20"/>
        </w:rPr>
        <w:t xml:space="preserve">– Código fonte do método </w:t>
      </w:r>
      <w:proofErr w:type="spellStart"/>
      <w:proofErr w:type="gramStart"/>
      <w:r>
        <w:rPr>
          <w:b/>
          <w:sz w:val="20"/>
        </w:rPr>
        <w:t>setDataset</w:t>
      </w:r>
      <w:proofErr w:type="spellEnd"/>
      <w:proofErr w:type="gramEnd"/>
      <w:r>
        <w:rPr>
          <w:b/>
          <w:sz w:val="20"/>
        </w:rPr>
        <w:t>()</w:t>
      </w:r>
      <w:ins w:id="1521" w:author="Claudio Martins" w:date="2020-02-27T10:45:00Z">
        <w:r w:rsidR="00155433">
          <w:rPr>
            <w:b/>
            <w:sz w:val="20"/>
          </w:rPr>
          <w:t xml:space="preserve"> </w:t>
        </w:r>
      </w:ins>
    </w:p>
    <w:p w14:paraId="13FB390D" w14:textId="3AE195DA" w:rsidR="00102AB7" w:rsidRDefault="00155433" w:rsidP="00AC6028">
      <w:pPr>
        <w:jc w:val="center"/>
        <w:rPr>
          <w:b/>
          <w:sz w:val="20"/>
        </w:rPr>
      </w:pPr>
      <w:ins w:id="1522" w:author="Claudio Martins" w:date="2020-02-27T10:45:00Z">
        <w:del w:id="1523" w:author="Glauber Matteis Gadelha" w:date="2020-02-28T09:44:00Z">
          <w:r w:rsidRPr="00155433" w:rsidDel="00B0546B">
            <w:rPr>
              <w:b/>
              <w:color w:val="FF0000"/>
              <w:sz w:val="20"/>
              <w:highlight w:val="yellow"/>
            </w:rPr>
            <w:delText>(REFAZER A IMAGEM – sem fundo escuro e sem as sub</w:delText>
          </w:r>
        </w:del>
      </w:ins>
      <w:ins w:id="1524" w:author="Claudio Martins" w:date="2020-02-27T10:46:00Z">
        <w:del w:id="1525" w:author="Glauber Matteis Gadelha" w:date="2020-02-28T09:44:00Z">
          <w:r w:rsidRPr="00155433" w:rsidDel="00B0546B">
            <w:rPr>
              <w:b/>
              <w:color w:val="FF0000"/>
              <w:sz w:val="20"/>
              <w:highlight w:val="yellow"/>
            </w:rPr>
            <w:delText>linhas</w:delText>
          </w:r>
          <w:r w:rsidRPr="00155433" w:rsidDel="00B0546B">
            <w:rPr>
              <w:b/>
              <w:sz w:val="20"/>
              <w:highlight w:val="yellow"/>
            </w:rPr>
            <w:delText>)</w:delText>
          </w:r>
        </w:del>
      </w:ins>
    </w:p>
    <w:p w14:paraId="27C85AC0" w14:textId="455E8C91" w:rsidR="00941CF4" w:rsidRPr="00B0546B" w:rsidDel="00B0546B" w:rsidRDefault="00941CF4" w:rsidP="00B05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26" w:author="Glauber Matteis Gadelha" w:date="2020-02-28T09:44:00Z"/>
          <w:rFonts w:ascii="Consolas" w:eastAsia="Times New Roman" w:hAnsi="Consolas" w:cs="Courier New"/>
          <w:sz w:val="16"/>
          <w:szCs w:val="20"/>
          <w:lang w:eastAsia="pt-BR"/>
        </w:rPr>
      </w:pPr>
      <w:del w:id="1527" w:author="Glauber Matteis Gadelha" w:date="2020-02-28T09:44:00Z">
        <w:r w:rsidRPr="00B0546B" w:rsidDel="00B0546B">
          <w:rPr>
            <w:rFonts w:ascii="Consolas" w:eastAsia="Times New Roman" w:hAnsi="Consolas" w:cs="Courier New"/>
            <w:sz w:val="16"/>
            <w:szCs w:val="20"/>
            <w:lang w:eastAsia="pt-BR"/>
          </w:rPr>
          <w:delText>//Método instancia um objeto Dataset com o conjunto de dados contido no arquivo CSV selecionado.</w:delText>
        </w:r>
        <w:r w:rsidRPr="00B0546B" w:rsidDel="00B0546B">
          <w:rPr>
            <w:rFonts w:ascii="Consolas" w:eastAsia="Times New Roman" w:hAnsi="Consolas" w:cs="Courier New"/>
            <w:sz w:val="16"/>
            <w:szCs w:val="20"/>
            <w:lang w:eastAsia="pt-BR"/>
          </w:rPr>
          <w:br/>
          <w:delText>private void setDataset() throws Exception {</w:delText>
        </w:r>
        <w:r w:rsidRPr="00B0546B" w:rsidDel="00B0546B">
          <w:rPr>
            <w:rFonts w:ascii="Consolas" w:eastAsia="Times New Roman" w:hAnsi="Consolas" w:cs="Courier New"/>
            <w:sz w:val="16"/>
            <w:szCs w:val="20"/>
            <w:lang w:eastAsia="pt-BR"/>
          </w:rPr>
          <w:br/>
          <w:delText xml:space="preserve">    dataset = new Dataset(csvFile);</w:delText>
        </w:r>
        <w:r w:rsidRPr="00B0546B" w:rsidDel="00B0546B">
          <w:rPr>
            <w:rFonts w:ascii="Consolas" w:eastAsia="Times New Roman" w:hAnsi="Consolas" w:cs="Courier New"/>
            <w:sz w:val="16"/>
            <w:szCs w:val="20"/>
            <w:lang w:eastAsia="pt-BR"/>
          </w:rPr>
          <w:br/>
          <w:delText xml:space="preserve">    populateCbAtributoX(dataset.getAtributos());</w:delText>
        </w:r>
        <w:r w:rsidRPr="00B0546B" w:rsidDel="00B0546B">
          <w:rPr>
            <w:rFonts w:ascii="Consolas" w:eastAsia="Times New Roman" w:hAnsi="Consolas" w:cs="Courier New"/>
            <w:sz w:val="16"/>
            <w:szCs w:val="20"/>
            <w:lang w:eastAsia="pt-BR"/>
          </w:rPr>
          <w:br/>
          <w:delText xml:space="preserve">    if (dataset.getNumFields() &gt; 0) {</w:delText>
        </w:r>
        <w:r w:rsidRPr="00B0546B" w:rsidDel="00B0546B">
          <w:rPr>
            <w:rFonts w:ascii="Consolas" w:eastAsia="Times New Roman" w:hAnsi="Consolas" w:cs="Courier New"/>
            <w:sz w:val="16"/>
            <w:szCs w:val="20"/>
            <w:lang w:eastAsia="pt-BR"/>
          </w:rPr>
          <w:br/>
          <w:delText xml:space="preserve">        populateCbAtributoY(dataset.getAtributos());</w:delText>
        </w:r>
        <w:r w:rsidRPr="00B0546B" w:rsidDel="00B0546B">
          <w:rPr>
            <w:rFonts w:ascii="Consolas" w:eastAsia="Times New Roman" w:hAnsi="Consolas" w:cs="Courier New"/>
            <w:sz w:val="16"/>
            <w:szCs w:val="20"/>
            <w:lang w:eastAsia="pt-BR"/>
          </w:rPr>
          <w:br/>
          <w:delText xml:space="preserve">        lblSomatoria.setVisible(true);</w:delText>
        </w:r>
        <w:r w:rsidRPr="00B0546B" w:rsidDel="00B0546B">
          <w:rPr>
            <w:rFonts w:ascii="Consolas" w:eastAsia="Times New Roman" w:hAnsi="Consolas" w:cs="Courier New"/>
            <w:sz w:val="16"/>
            <w:szCs w:val="20"/>
            <w:lang w:eastAsia="pt-BR"/>
          </w:rPr>
          <w:br/>
          <w:delText xml:space="preserve">        cbAtributoY.setVisible(true);</w:delText>
        </w:r>
        <w:r w:rsidRPr="00B0546B" w:rsidDel="00B0546B">
          <w:rPr>
            <w:rFonts w:ascii="Consolas" w:eastAsia="Times New Roman" w:hAnsi="Consolas" w:cs="Courier New"/>
            <w:sz w:val="16"/>
            <w:szCs w:val="20"/>
            <w:lang w:eastAsia="pt-BR"/>
          </w:rPr>
          <w:br/>
          <w:delText xml:space="preserve">        rbReduceSum.setVisible(true);</w:delText>
        </w:r>
        <w:r w:rsidRPr="00B0546B" w:rsidDel="00B0546B">
          <w:rPr>
            <w:rFonts w:ascii="Consolas" w:eastAsia="Times New Roman" w:hAnsi="Consolas" w:cs="Courier New"/>
            <w:sz w:val="16"/>
            <w:szCs w:val="20"/>
            <w:lang w:eastAsia="pt-BR"/>
          </w:rPr>
          <w:br/>
          <w:delText xml:space="preserve">    } else {</w:delText>
        </w:r>
        <w:r w:rsidRPr="00B0546B" w:rsidDel="00B0546B">
          <w:rPr>
            <w:rFonts w:ascii="Consolas" w:eastAsia="Times New Roman" w:hAnsi="Consolas" w:cs="Courier New"/>
            <w:sz w:val="16"/>
            <w:szCs w:val="20"/>
            <w:lang w:eastAsia="pt-BR"/>
          </w:rPr>
          <w:br/>
          <w:delText xml:space="preserve">        cbAtributoY.setVisible(false);</w:delText>
        </w:r>
        <w:r w:rsidRPr="00B0546B" w:rsidDel="00B0546B">
          <w:rPr>
            <w:rFonts w:ascii="Consolas" w:eastAsia="Times New Roman" w:hAnsi="Consolas" w:cs="Courier New"/>
            <w:sz w:val="16"/>
            <w:szCs w:val="20"/>
            <w:lang w:eastAsia="pt-BR"/>
          </w:rPr>
          <w:br/>
          <w:delText xml:space="preserve">        rbReduceSum.setVisible(false);</w:delText>
        </w:r>
        <w:r w:rsidRPr="00B0546B" w:rsidDel="00B0546B">
          <w:rPr>
            <w:rFonts w:ascii="Consolas" w:eastAsia="Times New Roman" w:hAnsi="Consolas" w:cs="Courier New"/>
            <w:sz w:val="16"/>
            <w:szCs w:val="20"/>
            <w:lang w:eastAsia="pt-BR"/>
          </w:rPr>
          <w:br/>
          <w:delText xml:space="preserve">    }</w:delText>
        </w:r>
        <w:r w:rsidRPr="00B0546B" w:rsidDel="00B0546B">
          <w:rPr>
            <w:rFonts w:ascii="Consolas" w:eastAsia="Times New Roman" w:hAnsi="Consolas" w:cs="Courier New"/>
            <w:sz w:val="16"/>
            <w:szCs w:val="20"/>
            <w:lang w:eastAsia="pt-BR"/>
          </w:rPr>
          <w:br/>
          <w:delText xml:space="preserve">    populateCbTipoGrafico();</w:delText>
        </w:r>
        <w:r w:rsidRPr="00B0546B" w:rsidDel="00B0546B">
          <w:rPr>
            <w:rFonts w:ascii="Consolas" w:eastAsia="Times New Roman" w:hAnsi="Consolas" w:cs="Courier New"/>
            <w:sz w:val="16"/>
            <w:szCs w:val="20"/>
            <w:lang w:eastAsia="pt-BR"/>
          </w:rPr>
          <w:br/>
          <w:delText>}</w:delText>
        </w:r>
      </w:del>
    </w:p>
    <w:p w14:paraId="5DEF8FA8" w14:textId="4DB7CC01" w:rsidR="00B0546B" w:rsidRDefault="00AA028D" w:rsidP="00B0546B">
      <w:pPr>
        <w:jc w:val="center"/>
        <w:rPr>
          <w:ins w:id="1528" w:author="Glauber Matteis Gadelha" w:date="2020-02-28T09:44:00Z"/>
          <w:b/>
          <w:sz w:val="20"/>
        </w:rPr>
      </w:pPr>
      <w:ins w:id="1529" w:author="Glauber Matteis Gadelha" w:date="2020-02-28T09:48:00Z">
        <w:r>
          <w:rPr>
            <w:b/>
            <w:noProof/>
            <w:sz w:val="20"/>
            <w:lang w:eastAsia="pt-BR"/>
          </w:rPr>
          <w:drawing>
            <wp:inline distT="0" distB="0" distL="0" distR="0" wp14:anchorId="08CAE547" wp14:editId="515E356B">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ins>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6F7E2580"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del w:id="1530" w:author="Claudio Martins" w:date="2020-02-27T10:46:00Z">
        <w:r w:rsidDel="00155433">
          <w:delText xml:space="preserve">uma </w:delText>
        </w:r>
      </w:del>
      <w:ins w:id="1531" w:author="Claudio Martins" w:date="2020-02-27T10:46:00Z">
        <w:r w:rsidR="00155433">
          <w:t xml:space="preserve">uma instância do tipo </w:t>
        </w:r>
      </w:ins>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del w:id="1532" w:author="Glauber Matteis Gadelha" w:date="2020-02-27T23:55:00Z">
        <w:r w:rsidRPr="00DE68DF" w:rsidDel="00DE68DF">
          <w:rPr>
            <w:u w:val="single"/>
          </w:rPr>
          <w:delText xml:space="preserve">É </w:delText>
        </w:r>
      </w:del>
      <w:ins w:id="1533" w:author="Glauber Matteis Gadelha" w:date="2020-02-27T23:55:00Z">
        <w:r w:rsidR="00DE68DF" w:rsidRPr="00DE68DF">
          <w:rPr>
            <w:u w:val="single"/>
          </w:rPr>
          <w:t xml:space="preserve">Este é </w:t>
        </w:r>
      </w:ins>
      <w:r w:rsidRPr="00DE68DF">
        <w:rPr>
          <w:u w:val="single"/>
        </w:rPr>
        <w:t>disparado no momento em que o usuário clica</w:t>
      </w:r>
      <w:ins w:id="1534" w:author="Claudio Martins" w:date="2020-02-27T10:47:00Z">
        <w:r w:rsidR="00155433" w:rsidRPr="00DE68DF">
          <w:rPr>
            <w:u w:val="single"/>
          </w:rPr>
          <w:t xml:space="preserve"> </w:t>
        </w:r>
        <w:del w:id="1535" w:author="Glauber Matteis Gadelha" w:date="2020-02-27T23:55:00Z">
          <w:r w:rsidR="00155433" w:rsidRPr="00DE68DF" w:rsidDel="00DE68DF">
            <w:rPr>
              <w:color w:val="FF0000"/>
              <w:u w:val="single"/>
            </w:rPr>
            <w:delText>(</w:delText>
          </w:r>
          <w:r w:rsidR="00155433" w:rsidRPr="00DE68DF" w:rsidDel="00DE68DF">
            <w:rPr>
              <w:color w:val="FF0000"/>
            </w:rPr>
            <w:delText>FICOU ESTRANHO ESSE TRECHO</w:delText>
          </w:r>
        </w:del>
      </w:ins>
      <w:ins w:id="1536" w:author="Claudio Martins" w:date="2020-02-27T10:48:00Z">
        <w:del w:id="1537" w:author="Glauber Matteis Gadelha" w:date="2020-02-27T23:55:00Z">
          <w:r w:rsidR="00155433" w:rsidRPr="00DE68DF" w:rsidDel="00DE68DF">
            <w:rPr>
              <w:color w:val="FF0000"/>
            </w:rPr>
            <w:delText xml:space="preserve"> – “disparado” o quê??</w:delText>
          </w:r>
        </w:del>
      </w:ins>
      <w:ins w:id="1538" w:author="Claudio Martins" w:date="2020-02-27T10:47:00Z">
        <w:del w:id="1539" w:author="Glauber Matteis Gadelha" w:date="2020-02-27T23:55:00Z">
          <w:r w:rsidR="00155433" w:rsidRPr="00DE68DF" w:rsidDel="00DE68DF">
            <w:rPr>
              <w:color w:val="FF0000"/>
            </w:rPr>
            <w:delText>)</w:delText>
          </w:r>
        </w:del>
      </w:ins>
      <w:del w:id="1540" w:author="Glauber Matteis Gadelha" w:date="2020-02-27T23:55:00Z">
        <w:r w:rsidDel="00DE68DF">
          <w:delText xml:space="preserve"> </w:delText>
        </w:r>
      </w:del>
      <w:r>
        <w:t xml:space="preserve">no botão </w:t>
      </w:r>
      <w:ins w:id="1541" w:author="Claudio Martins" w:date="2020-02-27T10:48:00Z">
        <w:r w:rsidR="00155433">
          <w:t>“</w:t>
        </w:r>
      </w:ins>
      <w:r>
        <w:t>Adicionar Gráfico</w:t>
      </w:r>
      <w:ins w:id="1542" w:author="Claudio Martins" w:date="2020-02-27T10:48:00Z">
        <w:r w:rsidR="00155433">
          <w:t>”</w:t>
        </w:r>
      </w:ins>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ins w:id="1543" w:author="Glauber Matteis Gadelha" w:date="2020-02-27T23:57:00Z">
        <w:r w:rsidR="00DE68DF">
          <w:t>Na</w:t>
        </w:r>
      </w:ins>
      <w:del w:id="1544" w:author="Glauber Matteis Gadelha" w:date="2020-02-27T23:57:00Z">
        <w:r w:rsidR="0071322E" w:rsidDel="00DE68DF">
          <w:delText>A</w:delText>
        </w:r>
      </w:del>
      <w:r w:rsidR="0071322E">
        <w:t xml:space="preserve"> </w:t>
      </w:r>
      <w:del w:id="1545" w:author="Claudio Martins" w:date="2020-02-27T10:48:00Z">
        <w:r w:rsidR="0071322E" w:rsidDel="00155433">
          <w:delText xml:space="preserve">figura </w:delText>
        </w:r>
      </w:del>
      <w:ins w:id="1546" w:author="Claudio Martins" w:date="2020-02-27T10:48:00Z">
        <w:r w:rsidR="00155433">
          <w:t xml:space="preserve">Figura </w:t>
        </w:r>
      </w:ins>
      <w:del w:id="1547" w:author="Glauber Matteis Gadelha" w:date="2020-02-29T13:04:00Z">
        <w:r w:rsidR="0071322E" w:rsidDel="008F05A9">
          <w:delText xml:space="preserve">20 </w:delText>
        </w:r>
      </w:del>
      <w:ins w:id="1548" w:author="Glauber Matteis Gadelha" w:date="2020-02-29T13:04:00Z">
        <w:r w:rsidR="008F05A9">
          <w:t xml:space="preserve">21 </w:t>
        </w:r>
      </w:ins>
      <w:del w:id="1549" w:author="Glauber Matteis Gadelha" w:date="2020-02-27T23:57:00Z">
        <w:r w:rsidR="0071322E" w:rsidDel="00DE68DF">
          <w:delText xml:space="preserve">traz </w:delText>
        </w:r>
      </w:del>
      <w:ins w:id="1550" w:author="Glauber Matteis Gadelha" w:date="2020-02-27T23:57:00Z">
        <w:r w:rsidR="00DE68DF">
          <w:t>demonst</w:t>
        </w:r>
      </w:ins>
      <w:ins w:id="1551" w:author="Glauber Matteis Gadelha" w:date="2020-02-28T09:42:00Z">
        <w:r w:rsidR="00B0546B">
          <w:t>r</w:t>
        </w:r>
      </w:ins>
      <w:ins w:id="1552" w:author="Glauber Matteis Gadelha" w:date="2020-02-27T23:57:00Z">
        <w:r w:rsidR="00DE68DF">
          <w:t xml:space="preserve">a-se </w:t>
        </w:r>
      </w:ins>
      <w:r w:rsidR="0071322E">
        <w:t>um</w:t>
      </w:r>
      <w:ins w:id="1553" w:author="Claudio Martins" w:date="2020-02-27T10:48:00Z">
        <w:r w:rsidR="00155433">
          <w:t xml:space="preserve"> trecho </w:t>
        </w:r>
      </w:ins>
      <w:del w:id="1554" w:author="Claudio Martins" w:date="2020-02-27T10:48:00Z">
        <w:r w:rsidR="0071322E" w:rsidDel="00155433">
          <w:delText xml:space="preserve">a reprodução </w:delText>
        </w:r>
      </w:del>
      <w:r w:rsidR="0071322E">
        <w:t>do código fonte do método</w:t>
      </w:r>
      <w:ins w:id="1555" w:author="Claudio Martins" w:date="2020-02-27T10:48:00Z">
        <w:r w:rsidR="00155433">
          <w:t xml:space="preserve"> citado</w:t>
        </w:r>
      </w:ins>
      <w:r w:rsidR="0071322E">
        <w:t>.</w:t>
      </w:r>
    </w:p>
    <w:p w14:paraId="57B33C45" w14:textId="06537552" w:rsidR="0071322E" w:rsidDel="00155433" w:rsidRDefault="0071322E" w:rsidP="009C5596">
      <w:pPr>
        <w:rPr>
          <w:del w:id="1556" w:author="Claudio Martins" w:date="2020-02-27T10:48:00Z"/>
          <w:b/>
          <w:sz w:val="20"/>
          <w:szCs w:val="20"/>
        </w:rPr>
      </w:pPr>
    </w:p>
    <w:p w14:paraId="121C0586" w14:textId="4AC88FA6" w:rsidR="00632046" w:rsidRDefault="00632046">
      <w:pPr>
        <w:spacing w:after="160" w:line="240" w:lineRule="auto"/>
        <w:jc w:val="left"/>
        <w:rPr>
          <w:b/>
          <w:sz w:val="20"/>
          <w:szCs w:val="20"/>
        </w:rPr>
      </w:pPr>
      <w:del w:id="1557" w:author="Claudio Martins" w:date="2020-02-27T10:48:00Z">
        <w:r w:rsidDel="00155433">
          <w:rPr>
            <w:b/>
            <w:sz w:val="20"/>
            <w:szCs w:val="20"/>
          </w:rPr>
          <w:br w:type="page"/>
        </w:r>
      </w:del>
    </w:p>
    <w:p w14:paraId="580CB314" w14:textId="5F12B123" w:rsidR="0071322E" w:rsidDel="00745E99" w:rsidRDefault="0071322E" w:rsidP="003374CB">
      <w:pPr>
        <w:jc w:val="center"/>
        <w:rPr>
          <w:del w:id="1558" w:author="Glauber Matteis Gadelha" w:date="2020-02-28T09:50:00Z"/>
          <w:b/>
          <w:sz w:val="20"/>
          <w:szCs w:val="20"/>
        </w:rPr>
      </w:pPr>
      <w:r>
        <w:rPr>
          <w:b/>
          <w:sz w:val="20"/>
          <w:szCs w:val="20"/>
        </w:rPr>
        <w:t xml:space="preserve">Figura </w:t>
      </w:r>
      <w:del w:id="1559" w:author="Glauber Matteis Gadelha" w:date="2020-02-29T13:04:00Z">
        <w:r w:rsidDel="008F05A9">
          <w:rPr>
            <w:b/>
            <w:sz w:val="20"/>
            <w:szCs w:val="20"/>
          </w:rPr>
          <w:delText xml:space="preserve">20 </w:delText>
        </w:r>
      </w:del>
      <w:ins w:id="1560" w:author="Glauber Matteis Gadelha" w:date="2020-02-29T13:04:00Z">
        <w:r w:rsidR="008F05A9">
          <w:rPr>
            <w:b/>
            <w:sz w:val="20"/>
            <w:szCs w:val="20"/>
          </w:rPr>
          <w:t xml:space="preserve">21 </w:t>
        </w:r>
      </w:ins>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14:paraId="5E1F8073" w14:textId="77777777" w:rsidR="00745E99" w:rsidRDefault="00745E99" w:rsidP="003374CB">
      <w:pPr>
        <w:jc w:val="center"/>
        <w:rPr>
          <w:ins w:id="1561" w:author="Glauber Matteis Gadelha" w:date="2020-02-29T13:09:00Z"/>
          <w:rFonts w:ascii="Consolas" w:eastAsia="Times New Roman" w:hAnsi="Consolas" w:cs="Courier New"/>
          <w:color w:val="808080"/>
          <w:sz w:val="18"/>
          <w:szCs w:val="18"/>
          <w:lang w:eastAsia="pt-BR"/>
        </w:rPr>
      </w:pPr>
    </w:p>
    <w:p w14:paraId="62EF75FE" w14:textId="77777777" w:rsidR="0096732D" w:rsidRDefault="0096732D" w:rsidP="003374CB">
      <w:pPr>
        <w:jc w:val="center"/>
        <w:rPr>
          <w:ins w:id="1562" w:author="Glauber Matteis Gadelha" w:date="2020-02-28T09:59:00Z"/>
          <w:b/>
          <w:sz w:val="20"/>
          <w:szCs w:val="20"/>
        </w:rPr>
      </w:pPr>
    </w:p>
    <w:p w14:paraId="69401BEC" w14:textId="0D7CD7F2" w:rsidR="00EE727B" w:rsidRDefault="003374CB" w:rsidP="009C5596">
      <w:pPr>
        <w:rPr>
          <w:ins w:id="1563" w:author="Glauber Matteis Gadelha" w:date="2020-02-28T09:50:00Z"/>
          <w:b/>
          <w:sz w:val="20"/>
          <w:szCs w:val="20"/>
        </w:rPr>
      </w:pPr>
      <w:ins w:id="1564" w:author="Glauber Matteis Gadelha" w:date="2020-02-28T19:01:00Z">
        <w:r>
          <w:rPr>
            <w:b/>
            <w:noProof/>
            <w:sz w:val="20"/>
            <w:szCs w:val="20"/>
            <w:lang w:eastAsia="pt-BR"/>
          </w:rPr>
          <w:drawing>
            <wp:inline distT="0" distB="0" distL="0" distR="0" wp14:anchorId="72BBAF13" wp14:editId="426A9256">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ins>
    </w:p>
    <w:p w14:paraId="7A3EF874" w14:textId="45F295AB" w:rsidR="00D241E4" w:rsidDel="0096732D" w:rsidRDefault="0077738E" w:rsidP="0096732D">
      <w:pPr>
        <w:rPr>
          <w:del w:id="1565" w:author="Glauber Matteis Gadelha" w:date="2020-02-28T09:50:00Z"/>
          <w:rFonts w:ascii="Consolas" w:eastAsia="Times New Roman" w:hAnsi="Consolas" w:cs="Courier New"/>
          <w:color w:val="CC7832"/>
          <w:sz w:val="18"/>
          <w:szCs w:val="18"/>
          <w:lang w:eastAsia="pt-BR"/>
        </w:rPr>
      </w:pPr>
      <w:del w:id="1566" w:author="Glauber Matteis Gadelha" w:date="2020-02-28T09:50:00Z">
        <w:r w:rsidRPr="00D241E4" w:rsidDel="0096732D">
          <w:rPr>
            <w:rFonts w:ascii="Consolas" w:eastAsia="Times New Roman" w:hAnsi="Consolas" w:cs="Courier New"/>
            <w:color w:val="808080"/>
            <w:sz w:val="18"/>
            <w:szCs w:val="18"/>
            <w:lang w:eastAsia="pt-BR"/>
          </w:rPr>
          <w:delText>//Método adiciona novo gráfico à listagem exibida na tela.</w:delText>
        </w:r>
        <w:r w:rsidRPr="00D241E4" w:rsidDel="0096732D">
          <w:rPr>
            <w:rFonts w:ascii="Consolas" w:eastAsia="Times New Roman" w:hAnsi="Consolas" w:cs="Courier New"/>
            <w:color w:val="808080"/>
            <w:sz w:val="18"/>
            <w:szCs w:val="18"/>
            <w:lang w:eastAsia="pt-BR"/>
          </w:rPr>
          <w:br/>
        </w:r>
        <w:r w:rsidRPr="00D241E4" w:rsidDel="0096732D">
          <w:rPr>
            <w:rFonts w:ascii="Consolas" w:eastAsia="Times New Roman" w:hAnsi="Consolas" w:cs="Courier New"/>
            <w:color w:val="CC7832"/>
            <w:sz w:val="18"/>
            <w:szCs w:val="18"/>
            <w:lang w:eastAsia="pt-BR"/>
          </w:rPr>
          <w:delText xml:space="preserve">public void </w:delText>
        </w:r>
        <w:r w:rsidRPr="00D241E4" w:rsidDel="0096732D">
          <w:rPr>
            <w:rFonts w:ascii="Consolas" w:eastAsia="Times New Roman" w:hAnsi="Consolas" w:cs="Courier New"/>
            <w:color w:val="FFC66D"/>
            <w:sz w:val="18"/>
            <w:szCs w:val="18"/>
            <w:lang w:eastAsia="pt-BR"/>
          </w:rPr>
          <w:delText>addGrafico</w:delText>
        </w:r>
        <w:r w:rsidRPr="00D241E4" w:rsidDel="0096732D">
          <w:rPr>
            <w:rFonts w:ascii="Consolas" w:eastAsia="Times New Roman" w:hAnsi="Consolas" w:cs="Courier New"/>
            <w:color w:val="A9B7C6"/>
            <w:sz w:val="18"/>
            <w:szCs w:val="18"/>
            <w:lang w:eastAsia="pt-BR"/>
          </w:rPr>
          <w:delText>(ActionEvent actionEvent) {</w:delText>
        </w:r>
        <w:r w:rsidRPr="00D241E4" w:rsidDel="0096732D">
          <w:rPr>
            <w:rFonts w:ascii="Consolas" w:eastAsia="Times New Roman" w:hAnsi="Consolas" w:cs="Courier New"/>
            <w:color w:val="A9B7C6"/>
            <w:sz w:val="18"/>
            <w:szCs w:val="18"/>
            <w:lang w:eastAsia="pt-BR"/>
          </w:rPr>
          <w:br/>
          <w:delText xml:space="preserve">    </w:delText>
        </w:r>
        <w:r w:rsidRPr="00D241E4" w:rsidDel="0096732D">
          <w:rPr>
            <w:rFonts w:ascii="Consolas" w:eastAsia="Times New Roman" w:hAnsi="Consolas" w:cs="Courier New"/>
            <w:color w:val="CC7832"/>
            <w:sz w:val="18"/>
            <w:szCs w:val="18"/>
            <w:lang w:eastAsia="pt-BR"/>
          </w:rPr>
          <w:delText xml:space="preserve">try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 xml:space="preserve">        String atributoX = </w:delText>
        </w:r>
        <w:r w:rsidRPr="00D241E4" w:rsidDel="0096732D">
          <w:rPr>
            <w:rFonts w:ascii="Consolas" w:eastAsia="Times New Roman" w:hAnsi="Consolas" w:cs="Courier New"/>
            <w:color w:val="9876AA"/>
            <w:sz w:val="18"/>
            <w:szCs w:val="18"/>
            <w:lang w:eastAsia="pt-BR"/>
          </w:rPr>
          <w:delText>cbAtributoX</w:delText>
        </w:r>
        <w:r w:rsidRPr="00D241E4" w:rsidDel="0096732D">
          <w:rPr>
            <w:rFonts w:ascii="Consolas" w:eastAsia="Times New Roman" w:hAnsi="Consolas" w:cs="Courier New"/>
            <w:color w:val="A9B7C6"/>
            <w:sz w:val="18"/>
            <w:szCs w:val="18"/>
            <w:lang w:eastAsia="pt-BR"/>
          </w:rPr>
          <w:delText>.getSelectionModel().getSelectedItem().toString()</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String atributoY</w:delText>
        </w:r>
        <w:r w:rsidRPr="00D241E4" w:rsidDel="0096732D">
          <w:rPr>
            <w:rFonts w:ascii="Consolas" w:eastAsia="Times New Roman" w:hAnsi="Consolas" w:cs="Courier New"/>
            <w:color w:val="CC7832"/>
            <w:sz w:val="18"/>
            <w:szCs w:val="18"/>
            <w:lang w:eastAsia="pt-BR"/>
          </w:rPr>
          <w:delText>;</w:delText>
        </w:r>
      </w:del>
    </w:p>
    <w:p w14:paraId="5CCE7373" w14:textId="1F4BA1FC"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67" w:author="Glauber Matteis Gadelha" w:date="2020-02-28T09:50:00Z"/>
          <w:rFonts w:ascii="Consolas" w:eastAsia="Times New Roman" w:hAnsi="Consolas" w:cs="Courier New"/>
          <w:color w:val="A9B7C6"/>
          <w:sz w:val="18"/>
          <w:szCs w:val="18"/>
          <w:lang w:val="en-US" w:eastAsia="pt-BR"/>
        </w:rPr>
      </w:pPr>
      <w:del w:id="1568" w:author="Glauber Matteis Gadelha" w:date="2020-02-28T09:50:00Z">
        <w:r w:rsidRPr="000F65F0"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CC7832"/>
            <w:sz w:val="18"/>
            <w:szCs w:val="18"/>
            <w:lang w:val="en-US" w:eastAsia="pt-BR"/>
          </w:rPr>
          <w:delText xml:space="preserve">if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 xml:space="preserve">grouping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6897BB"/>
            <w:sz w:val="18"/>
            <w:szCs w:val="18"/>
            <w:lang w:val="en-US" w:eastAsia="pt-BR"/>
          </w:rPr>
          <w:delText>1</w:delText>
        </w:r>
        <w:r w:rsidRPr="00301F6A" w:rsidDel="0096732D">
          <w:rPr>
            <w:rFonts w:ascii="Consolas" w:eastAsia="Times New Roman" w:hAnsi="Consolas" w:cs="Courier New"/>
            <w:color w:val="A9B7C6"/>
            <w:sz w:val="18"/>
            <w:szCs w:val="18"/>
            <w:lang w:val="en-US" w:eastAsia="pt-BR"/>
          </w:rPr>
          <w:delText>) {</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else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w:delText>
        </w:r>
      </w:del>
    </w:p>
    <w:p w14:paraId="772FDF9C" w14:textId="54D6755B"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69" w:author="Glauber Matteis Gadelha" w:date="2020-02-28T09:50:00Z"/>
          <w:rFonts w:ascii="Consolas" w:eastAsia="Times New Roman" w:hAnsi="Consolas" w:cs="Courier New"/>
          <w:color w:val="CC7832"/>
          <w:sz w:val="18"/>
          <w:szCs w:val="18"/>
          <w:lang w:val="en-US" w:eastAsia="pt-BR"/>
        </w:rPr>
      </w:pPr>
      <w:del w:id="1570" w:author="Glauber Matteis Gadelha" w:date="2020-02-28T09:50:00Z">
        <w:r w:rsidRPr="00301F6A" w:rsidDel="0096732D">
          <w:rPr>
            <w:rFonts w:ascii="Consolas" w:eastAsia="Times New Roman" w:hAnsi="Consolas" w:cs="Courier New"/>
            <w:color w:val="A9B7C6"/>
            <w:sz w:val="18"/>
            <w:szCs w:val="18"/>
            <w:lang w:val="en-US" w:eastAsia="pt-BR"/>
          </w:rPr>
          <w:br/>
          <w:delText xml:space="preserve">        String tipoGraf = </w:delText>
        </w:r>
        <w:r w:rsidRPr="00301F6A" w:rsidDel="0096732D">
          <w:rPr>
            <w:rFonts w:ascii="Consolas" w:eastAsia="Times New Roman" w:hAnsi="Consolas" w:cs="Courier New"/>
            <w:color w:val="9876AA"/>
            <w:sz w:val="18"/>
            <w:szCs w:val="18"/>
            <w:lang w:val="en-US" w:eastAsia="pt-BR"/>
          </w:rPr>
          <w:delText>cbTipoGrafico</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String titGraf = </w:delText>
        </w:r>
        <w:r w:rsidRPr="00301F6A" w:rsidDel="0096732D">
          <w:rPr>
            <w:rFonts w:ascii="Consolas" w:eastAsia="Times New Roman" w:hAnsi="Consolas" w:cs="Courier New"/>
            <w:color w:val="9876AA"/>
            <w:sz w:val="18"/>
            <w:szCs w:val="18"/>
            <w:lang w:val="en-US" w:eastAsia="pt-BR"/>
          </w:rPr>
          <w:delText>tfTituloGrafico</w:delText>
        </w:r>
        <w:r w:rsidRPr="00301F6A" w:rsidDel="0096732D">
          <w:rPr>
            <w:rFonts w:ascii="Consolas" w:eastAsia="Times New Roman" w:hAnsi="Consolas" w:cs="Courier New"/>
            <w:color w:val="A9B7C6"/>
            <w:sz w:val="18"/>
            <w:szCs w:val="18"/>
            <w:lang w:val="en-US" w:eastAsia="pt-BR"/>
          </w:rPr>
          <w:delText>.getText()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"Grafico:" </w:delText>
        </w:r>
        <w:r w:rsidRPr="00301F6A" w:rsidDel="0096732D">
          <w:rPr>
            <w:rFonts w:ascii="Consolas" w:eastAsia="Times New Roman" w:hAnsi="Consolas" w:cs="Courier New"/>
            <w:color w:val="A9B7C6"/>
            <w:sz w:val="18"/>
            <w:szCs w:val="18"/>
            <w:lang w:val="en-US" w:eastAsia="pt-BR"/>
          </w:rPr>
          <w:delText xml:space="preserve">+ titGraf + </w:delText>
        </w:r>
        <w:r w:rsidRPr="00301F6A" w:rsidDel="0096732D">
          <w:rPr>
            <w:rFonts w:ascii="Consolas" w:eastAsia="Times New Roman" w:hAnsi="Consolas" w:cs="Courier New"/>
            <w:color w:val="6A8759"/>
            <w:sz w:val="18"/>
            <w:szCs w:val="18"/>
            <w:lang w:val="en-US" w:eastAsia="pt-BR"/>
          </w:rPr>
          <w:delText xml:space="preserve">" Tipo:" </w:delText>
        </w:r>
        <w:r w:rsidRPr="00301F6A" w:rsidDel="0096732D">
          <w:rPr>
            <w:rFonts w:ascii="Consolas" w:eastAsia="Times New Roman" w:hAnsi="Consolas" w:cs="Courier New"/>
            <w:color w:val="A9B7C6"/>
            <w:sz w:val="18"/>
            <w:szCs w:val="18"/>
            <w:lang w:val="en-US" w:eastAsia="pt-BR"/>
          </w:rPr>
          <w:delText>+ tipoGraf</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Dimensão:" </w:delText>
        </w:r>
        <w:r w:rsidRPr="00301F6A" w:rsidDel="0096732D">
          <w:rPr>
            <w:rFonts w:ascii="Consolas" w:eastAsia="Times New Roman" w:hAnsi="Consolas" w:cs="Courier New"/>
            <w:color w:val="A9B7C6"/>
            <w:sz w:val="18"/>
            <w:szCs w:val="18"/>
            <w:lang w:val="en-US" w:eastAsia="pt-BR"/>
          </w:rPr>
          <w:delText xml:space="preserve">+ atributoX + </w:delText>
        </w:r>
        <w:r w:rsidRPr="00301F6A" w:rsidDel="0096732D">
          <w:rPr>
            <w:rFonts w:ascii="Consolas" w:eastAsia="Times New Roman" w:hAnsi="Consolas" w:cs="Courier New"/>
            <w:color w:val="6A8759"/>
            <w:sz w:val="18"/>
            <w:szCs w:val="18"/>
            <w:lang w:val="en-US" w:eastAsia="pt-BR"/>
          </w:rPr>
          <w:delText xml:space="preserve">" Somatoria:" </w:delText>
        </w:r>
        <w:r w:rsidRPr="00301F6A" w:rsidDel="0096732D">
          <w:rPr>
            <w:rFonts w:ascii="Consolas" w:eastAsia="Times New Roman" w:hAnsi="Consolas" w:cs="Courier New"/>
            <w:color w:val="A9B7C6"/>
            <w:sz w:val="18"/>
            <w:szCs w:val="18"/>
            <w:lang w:val="en-US" w:eastAsia="pt-BR"/>
          </w:rPr>
          <w:delText>+ atributoY</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agrupamento:"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del>
    </w:p>
    <w:p w14:paraId="02A265E7" w14:textId="61D92864" w:rsidR="0077738E" w:rsidRPr="00D241E4"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571" w:author="Glauber Matteis Gadelha" w:date="2020-02-28T09:50:00Z"/>
          <w:rFonts w:ascii="Consolas" w:eastAsia="Times New Roman" w:hAnsi="Consolas" w:cs="Courier New"/>
          <w:color w:val="A9B7C6"/>
          <w:sz w:val="18"/>
          <w:szCs w:val="18"/>
          <w:lang w:eastAsia="pt-BR"/>
        </w:rPr>
      </w:pPr>
      <w:del w:id="1572" w:author="Glauber Matteis Gadelha" w:date="2020-02-28T09:50:00Z">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.add(</w:delText>
        </w:r>
        <w:r w:rsidRPr="00301F6A" w:rsidDel="0096732D">
          <w:rPr>
            <w:rFonts w:ascii="Consolas" w:eastAsia="Times New Roman" w:hAnsi="Consolas" w:cs="Courier New"/>
            <w:color w:val="CC7832"/>
            <w:sz w:val="18"/>
            <w:szCs w:val="18"/>
            <w:lang w:val="en-US" w:eastAsia="pt-BR"/>
          </w:rPr>
          <w:delText xml:space="preserve">new </w:delText>
        </w:r>
        <w:r w:rsidRPr="00301F6A" w:rsidDel="0096732D">
          <w:rPr>
            <w:rFonts w:ascii="Consolas" w:eastAsia="Times New Roman" w:hAnsi="Consolas" w:cs="Courier New"/>
            <w:color w:val="A9B7C6"/>
            <w:sz w:val="18"/>
            <w:szCs w:val="18"/>
            <w:lang w:val="en-US" w:eastAsia="pt-BR"/>
          </w:rPr>
          <w:delText>Grafico(atributoX</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atributoY</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titGraf</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tipoGraf</w:delText>
        </w:r>
        <w:r w:rsidRPr="00301F6A" w:rsidDel="0096732D">
          <w:rPr>
            <w:rFonts w:ascii="Consolas" w:eastAsia="Times New Roman" w:hAnsi="Consolas" w:cs="Courier New"/>
            <w:color w:val="CC7832"/>
            <w:sz w:val="18"/>
            <w:szCs w:val="18"/>
            <w:lang w:val="en-US" w:eastAsia="pt-BR"/>
          </w:rPr>
          <w:delText>, 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lvGraficos</w:delText>
        </w:r>
        <w:r w:rsidRPr="00301F6A" w:rsidDel="0096732D">
          <w:rPr>
            <w:rFonts w:ascii="Consolas" w:eastAsia="Times New Roman" w:hAnsi="Consolas" w:cs="Courier New"/>
            <w:color w:val="A9B7C6"/>
            <w:sz w:val="18"/>
            <w:szCs w:val="18"/>
            <w:lang w:val="en-US" w:eastAsia="pt-BR"/>
          </w:rPr>
          <w:delText>.getItems().setAll(</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btnEndDashboard</w:delText>
        </w:r>
        <w:r w:rsidRPr="00301F6A" w:rsidDel="0096732D">
          <w:rPr>
            <w:rFonts w:ascii="Consolas" w:eastAsia="Times New Roman" w:hAnsi="Consolas" w:cs="Courier New"/>
            <w:color w:val="A9B7C6"/>
            <w:sz w:val="18"/>
            <w:szCs w:val="18"/>
            <w:lang w:val="en-US" w:eastAsia="pt-BR"/>
          </w:rPr>
          <w:delText>.setDisable(</w:delText>
        </w:r>
        <w:r w:rsidRPr="00301F6A" w:rsidDel="0096732D">
          <w:rPr>
            <w:rFonts w:ascii="Consolas" w:eastAsia="Times New Roman" w:hAnsi="Consolas" w:cs="Courier New"/>
            <w:color w:val="CC7832"/>
            <w:sz w:val="18"/>
            <w:szCs w:val="18"/>
            <w:lang w:val="en-US" w:eastAsia="pt-BR"/>
          </w:rPr>
          <w:delText>false</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catch </w:delText>
        </w:r>
        <w:r w:rsidRPr="00301F6A" w:rsidDel="0096732D">
          <w:rPr>
            <w:rFonts w:ascii="Consolas" w:eastAsia="Times New Roman" w:hAnsi="Consolas" w:cs="Courier New"/>
            <w:color w:val="A9B7C6"/>
            <w:sz w:val="18"/>
            <w:szCs w:val="18"/>
            <w:lang w:val="en-US" w:eastAsia="pt-BR"/>
          </w:rPr>
          <w:delText>(Exception e) {</w:delText>
        </w:r>
        <w:r w:rsidRPr="00301F6A" w:rsidDel="0096732D">
          <w:rPr>
            <w:rFonts w:ascii="Consolas" w:eastAsia="Times New Roman" w:hAnsi="Consolas" w:cs="Courier New"/>
            <w:color w:val="A9B7C6"/>
            <w:sz w:val="18"/>
            <w:szCs w:val="18"/>
            <w:lang w:val="en-US" w:eastAsia="pt-BR"/>
          </w:rPr>
          <w:br/>
          <w:delText xml:space="preserve">        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"AddGrafico:" </w:delText>
        </w:r>
        <w:r w:rsidRPr="00301F6A" w:rsidDel="0096732D">
          <w:rPr>
            <w:rFonts w:ascii="Consolas" w:eastAsia="Times New Roman" w:hAnsi="Consolas" w:cs="Courier New"/>
            <w:color w:val="A9B7C6"/>
            <w:sz w:val="18"/>
            <w:szCs w:val="18"/>
            <w:lang w:val="en-US" w:eastAsia="pt-BR"/>
          </w:rPr>
          <w:delText>+ e.toString())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new </w:delText>
        </w:r>
        <w:r w:rsidRPr="00301F6A" w:rsidDel="0096732D">
          <w:rPr>
            <w:rFonts w:ascii="Consolas" w:eastAsia="Times New Roman" w:hAnsi="Consolas" w:cs="Courier New"/>
            <w:color w:val="A9B7C6"/>
            <w:sz w:val="18"/>
            <w:szCs w:val="18"/>
            <w:lang w:val="en-US" w:eastAsia="pt-BR"/>
          </w:rPr>
          <w:delText>Alert(Alert.AlertType.</w:delText>
        </w:r>
        <w:r w:rsidRPr="00301F6A" w:rsidDel="0096732D">
          <w:rPr>
            <w:rFonts w:ascii="Consolas" w:eastAsia="Times New Roman" w:hAnsi="Consolas" w:cs="Courier New"/>
            <w:i/>
            <w:iCs/>
            <w:color w:val="9876AA"/>
            <w:sz w:val="18"/>
            <w:szCs w:val="18"/>
            <w:lang w:val="en-US" w:eastAsia="pt-BR"/>
          </w:rPr>
          <w:delText>INFORMATION</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6A8759"/>
            <w:sz w:val="18"/>
            <w:szCs w:val="18"/>
            <w:lang w:val="en-US" w:eastAsia="pt-BR"/>
          </w:rPr>
          <w:delText xml:space="preserve">"Você não selecionou os dados para inserir o gráfico!" </w:delText>
        </w:r>
        <w:r w:rsidRPr="00D241E4" w:rsidDel="0096732D">
          <w:rPr>
            <w:rFonts w:ascii="Consolas" w:eastAsia="Times New Roman" w:hAnsi="Consolas" w:cs="Courier New"/>
            <w:color w:val="A9B7C6"/>
            <w:sz w:val="18"/>
            <w:szCs w:val="18"/>
            <w:lang w:eastAsia="pt-BR"/>
          </w:rPr>
          <w:delText>+ e.toString()).showAndWait()</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w:delText>
        </w:r>
      </w:del>
    </w:p>
    <w:p w14:paraId="2B2BF6B5" w14:textId="77777777" w:rsidR="0071322E" w:rsidRPr="0071322E" w:rsidRDefault="0071322E" w:rsidP="003374CB">
      <w:pPr>
        <w:jc w:val="center"/>
        <w:rPr>
          <w:b/>
          <w:sz w:val="20"/>
          <w:szCs w:val="20"/>
        </w:rPr>
      </w:pPr>
      <w:r>
        <w:rPr>
          <w:b/>
          <w:sz w:val="20"/>
          <w:szCs w:val="20"/>
        </w:rPr>
        <w:t>Fonte: Elaborada pelo Autor</w:t>
      </w:r>
    </w:p>
    <w:p w14:paraId="50A4428A" w14:textId="77777777" w:rsidR="004C23F9" w:rsidRDefault="0077716E" w:rsidP="0077716E">
      <w:r>
        <w:tab/>
      </w:r>
    </w:p>
    <w:p w14:paraId="48998F3C" w14:textId="531DE8B2" w:rsidR="009F523D" w:rsidDel="005A1211" w:rsidRDefault="00632046" w:rsidP="00EE727B">
      <w:pPr>
        <w:rPr>
          <w:del w:id="1573" w:author="Glauber Matteis Gadelha" w:date="2020-02-28T10:04:00Z"/>
        </w:rPr>
      </w:pPr>
      <w:r>
        <w:tab/>
      </w:r>
      <w:ins w:id="1574" w:author="Glauber Matteis Gadelha" w:date="2020-02-29T13:05:00Z">
        <w:r w:rsidR="005C187A">
          <w:t>Na Figura 22 pode-se observar o c</w:t>
        </w:r>
      </w:ins>
      <w:ins w:id="1575" w:author="Glauber Matteis Gadelha" w:date="2020-02-29T13:06:00Z">
        <w:r w:rsidR="005C187A">
          <w:t xml:space="preserve">ódigo fonte do método </w:t>
        </w:r>
        <w:proofErr w:type="spellStart"/>
        <w:proofErr w:type="gramStart"/>
        <w:r w:rsidR="005C187A">
          <w:t>endDashboard</w:t>
        </w:r>
        <w:proofErr w:type="spellEnd"/>
        <w:proofErr w:type="gramEnd"/>
        <w:r w:rsidR="005C187A">
          <w:t xml:space="preserve"> e suas dependências.</w:t>
        </w:r>
      </w:ins>
      <w:ins w:id="1576" w:author="Glauber Matteis Gadelha" w:date="2020-02-29T13:05:00Z">
        <w:r w:rsidR="005C187A">
          <w:t xml:space="preserve"> </w:t>
        </w:r>
      </w:ins>
      <w:r w:rsidRPr="00057CEB">
        <w:t xml:space="preserve">O método </w:t>
      </w:r>
      <w:proofErr w:type="spellStart"/>
      <w:proofErr w:type="gramStart"/>
      <w:r w:rsidRPr="00057CEB">
        <w:t>endDashboard</w:t>
      </w:r>
      <w:proofErr w:type="spellEnd"/>
      <w:proofErr w:type="gramEnd"/>
      <w:r w:rsidRPr="00057CEB">
        <w:t>()</w:t>
      </w:r>
      <w:ins w:id="1577" w:author="Glauber Matteis Gadelha" w:date="2020-02-28T10:04:00Z">
        <w:r w:rsidR="00930213" w:rsidRPr="00057CEB">
          <w:t xml:space="preserve"> (linha </w:t>
        </w:r>
      </w:ins>
      <w:ins w:id="1578" w:author="Glauber Matteis Gadelha" w:date="2020-02-28T10:07:00Z">
        <w:r w:rsidR="00057CEB" w:rsidRPr="00057CEB">
          <w:t>2)</w:t>
        </w:r>
      </w:ins>
      <w:r w:rsidR="009D60F8" w:rsidRPr="00057CEB">
        <w:t xml:space="preserve"> é </w:t>
      </w:r>
      <w:commentRangeStart w:id="1579"/>
      <w:r w:rsidR="009D60F8" w:rsidRPr="00057CEB">
        <w:t>disparado</w:t>
      </w:r>
      <w:commentRangeEnd w:id="1579"/>
      <w:r w:rsidR="00155433" w:rsidRPr="00057CEB">
        <w:rPr>
          <w:rStyle w:val="Refdecomentrio"/>
        </w:rPr>
        <w:commentReference w:id="1579"/>
      </w:r>
      <w:r w:rsidR="009D60F8">
        <w:t xml:space="preserve"> quando o usuário clica sobre o botã</w:t>
      </w:r>
      <w:ins w:id="1580" w:author="Claudio Martins" w:date="2020-02-27T10:52:00Z">
        <w:r w:rsidR="00155433">
          <w:t>o</w:t>
        </w:r>
      </w:ins>
      <w:r w:rsidR="009D60F8">
        <w:t xml:space="preserve"> </w:t>
      </w:r>
      <w:ins w:id="1581" w:author="Claudio Martins" w:date="2020-02-27T10:52:00Z">
        <w:r w:rsidR="00155433">
          <w:t>“</w:t>
        </w:r>
      </w:ins>
      <w:r w:rsidR="009D60F8">
        <w:t>Finalizar Dashboard</w:t>
      </w:r>
      <w:ins w:id="1582" w:author="Claudio Martins" w:date="2020-02-27T10:52:00Z">
        <w:r w:rsidR="00155433">
          <w:t>”</w:t>
        </w:r>
      </w:ins>
      <w:r w:rsidR="009D60F8">
        <w:t xml:space="preserve"> </w:t>
      </w:r>
      <w:ins w:id="1583" w:author="Claudio Martins" w:date="2020-02-27T10:52:00Z">
        <w:r w:rsidR="00155433">
          <w:t>(</w:t>
        </w:r>
      </w:ins>
      <w:r w:rsidR="009D60F8">
        <w:t>na interface gráfica</w:t>
      </w:r>
      <w:ins w:id="1584" w:author="Claudio Martins" w:date="2020-02-27T10:52:00Z">
        <w:r w:rsidR="00155433">
          <w:t xml:space="preserve">), cuja </w:t>
        </w:r>
      </w:ins>
      <w:del w:id="1585" w:author="Claudio Martins" w:date="2020-02-27T10:52:00Z">
        <w:r w:rsidR="009D60F8" w:rsidDel="00155433">
          <w:delText xml:space="preserve"> e</w:delText>
        </w:r>
        <w:r w:rsidDel="00155433">
          <w:delText xml:space="preserve"> tem como </w:delText>
        </w:r>
      </w:del>
      <w:r>
        <w:t xml:space="preserve">finalidade </w:t>
      </w:r>
      <w:ins w:id="1586" w:author="Claudio Martins" w:date="2020-02-27T10:52:00Z">
        <w:r w:rsidR="00155433">
          <w:t xml:space="preserve">é </w:t>
        </w:r>
      </w:ins>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ins w:id="1587" w:author="Glauber Matteis Gadelha" w:date="2020-02-28T10:08:00Z">
        <w:r w:rsidR="005B5B34">
          <w:t xml:space="preserve"> (linha</w:t>
        </w:r>
      </w:ins>
      <w:ins w:id="1588" w:author="Glauber Matteis Gadelha" w:date="2020-02-28T10:09:00Z">
        <w:r w:rsidR="005B5B34">
          <w:t xml:space="preserve"> 16)</w:t>
        </w:r>
      </w:ins>
      <w:r>
        <w:t xml:space="preserve">. </w:t>
      </w:r>
      <w:r w:rsidRPr="00234AA4">
        <w:t xml:space="preserve">Também instancia o </w:t>
      </w:r>
      <w:r w:rsidR="00630F53" w:rsidRPr="00234AA4">
        <w:t xml:space="preserve">objeto </w:t>
      </w:r>
      <w:r w:rsidRPr="00234AA4">
        <w:t>Gerador</w:t>
      </w:r>
      <w:ins w:id="1589" w:author="Glauber Matteis Gadelha" w:date="2020-02-28T10:10:00Z">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ins>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ins w:id="1590" w:author="Glauber Matteis Gadelha" w:date="2020-02-28T10:10:00Z">
        <w:r w:rsidR="005B5B34">
          <w:t xml:space="preserve"> com o m</w:t>
        </w:r>
      </w:ins>
      <w:ins w:id="1591" w:author="Glauber Matteis Gadelha" w:date="2020-02-28T10:11:00Z">
        <w:r w:rsidR="005B5B34">
          <w:t xml:space="preserve">étodo </w:t>
        </w:r>
        <w:proofErr w:type="spellStart"/>
        <w:r w:rsidR="005B5B34">
          <w:t>setaPackSaída</w:t>
        </w:r>
        <w:proofErr w:type="spellEnd"/>
        <w:r w:rsidR="005B5B34">
          <w:t>() (linha 27)</w:t>
        </w:r>
      </w:ins>
      <w:r w:rsidR="00630F53">
        <w:t>, passando como parâmetro para o construtor o descritor File do diretório de destino e o descritor File do arquivo CSV</w:t>
      </w:r>
      <w:ins w:id="1592" w:author="Glauber Matteis Gadelha" w:date="2020-02-29T13:07:00Z">
        <w:r w:rsidR="005C187A">
          <w:t>.</w:t>
        </w:r>
      </w:ins>
      <w:del w:id="1593" w:author="Glauber Matteis Gadelha" w:date="2020-02-29T13:07:00Z">
        <w:r w:rsidR="00630F53" w:rsidDel="005C187A">
          <w:delText xml:space="preserve">. A figura </w:delText>
        </w:r>
      </w:del>
      <w:ins w:id="1594" w:author="Claudio Martins" w:date="2020-02-27T10:52:00Z">
        <w:del w:id="1595" w:author="Glauber Matteis Gadelha" w:date="2020-02-29T13:07:00Z">
          <w:r w:rsidR="00155433" w:rsidDel="005C187A">
            <w:delText xml:space="preserve">Figura </w:delText>
          </w:r>
        </w:del>
      </w:ins>
      <w:del w:id="1596" w:author="Glauber Matteis Gadelha" w:date="2020-02-29T13:07:00Z">
        <w:r w:rsidR="00630F53" w:rsidDel="005C187A">
          <w:delText xml:space="preserve">21 trás a reprodução </w:delText>
        </w:r>
      </w:del>
      <w:ins w:id="1597" w:author="Claudio Martins" w:date="2020-02-27T10:53:00Z">
        <w:del w:id="1598" w:author="Glauber Matteis Gadelha" w:date="2020-02-29T13:07:00Z">
          <w:r w:rsidR="00155433" w:rsidDel="005C187A">
            <w:delText xml:space="preserve">z </w:delText>
          </w:r>
        </w:del>
      </w:ins>
      <w:del w:id="1599" w:author="Glauber Matteis Gadelha" w:date="2020-02-29T13:07:00Z">
        <w:r w:rsidR="00630F53" w:rsidDel="005C187A">
          <w:delText xml:space="preserve">do </w:delText>
        </w:r>
      </w:del>
      <w:ins w:id="1600" w:author="Claudio Martins" w:date="2020-02-27T10:53:00Z">
        <w:del w:id="1601" w:author="Glauber Matteis Gadelha" w:date="2020-02-29T13:07:00Z">
          <w:r w:rsidR="00155433" w:rsidDel="005C187A">
            <w:delText xml:space="preserve">trecho do </w:delText>
          </w:r>
        </w:del>
      </w:ins>
      <w:del w:id="1602" w:author="Glauber Matteis Gadelha" w:date="2020-02-29T13:07:00Z">
        <w:r w:rsidR="00630F53" w:rsidDel="005C187A">
          <w:delText>c</w:delText>
        </w:r>
      </w:del>
      <w:ins w:id="1603" w:author="Claudio Martins" w:date="2020-02-27T10:53:00Z">
        <w:del w:id="1604" w:author="Glauber Matteis Gadelha" w:date="2020-02-29T13:07:00Z">
          <w:r w:rsidR="00155433" w:rsidDel="005C187A">
            <w:delText>c</w:delText>
          </w:r>
        </w:del>
      </w:ins>
      <w:del w:id="1605" w:author="Glauber Matteis Gadelha" w:date="2020-02-29T13:07:00Z">
        <w:r w:rsidR="00630F53" w:rsidDel="005C187A">
          <w:delText>ódigo fonte do método</w:delText>
        </w:r>
      </w:del>
      <w:ins w:id="1606" w:author="Claudio Martins" w:date="2020-02-27T10:53:00Z">
        <w:del w:id="1607" w:author="Glauber Matteis Gadelha" w:date="2020-02-29T13:07:00Z">
          <w:r w:rsidR="00155433" w:rsidRPr="0096430B" w:rsidDel="005C187A">
            <w:rPr>
              <w:i/>
            </w:rPr>
            <w:delText xml:space="preserve"> endDash</w:delText>
          </w:r>
        </w:del>
      </w:ins>
      <w:ins w:id="1608" w:author="Claudio Martins" w:date="2020-02-27T10:54:00Z">
        <w:del w:id="1609" w:author="Glauber Matteis Gadelha" w:date="2020-02-29T13:07:00Z">
          <w:r w:rsidR="00155433" w:rsidRPr="0096430B" w:rsidDel="005C187A">
            <w:rPr>
              <w:i/>
            </w:rPr>
            <w:delText>b</w:delText>
          </w:r>
        </w:del>
      </w:ins>
      <w:ins w:id="1610" w:author="Claudio Martins" w:date="2020-02-27T10:53:00Z">
        <w:del w:id="1611" w:author="Glauber Matteis Gadelha" w:date="2020-02-29T13:07:00Z">
          <w:r w:rsidR="00155433" w:rsidRPr="0096430B" w:rsidDel="005C187A">
            <w:rPr>
              <w:i/>
            </w:rPr>
            <w:delText>o</w:delText>
          </w:r>
        </w:del>
      </w:ins>
      <w:ins w:id="1612" w:author="Claudio Martins" w:date="2020-02-27T10:54:00Z">
        <w:del w:id="1613" w:author="Glauber Matteis Gadelha" w:date="2020-02-29T13:07:00Z">
          <w:r w:rsidR="00155433" w:rsidRPr="0096430B" w:rsidDel="005C187A">
            <w:rPr>
              <w:i/>
            </w:rPr>
            <w:delText>a</w:delText>
          </w:r>
        </w:del>
      </w:ins>
      <w:ins w:id="1614" w:author="Claudio Martins" w:date="2020-02-27T10:53:00Z">
        <w:del w:id="1615" w:author="Glauber Matteis Gadelha" w:date="2020-02-29T13:07:00Z">
          <w:r w:rsidR="00155433" w:rsidRPr="0096430B" w:rsidDel="005C187A">
            <w:rPr>
              <w:i/>
            </w:rPr>
            <w:delText>rd</w:delText>
          </w:r>
        </w:del>
      </w:ins>
      <w:del w:id="1616" w:author="Glauber Matteis Gadelha" w:date="2020-02-29T13:07:00Z">
        <w:r w:rsidR="00630F53" w:rsidDel="005C187A">
          <w:delText xml:space="preserve"> e suas dependências.</w:delText>
        </w:r>
      </w:del>
    </w:p>
    <w:p w14:paraId="4DEB4C97" w14:textId="77777777" w:rsidR="005A1211" w:rsidRDefault="005A1211" w:rsidP="00630F53">
      <w:pPr>
        <w:rPr>
          <w:ins w:id="1617" w:author="Glauber Matteis Gadelha" w:date="2020-02-28T19:05:00Z"/>
        </w:rPr>
      </w:pPr>
    </w:p>
    <w:p w14:paraId="56E60935" w14:textId="77777777" w:rsidR="005A1211" w:rsidRDefault="005A1211" w:rsidP="00630F53">
      <w:pPr>
        <w:rPr>
          <w:ins w:id="1618" w:author="Glauber Matteis Gadelha" w:date="2020-02-28T19:05:00Z"/>
        </w:rPr>
      </w:pPr>
    </w:p>
    <w:p w14:paraId="6C1602F2" w14:textId="56FF6422" w:rsidR="0096430B" w:rsidDel="006F6BC4" w:rsidRDefault="0096430B" w:rsidP="00630F53">
      <w:pPr>
        <w:rPr>
          <w:del w:id="1619" w:author="Glauber Matteis Gadelha" w:date="2020-02-28T10:04:00Z"/>
        </w:rPr>
      </w:pPr>
    </w:p>
    <w:p w14:paraId="4618C83D" w14:textId="0676616C" w:rsidR="00630F53" w:rsidDel="006F6BC4" w:rsidRDefault="00630F53" w:rsidP="00630F53">
      <w:pPr>
        <w:rPr>
          <w:del w:id="1620" w:author="Glauber Matteis Gadelha" w:date="2020-02-28T10:03:00Z"/>
        </w:rPr>
      </w:pPr>
    </w:p>
    <w:p w14:paraId="3FC6A507" w14:textId="15797E06" w:rsidR="00D241E4" w:rsidDel="006F6BC4" w:rsidRDefault="00D241E4">
      <w:pPr>
        <w:spacing w:after="160" w:line="240" w:lineRule="auto"/>
        <w:jc w:val="left"/>
        <w:rPr>
          <w:del w:id="1621" w:author="Glauber Matteis Gadelha" w:date="2020-02-28T10:03:00Z"/>
          <w:b/>
          <w:sz w:val="20"/>
          <w:szCs w:val="20"/>
        </w:rPr>
      </w:pPr>
      <w:del w:id="1622" w:author="Glauber Matteis Gadelha" w:date="2020-02-28T10:03:00Z">
        <w:r w:rsidDel="006F6BC4">
          <w:rPr>
            <w:b/>
            <w:sz w:val="20"/>
            <w:szCs w:val="20"/>
          </w:rPr>
          <w:br w:type="page"/>
        </w:r>
      </w:del>
    </w:p>
    <w:p w14:paraId="42B5C15A" w14:textId="69234F55" w:rsidR="00FB6197" w:rsidDel="00745E99" w:rsidRDefault="00FB6197" w:rsidP="00B1574B">
      <w:pPr>
        <w:jc w:val="center"/>
        <w:rPr>
          <w:del w:id="1623" w:author="Glauber Matteis Gadelha" w:date="2020-02-28T10:01:00Z"/>
          <w:b/>
          <w:sz w:val="20"/>
          <w:szCs w:val="20"/>
        </w:rPr>
      </w:pPr>
      <w:r w:rsidRPr="00FB6197">
        <w:rPr>
          <w:b/>
          <w:sz w:val="20"/>
          <w:szCs w:val="20"/>
        </w:rPr>
        <w:t xml:space="preserve">Figura </w:t>
      </w:r>
      <w:del w:id="1624" w:author="Glauber Matteis Gadelha" w:date="2020-02-29T13:07:00Z">
        <w:r w:rsidRPr="00FB6197" w:rsidDel="005C187A">
          <w:rPr>
            <w:b/>
            <w:sz w:val="20"/>
            <w:szCs w:val="20"/>
          </w:rPr>
          <w:delText xml:space="preserve">21 </w:delText>
        </w:r>
      </w:del>
      <w:ins w:id="1625" w:author="Glauber Matteis Gadelha" w:date="2020-02-29T13:07:00Z">
        <w:r w:rsidR="005C187A" w:rsidRPr="00FB6197">
          <w:rPr>
            <w:b/>
            <w:sz w:val="20"/>
            <w:szCs w:val="20"/>
          </w:rPr>
          <w:t>2</w:t>
        </w:r>
        <w:r w:rsidR="005C187A">
          <w:rPr>
            <w:b/>
            <w:sz w:val="20"/>
            <w:szCs w:val="20"/>
          </w:rPr>
          <w:t>2</w:t>
        </w:r>
        <w:r w:rsidR="005C187A" w:rsidRPr="00FB6197">
          <w:rPr>
            <w:b/>
            <w:sz w:val="20"/>
            <w:szCs w:val="20"/>
          </w:rPr>
          <w:t xml:space="preserve"> </w:t>
        </w:r>
      </w:ins>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798F9264" w14:textId="77777777" w:rsidR="00745E99" w:rsidRDefault="00745E99" w:rsidP="00B1574B">
      <w:pPr>
        <w:jc w:val="center"/>
        <w:rPr>
          <w:ins w:id="1626" w:author="Glauber Matteis Gadelha" w:date="2020-02-29T13:09:00Z"/>
          <w:b/>
          <w:sz w:val="20"/>
          <w:szCs w:val="20"/>
        </w:rPr>
      </w:pPr>
    </w:p>
    <w:p w14:paraId="13F005A2" w14:textId="77777777" w:rsidR="00745E99" w:rsidRDefault="00745E99" w:rsidP="00B1574B">
      <w:pPr>
        <w:jc w:val="center"/>
        <w:rPr>
          <w:ins w:id="1627" w:author="Glauber Matteis Gadelha" w:date="2020-02-29T13:09:00Z"/>
          <w:b/>
          <w:sz w:val="20"/>
          <w:szCs w:val="20"/>
        </w:rPr>
      </w:pPr>
    </w:p>
    <w:p w14:paraId="51C7824B" w14:textId="38373465" w:rsidR="00FB6197" w:rsidRPr="00B1574B" w:rsidDel="00EE727B" w:rsidRDefault="00B1574B" w:rsidP="00B1574B">
      <w:pPr>
        <w:spacing w:after="160" w:line="240" w:lineRule="auto"/>
        <w:jc w:val="center"/>
        <w:rPr>
          <w:del w:id="1628" w:author="Glauber Matteis Gadelha" w:date="2020-02-28T10:01:00Z"/>
          <w:b/>
          <w:sz w:val="20"/>
          <w:szCs w:val="20"/>
        </w:rPr>
      </w:pPr>
      <w:ins w:id="1629" w:author="Glauber Matteis Gadelha" w:date="2020-02-28T19:16:00Z">
        <w:r>
          <w:rPr>
            <w:b/>
            <w:noProof/>
            <w:sz w:val="20"/>
            <w:szCs w:val="20"/>
            <w:lang w:eastAsia="pt-BR"/>
          </w:rPr>
          <w:drawing>
            <wp:inline distT="0" distB="0" distL="0" distR="0" wp14:anchorId="76F874E1" wp14:editId="44BA4007">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ins>
      <w:del w:id="1630" w:author="Glauber Matteis Gadelha" w:date="2020-02-28T10:01:00Z">
        <w:r w:rsidR="00FB6197" w:rsidRPr="00FB6197" w:rsidDel="00EE727B">
          <w:rPr>
            <w:rFonts w:ascii="Consolas" w:eastAsia="Times New Roman" w:hAnsi="Consolas" w:cs="Courier New"/>
            <w:color w:val="808080"/>
            <w:sz w:val="16"/>
            <w:szCs w:val="20"/>
            <w:lang w:eastAsia="pt-BR"/>
          </w:rPr>
          <w:delText>//Método finaliza a geração do Dashboard, executando o motor de templates FreeMarker, copiando os arquivos para a pasta de destino e gerando o zip de saida.</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public void </w:delText>
        </w:r>
        <w:r w:rsidR="00FB6197" w:rsidRPr="00FB6197" w:rsidDel="00EE727B">
          <w:rPr>
            <w:rFonts w:ascii="Consolas" w:eastAsia="Times New Roman" w:hAnsi="Consolas" w:cs="Courier New"/>
            <w:color w:val="FFC66D"/>
            <w:sz w:val="16"/>
            <w:szCs w:val="20"/>
            <w:lang w:eastAsia="pt-BR"/>
          </w:rPr>
          <w:delText>endDashboard</w:delText>
        </w:r>
        <w:r w:rsidR="00FB6197" w:rsidRPr="00FB6197" w:rsidDel="00EE727B">
          <w:rPr>
            <w:rFonts w:ascii="Consolas" w:eastAsia="Times New Roman" w:hAnsi="Consolas" w:cs="Courier New"/>
            <w:color w:val="A9B7C6"/>
            <w:sz w:val="16"/>
            <w:szCs w:val="20"/>
            <w:lang w:eastAsia="pt-BR"/>
          </w:rPr>
          <w:delText>(ActionEvent actionEvent) {</w:delText>
        </w:r>
        <w:r w:rsidR="00FB6197" w:rsidRPr="00FB6197" w:rsidDel="00EE727B">
          <w:rPr>
            <w:rFonts w:ascii="Consolas" w:eastAsia="Times New Roman" w:hAnsi="Consolas" w:cs="Courier New"/>
            <w:color w:val="A9B7C6"/>
            <w:sz w:val="16"/>
            <w:szCs w:val="20"/>
            <w:lang w:eastAsia="pt-BR"/>
          </w:rPr>
          <w:br/>
          <w:delText xml:space="preserve">    setaDashboard()</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try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delText xml:space="preserve">        setaGerador()</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setaPackSaida()</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catch </w:delText>
        </w:r>
        <w:r w:rsidR="00FB6197" w:rsidRPr="00FB6197" w:rsidDel="00EE727B">
          <w:rPr>
            <w:rFonts w:ascii="Consolas" w:eastAsia="Times New Roman" w:hAnsi="Consolas" w:cs="Courier New"/>
            <w:color w:val="A9B7C6"/>
            <w:sz w:val="16"/>
            <w:szCs w:val="20"/>
            <w:lang w:eastAsia="pt-BR"/>
          </w:rPr>
          <w:delText>(Exception e) {</w:delText>
        </w:r>
        <w:r w:rsidR="00FB6197" w:rsidRPr="00FB6197" w:rsidDel="00EE727B">
          <w:rPr>
            <w:rFonts w:ascii="Consolas" w:eastAsia="Times New Roman" w:hAnsi="Consolas" w:cs="Courier New"/>
            <w:color w:val="A9B7C6"/>
            <w:sz w:val="16"/>
            <w:szCs w:val="20"/>
            <w:lang w:eastAsia="pt-BR"/>
          </w:rPr>
          <w:br/>
          <w:delText xml:space="preserve">        System.</w:delText>
        </w:r>
        <w:r w:rsidR="00FB6197" w:rsidRPr="00FB6197" w:rsidDel="00EE727B">
          <w:rPr>
            <w:rFonts w:ascii="Consolas" w:eastAsia="Times New Roman" w:hAnsi="Consolas" w:cs="Courier New"/>
            <w:i/>
            <w:iCs/>
            <w:color w:val="9876AA"/>
            <w:sz w:val="16"/>
            <w:szCs w:val="20"/>
            <w:lang w:eastAsia="pt-BR"/>
          </w:rPr>
          <w:delText>out</w:delText>
        </w:r>
        <w:r w:rsidR="00FB6197" w:rsidRPr="00FB6197" w:rsidDel="00EE727B">
          <w:rPr>
            <w:rFonts w:ascii="Consolas" w:eastAsia="Times New Roman" w:hAnsi="Consolas" w:cs="Courier New"/>
            <w:color w:val="A9B7C6"/>
            <w:sz w:val="16"/>
            <w:szCs w:val="20"/>
            <w:lang w:eastAsia="pt-BR"/>
          </w:rPr>
          <w:delText>.println(</w:delText>
        </w:r>
        <w:r w:rsidR="00FB6197" w:rsidRPr="00FB6197" w:rsidDel="00EE727B">
          <w:rPr>
            <w:rFonts w:ascii="Consolas" w:eastAsia="Times New Roman" w:hAnsi="Consolas" w:cs="Courier New"/>
            <w:color w:val="6A8759"/>
            <w:sz w:val="16"/>
            <w:szCs w:val="20"/>
            <w:lang w:eastAsia="pt-BR"/>
          </w:rPr>
          <w:delText xml:space="preserve">"SetaGerador:" </w:delText>
        </w:r>
        <w:r w:rsidR="00FB6197" w:rsidRPr="00FB6197" w:rsidDel="00EE727B">
          <w:rPr>
            <w:rFonts w:ascii="Consolas" w:eastAsia="Times New Roman" w:hAnsi="Consolas" w:cs="Courier New"/>
            <w:color w:val="A9B7C6"/>
            <w:sz w:val="16"/>
            <w:szCs w:val="20"/>
            <w:lang w:eastAsia="pt-BR"/>
          </w:rPr>
          <w:delText>+ e.toString())</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new </w:delText>
        </w:r>
        <w:r w:rsidR="00FB6197" w:rsidRPr="00FB6197" w:rsidDel="00EE727B">
          <w:rPr>
            <w:rFonts w:ascii="Consolas" w:eastAsia="Times New Roman" w:hAnsi="Consolas" w:cs="Courier New"/>
            <w:color w:val="A9B7C6"/>
            <w:sz w:val="16"/>
            <w:szCs w:val="20"/>
            <w:lang w:eastAsia="pt-BR"/>
          </w:rPr>
          <w:delText>Alert(Alert.AlertType.</w:delText>
        </w:r>
        <w:r w:rsidR="00FB6197" w:rsidRPr="00FB6197" w:rsidDel="00EE727B">
          <w:rPr>
            <w:rFonts w:ascii="Consolas" w:eastAsia="Times New Roman" w:hAnsi="Consolas" w:cs="Courier New"/>
            <w:i/>
            <w:iCs/>
            <w:color w:val="9876AA"/>
            <w:sz w:val="16"/>
            <w:szCs w:val="20"/>
            <w:lang w:eastAsia="pt-BR"/>
          </w:rPr>
          <w:delText>INFORMATION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6A8759"/>
            <w:sz w:val="16"/>
            <w:szCs w:val="20"/>
            <w:lang w:eastAsia="pt-BR"/>
          </w:rPr>
          <w:delText>"Não foi possível gerar o Dashboard. Verifique as opções escolhidas!"</w:delText>
        </w:r>
        <w:r w:rsidR="00FB6197" w:rsidRPr="00FB6197" w:rsidDel="00EE727B">
          <w:rPr>
            <w:rFonts w:ascii="Consolas" w:eastAsia="Times New Roman" w:hAnsi="Consolas" w:cs="Courier New"/>
            <w:color w:val="A9B7C6"/>
            <w:sz w:val="16"/>
            <w:szCs w:val="20"/>
            <w:lang w:eastAsia="pt-BR"/>
          </w:rPr>
          <w:delText>).showAndWait()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finally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Alert(Alert.AlertType.</w:delText>
        </w:r>
        <w:r w:rsidR="00FB6197" w:rsidRPr="00FB6197" w:rsidDel="00EE727B">
          <w:rPr>
            <w:rFonts w:ascii="Consolas" w:eastAsia="Times New Roman" w:hAnsi="Consolas" w:cs="Courier New"/>
            <w:i/>
            <w:iCs/>
            <w:color w:val="9876AA"/>
            <w:sz w:val="16"/>
            <w:szCs w:val="20"/>
            <w:lang w:eastAsia="pt-BR"/>
          </w:rPr>
          <w:delText>INFORMATION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6A8759"/>
            <w:sz w:val="16"/>
            <w:szCs w:val="20"/>
            <w:lang w:eastAsia="pt-BR"/>
          </w:rPr>
          <w:delText>"Dashboard gerado com sucesso!"</w:delText>
        </w:r>
        <w:r w:rsidR="00FB6197" w:rsidRPr="00FB6197" w:rsidDel="00EE727B">
          <w:rPr>
            <w:rFonts w:ascii="Consolas" w:eastAsia="Times New Roman" w:hAnsi="Consolas" w:cs="Courier New"/>
            <w:color w:val="A9B7C6"/>
            <w:sz w:val="16"/>
            <w:szCs w:val="20"/>
            <w:lang w:eastAsia="pt-BR"/>
          </w:rPr>
          <w:delText>).showAndWait()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resetForm()</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objeto Dashboard juntando todas as informações definidas pelo usuário na UI</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setaDashboard</w:delText>
        </w:r>
        <w:r w:rsidR="00FB6197" w:rsidRPr="00FB6197" w:rsidDel="00EE727B">
          <w:rPr>
            <w:rFonts w:ascii="Consolas" w:eastAsia="Times New Roman" w:hAnsi="Consolas" w:cs="Courier New"/>
            <w:color w:val="A9B7C6"/>
            <w:sz w:val="16"/>
            <w:szCs w:val="20"/>
            <w:lang w:eastAsia="pt-BR"/>
          </w:rPr>
          <w:delText>()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9876AA"/>
            <w:sz w:val="16"/>
            <w:szCs w:val="20"/>
            <w:lang w:eastAsia="pt-BR"/>
          </w:rPr>
          <w:delText xml:space="preserve">tituloDashboard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tfTituloDashboard</w:delText>
        </w:r>
        <w:r w:rsidR="00FB6197" w:rsidRPr="00FB6197" w:rsidDel="00EE727B">
          <w:rPr>
            <w:rFonts w:ascii="Consolas" w:eastAsia="Times New Roman" w:hAnsi="Consolas" w:cs="Courier New"/>
            <w:color w:val="A9B7C6"/>
            <w:sz w:val="16"/>
            <w:szCs w:val="20"/>
            <w:lang w:eastAsia="pt-BR"/>
          </w:rPr>
          <w:delText>.getText()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9876AA"/>
            <w:sz w:val="16"/>
            <w:szCs w:val="20"/>
            <w:lang w:eastAsia="pt-BR"/>
          </w:rPr>
          <w:delText xml:space="preserve">dashboard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Dashboard(</w:delText>
        </w:r>
        <w:r w:rsidR="00FB6197" w:rsidRPr="00FB6197" w:rsidDel="00EE727B">
          <w:rPr>
            <w:rFonts w:ascii="Consolas" w:eastAsia="Times New Roman" w:hAnsi="Consolas" w:cs="Courier New"/>
            <w:color w:val="9876AA"/>
            <w:sz w:val="16"/>
            <w:szCs w:val="20"/>
            <w:lang w:eastAsia="pt-BR"/>
          </w:rPr>
          <w:delText>dataset</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tituloDashboard</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graficos</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a classe gerador, que processa o template FreeMarker e gera em disco o arquivo Dashboard.html.</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setaGerador</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throws </w:delText>
        </w:r>
        <w:r w:rsidR="00FB6197" w:rsidRPr="00FB6197" w:rsidDel="00EE727B">
          <w:rPr>
            <w:rFonts w:ascii="Consolas" w:eastAsia="Times New Roman" w:hAnsi="Consolas" w:cs="Courier New"/>
            <w:color w:val="A9B7C6"/>
            <w:sz w:val="16"/>
            <w:szCs w:val="20"/>
            <w:lang w:eastAsia="pt-BR"/>
          </w:rPr>
          <w:delText>IOException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A9B7C6"/>
            <w:sz w:val="16"/>
            <w:szCs w:val="20"/>
            <w:lang w:eastAsia="pt-BR"/>
          </w:rPr>
          <w:delText>TemplateException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Gerador(</w:delText>
        </w:r>
        <w:r w:rsidR="00FB6197" w:rsidRPr="00FB6197" w:rsidDel="00EE727B">
          <w:rPr>
            <w:rFonts w:ascii="Consolas" w:eastAsia="Times New Roman" w:hAnsi="Consolas" w:cs="Courier New"/>
            <w:color w:val="9876AA"/>
            <w:sz w:val="16"/>
            <w:szCs w:val="20"/>
            <w:lang w:eastAsia="pt-BR"/>
          </w:rPr>
          <w:delText>dashboard</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9876AA"/>
            <w:sz w:val="16"/>
            <w:szCs w:val="20"/>
            <w:lang w:eastAsia="pt-BR"/>
          </w:rPr>
          <w:delText>destFolder</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novo pack  de saída para gerar em disco o Dashboard completo.</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setaPackSaida</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throws </w:delText>
        </w:r>
        <w:r w:rsidR="00FB6197" w:rsidRPr="00FB6197" w:rsidDel="00EE727B">
          <w:rPr>
            <w:rFonts w:ascii="Consolas" w:eastAsia="Times New Roman" w:hAnsi="Consolas" w:cs="Courier New"/>
            <w:color w:val="A9B7C6"/>
            <w:sz w:val="16"/>
            <w:szCs w:val="20"/>
            <w:lang w:eastAsia="pt-BR"/>
          </w:rPr>
          <w:delText>IOException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PackSaida(</w:delText>
        </w:r>
        <w:r w:rsidR="00FB6197" w:rsidRPr="00FB6197" w:rsidDel="00EE727B">
          <w:rPr>
            <w:rFonts w:ascii="Consolas" w:eastAsia="Times New Roman" w:hAnsi="Consolas" w:cs="Courier New"/>
            <w:color w:val="9876AA"/>
            <w:sz w:val="16"/>
            <w:szCs w:val="20"/>
            <w:lang w:eastAsia="pt-BR"/>
          </w:rPr>
          <w:delText>destFolder</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csvFile</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del>
    </w:p>
    <w:p w14:paraId="02C6CCAA" w14:textId="51FC139D" w:rsidR="00EE727B" w:rsidDel="00B1574B" w:rsidRDefault="00EE727B" w:rsidP="00B1574B">
      <w:pPr>
        <w:jc w:val="center"/>
        <w:rPr>
          <w:del w:id="1631" w:author="Glauber Matteis Gadelha" w:date="2020-02-28T19:05:00Z"/>
          <w:rFonts w:ascii="Consolas" w:eastAsia="Times New Roman" w:hAnsi="Consolas" w:cs="Times New Roman"/>
          <w:color w:val="008200"/>
          <w:sz w:val="16"/>
          <w:szCs w:val="16"/>
          <w:bdr w:val="none" w:sz="0" w:space="0" w:color="auto" w:frame="1"/>
          <w:lang w:eastAsia="pt-BR"/>
        </w:rPr>
      </w:pPr>
    </w:p>
    <w:p w14:paraId="1610251D" w14:textId="77777777" w:rsidR="00B1574B" w:rsidRPr="00FB6197" w:rsidRDefault="00B1574B" w:rsidP="00B1574B">
      <w:pPr>
        <w:jc w:val="center"/>
        <w:rPr>
          <w:ins w:id="1632" w:author="Glauber Matteis Gadelha" w:date="2020-02-28T19:16:00Z"/>
          <w:b/>
          <w:sz w:val="20"/>
          <w:szCs w:val="20"/>
        </w:rPr>
      </w:pPr>
    </w:p>
    <w:p w14:paraId="0820E4E8" w14:textId="77777777" w:rsidR="00FB6197" w:rsidRDefault="00FB6197" w:rsidP="00B1574B">
      <w:pPr>
        <w:jc w:val="center"/>
        <w:rPr>
          <w:b/>
          <w:sz w:val="20"/>
          <w:szCs w:val="20"/>
        </w:rPr>
      </w:pPr>
      <w:r w:rsidRPr="00FB6197">
        <w:rPr>
          <w:b/>
          <w:sz w:val="20"/>
          <w:szCs w:val="20"/>
        </w:rPr>
        <w:t>Fonte: Elaborada pelo Autor</w:t>
      </w:r>
    </w:p>
    <w:p w14:paraId="70FA3D5E" w14:textId="77777777" w:rsidR="005712B2" w:rsidRDefault="005712B2" w:rsidP="005712B2"/>
    <w:p w14:paraId="4B113BFB" w14:textId="24A6D123" w:rsidR="00E530FA" w:rsidRDefault="00E20670" w:rsidP="00E20670">
      <w:pPr>
        <w:pStyle w:val="Ttulo3"/>
        <w:rPr>
          <w:ins w:id="1633" w:author="Glauber Matteis Gadelha" w:date="2020-02-29T13:09:00Z"/>
        </w:rPr>
      </w:pPr>
      <w:bookmarkStart w:id="1634" w:name="_Toc33871133"/>
      <w:r>
        <w:t xml:space="preserve">4.7.3 </w:t>
      </w:r>
      <w:del w:id="1635" w:author="Claudio Martins" w:date="2020-02-27T10:54:00Z">
        <w:r w:rsidR="004E0378" w:rsidDel="0096430B">
          <w:delText xml:space="preserve">O </w:delText>
        </w:r>
      </w:del>
      <w:ins w:id="1636" w:author="Claudio Martins" w:date="2020-02-27T10:54:00Z">
        <w:r w:rsidR="0096430B">
          <w:t xml:space="preserve">A </w:t>
        </w:r>
      </w:ins>
      <w:del w:id="1637" w:author="Claudio Martins" w:date="2020-02-27T10:54:00Z">
        <w:r w:rsidR="004E0378" w:rsidDel="0096430B">
          <w:delText xml:space="preserve">modelo </w:delText>
        </w:r>
      </w:del>
      <w:ins w:id="1638" w:author="Claudio Martins" w:date="2020-02-27T10:54:00Z">
        <w:r w:rsidR="0096430B">
          <w:t xml:space="preserve">classe </w:t>
        </w:r>
      </w:ins>
      <w:r w:rsidR="004E0378">
        <w:t>Dataset</w:t>
      </w:r>
      <w:bookmarkEnd w:id="1634"/>
    </w:p>
    <w:p w14:paraId="47C243DD" w14:textId="77777777" w:rsidR="00745E99" w:rsidRPr="00745E99" w:rsidRDefault="00745E99" w:rsidP="00745E99"/>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18992796"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ins w:id="1639" w:author="Glauber Matteis Gadelha" w:date="2020-02-28T10:38:00Z">
        <w:r w:rsidR="00821FA2">
          <w:t xml:space="preserve"> </w:t>
        </w:r>
        <w:r w:rsidR="00821FA2">
          <w:fldChar w:fldCharType="begin" w:fldLock="1"/>
        </w:r>
      </w:ins>
      <w:r w:rsidR="007B7FB4">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821FA2" w:rsidRPr="00821FA2">
        <w:rPr>
          <w:noProof/>
        </w:rPr>
        <w:t>(APACHE.ORG, 2019e)</w:t>
      </w:r>
      <w:ins w:id="1640" w:author="Glauber Matteis Gadelha" w:date="2020-02-28T10:38:00Z">
        <w:r w:rsidR="00821FA2">
          <w:fldChar w:fldCharType="end"/>
        </w:r>
      </w:ins>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0751E39A"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del w:id="1641" w:author="Glauber Matteis Gadelha" w:date="2020-02-28T10:16:00Z">
        <w:r w:rsidR="00CD1926" w:rsidDel="00743A7D">
          <w:delText xml:space="preserve">Sem </w:delText>
        </w:r>
      </w:del>
      <w:del w:id="1642" w:author="Glauber Matteis Gadelha" w:date="2020-02-28T10:15:00Z">
        <w:r w:rsidR="00CD1926" w:rsidDel="00743A7D">
          <w:delText>essa identificação seria impo</w:delText>
        </w:r>
        <w:r w:rsidR="005D26C3" w:rsidDel="00743A7D">
          <w:delText>ssível usar o</w:delText>
        </w:r>
      </w:del>
      <w:ins w:id="1643" w:author="Glauber Matteis Gadelha" w:date="2020-02-28T10:16:00Z">
        <w:r w:rsidR="00743A7D">
          <w:t>Se o atributo de medição não for composto somente de valores num</w:t>
        </w:r>
      </w:ins>
      <w:ins w:id="1644" w:author="Glauber Matteis Gadelha" w:date="2020-02-28T10:17:00Z">
        <w:r w:rsidR="00743A7D">
          <w:t>éricos, é impossível aplicar o</w:t>
        </w:r>
      </w:ins>
      <w:r w:rsidR="005D26C3">
        <w:t xml:space="preserve"> método de redução</w:t>
      </w:r>
      <w:r w:rsidR="00CD1926">
        <w:t xml:space="preserve"> por </w:t>
      </w:r>
      <w:proofErr w:type="gramStart"/>
      <w:r w:rsidR="00CD1926">
        <w:t>somatória</w:t>
      </w:r>
      <w:ins w:id="1645" w:author="Glauber Matteis Gadelha" w:date="2020-02-28T10:17:00Z">
        <w:r w:rsidR="00743A7D">
          <w:t>.</w:t>
        </w:r>
      </w:ins>
      <w:proofErr w:type="gramEnd"/>
      <w:ins w:id="1646" w:author="Claudio Martins" w:date="2020-02-27T11:01:00Z">
        <w:del w:id="1647" w:author="Glauber Matteis Gadelha" w:date="2020-02-28T10:17:00Z">
          <w:r w:rsidR="006114B7" w:rsidDel="00743A7D">
            <w:delText xml:space="preserve"> (</w:delText>
          </w:r>
          <w:r w:rsidR="006114B7" w:rsidRPr="006114B7" w:rsidDel="00743A7D">
            <w:rPr>
              <w:highlight w:val="yellow"/>
            </w:rPr>
            <w:delText>EXPLICAR O MOTIVO</w:delText>
          </w:r>
          <w:r w:rsidR="006114B7" w:rsidDel="00743A7D">
            <w:delText xml:space="preserve"> </w:delText>
          </w:r>
          <w:r w:rsidR="006114B7" w:rsidRPr="006114B7" w:rsidDel="00743A7D">
            <w:rPr>
              <w:highlight w:val="yellow"/>
            </w:rPr>
            <w:delText>NESTE CONTEXTO ESPECÍFICO</w:delText>
          </w:r>
          <w:r w:rsidR="006114B7" w:rsidDel="00743A7D">
            <w:delText>)</w:delText>
          </w:r>
        </w:del>
      </w:ins>
      <w:r w:rsidR="00CD1926">
        <w:t>.</w:t>
      </w:r>
      <w:r w:rsidR="005D26C3">
        <w:t xml:space="preserve"> </w:t>
      </w:r>
    </w:p>
    <w:p w14:paraId="1A82770C" w14:textId="2BB7447C" w:rsidR="0033716A" w:rsidRDefault="001C4719" w:rsidP="008A0ADD">
      <w:pPr>
        <w:ind w:firstLine="709"/>
      </w:pPr>
      <w:ins w:id="1648" w:author="Glauber Matteis Gadelha" w:date="2020-02-27T23:58:00Z">
        <w:r>
          <w:t>Na</w:t>
        </w:r>
      </w:ins>
      <w:del w:id="1649" w:author="Glauber Matteis Gadelha" w:date="2020-02-27T23:58:00Z">
        <w:r w:rsidR="005D26C3" w:rsidDel="001C4719">
          <w:delText>A</w:delText>
        </w:r>
      </w:del>
      <w:r w:rsidR="005D26C3">
        <w:t xml:space="preserve"> </w:t>
      </w:r>
      <w:del w:id="1650" w:author="Claudio Martins" w:date="2020-02-27T10:58:00Z">
        <w:r w:rsidR="005D26C3" w:rsidDel="008A0ADD">
          <w:delText xml:space="preserve">figura </w:delText>
        </w:r>
      </w:del>
      <w:ins w:id="1651" w:author="Claudio Martins" w:date="2020-02-27T10:58:00Z">
        <w:r w:rsidR="008A0ADD">
          <w:t xml:space="preserve">Figura </w:t>
        </w:r>
      </w:ins>
      <w:del w:id="1652" w:author="Glauber Matteis Gadelha" w:date="2020-02-29T13:07:00Z">
        <w:r w:rsidR="005D26C3" w:rsidDel="00325668">
          <w:delText xml:space="preserve">22 </w:delText>
        </w:r>
      </w:del>
      <w:ins w:id="1653" w:author="Glauber Matteis Gadelha" w:date="2020-02-29T13:07:00Z">
        <w:r w:rsidR="00325668">
          <w:t xml:space="preserve">23 </w:t>
        </w:r>
      </w:ins>
      <w:del w:id="1654" w:author="Glauber Matteis Gadelha" w:date="2020-02-27T23:59:00Z">
        <w:r w:rsidR="005D26C3" w:rsidDel="001C4719">
          <w:delText xml:space="preserve">traz </w:delText>
        </w:r>
      </w:del>
      <w:ins w:id="1655" w:author="Glauber Matteis Gadelha" w:date="2020-02-27T23:59:00Z">
        <w:r>
          <w:t xml:space="preserve">visualiza-se </w:t>
        </w:r>
      </w:ins>
      <w:r w:rsidR="005D26C3">
        <w:t xml:space="preserve">a reprodução do código fonte dos métodos </w:t>
      </w:r>
      <w:proofErr w:type="gramStart"/>
      <w:r w:rsidR="005D26C3">
        <w:t>isNumeric</w:t>
      </w:r>
      <w:proofErr w:type="gramEnd"/>
      <w:r w:rsidR="005D26C3">
        <w:t>()</w:t>
      </w:r>
      <w:ins w:id="1656" w:author="Glauber Matteis Gadelha" w:date="2020-02-28T10:40:00Z">
        <w:r w:rsidR="000D11EA">
          <w:t xml:space="preserve"> (linha 2)</w:t>
        </w:r>
      </w:ins>
      <w:r w:rsidR="005D26C3">
        <w:t xml:space="preserve"> e columnDiscoverType()</w:t>
      </w:r>
      <w:ins w:id="1657" w:author="Glauber Matteis Gadelha" w:date="2020-02-28T10:40:00Z">
        <w:r w:rsidR="000D11EA">
          <w:t xml:space="preserve"> (linha 12)</w:t>
        </w:r>
      </w:ins>
      <w:r w:rsidR="005D26C3">
        <w:t>,</w:t>
      </w:r>
      <w:ins w:id="1658" w:author="Claudio Martins" w:date="2020-02-27T10:59:00Z">
        <w:r w:rsidR="008A0ADD">
          <w:t xml:space="preserve"> </w:t>
        </w:r>
      </w:ins>
      <w:r w:rsidR="005D26C3">
        <w:t>responsáveis por percorrer as 100 primeiras linhas do arquivo em cada um dos atributos testando o resultado e identificando os valores numéricos.</w:t>
      </w:r>
    </w:p>
    <w:p w14:paraId="1A1DC314" w14:textId="77777777" w:rsidR="005D26C3" w:rsidRDefault="005D26C3" w:rsidP="004E0378"/>
    <w:p w14:paraId="02D1A731" w14:textId="1E5B1D71" w:rsidR="005D26C3" w:rsidDel="00745E99" w:rsidRDefault="005D26C3" w:rsidP="00DD203F">
      <w:pPr>
        <w:jc w:val="center"/>
        <w:rPr>
          <w:del w:id="1659" w:author="Glauber Matteis Gadelha" w:date="2020-02-28T10:18:00Z"/>
          <w:b/>
          <w:sz w:val="20"/>
        </w:rPr>
      </w:pPr>
      <w:r>
        <w:rPr>
          <w:b/>
          <w:sz w:val="20"/>
        </w:rPr>
        <w:t xml:space="preserve">Figura </w:t>
      </w:r>
      <w:del w:id="1660" w:author="Glauber Matteis Gadelha" w:date="2020-02-29T13:07:00Z">
        <w:r w:rsidDel="005C187A">
          <w:rPr>
            <w:b/>
            <w:sz w:val="20"/>
          </w:rPr>
          <w:delText xml:space="preserve">22 </w:delText>
        </w:r>
      </w:del>
      <w:ins w:id="1661" w:author="Glauber Matteis Gadelha" w:date="2020-02-29T13:07:00Z">
        <w:r w:rsidR="005C187A">
          <w:rPr>
            <w:b/>
            <w:sz w:val="20"/>
          </w:rPr>
          <w:t xml:space="preserve">23 </w:t>
        </w:r>
      </w:ins>
      <w:r>
        <w:rPr>
          <w:b/>
          <w:sz w:val="20"/>
        </w:rPr>
        <w:t xml:space="preserve">– Código fonte dos métodos </w:t>
      </w:r>
      <w:proofErr w:type="gramStart"/>
      <w:r>
        <w:rPr>
          <w:b/>
          <w:sz w:val="20"/>
        </w:rPr>
        <w:t>isNumeric</w:t>
      </w:r>
      <w:proofErr w:type="gramEnd"/>
      <w:r>
        <w:rPr>
          <w:b/>
          <w:sz w:val="20"/>
        </w:rPr>
        <w:t>() e columnDiscoverType()</w:t>
      </w:r>
    </w:p>
    <w:p w14:paraId="7A14E2B4" w14:textId="77777777" w:rsidR="00745E99" w:rsidRDefault="00745E99" w:rsidP="00DD203F">
      <w:pPr>
        <w:jc w:val="center"/>
        <w:rPr>
          <w:ins w:id="1662" w:author="Glauber Matteis Gadelha" w:date="2020-02-29T13:09:00Z"/>
          <w:b/>
          <w:sz w:val="20"/>
        </w:rPr>
      </w:pPr>
    </w:p>
    <w:p w14:paraId="4007BCDF" w14:textId="58A048F6" w:rsidR="006B7669" w:rsidDel="00DD203F" w:rsidRDefault="006B7669" w:rsidP="00DD203F">
      <w:pPr>
        <w:jc w:val="center"/>
        <w:rPr>
          <w:del w:id="1663" w:author="Glauber Matteis Gadelha" w:date="2020-02-28T19:20:00Z"/>
          <w:rFonts w:ascii="Consolas" w:eastAsia="Times New Roman" w:hAnsi="Consolas" w:cs="Courier New"/>
          <w:color w:val="A9B7C6"/>
          <w:sz w:val="16"/>
          <w:szCs w:val="20"/>
          <w:lang w:eastAsia="pt-BR"/>
        </w:rPr>
      </w:pPr>
      <w:del w:id="1664" w:author="Glauber Matteis Gadelha" w:date="2020-02-28T10:18:00Z">
        <w:r w:rsidRPr="006B7669" w:rsidDel="008333CA">
          <w:rPr>
            <w:rFonts w:ascii="Consolas" w:eastAsia="Times New Roman" w:hAnsi="Consolas" w:cs="Courier New"/>
            <w:color w:val="808080"/>
            <w:sz w:val="16"/>
            <w:szCs w:val="20"/>
            <w:lang w:eastAsia="pt-BR"/>
          </w:rPr>
          <w:delText>//Método para teste se uma String contém um valor numérico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private boolean </w:delText>
        </w:r>
        <w:r w:rsidRPr="006B7669" w:rsidDel="008333CA">
          <w:rPr>
            <w:rFonts w:ascii="Consolas" w:eastAsia="Times New Roman" w:hAnsi="Consolas" w:cs="Courier New"/>
            <w:color w:val="FFC66D"/>
            <w:sz w:val="16"/>
            <w:szCs w:val="20"/>
            <w:lang w:eastAsia="pt-BR"/>
          </w:rPr>
          <w:delText>isNumeric</w:delText>
        </w:r>
        <w:r w:rsidRPr="006B7669" w:rsidDel="008333CA">
          <w:rPr>
            <w:rFonts w:ascii="Consolas" w:eastAsia="Times New Roman" w:hAnsi="Consolas" w:cs="Courier New"/>
            <w:color w:val="A9B7C6"/>
            <w:sz w:val="16"/>
            <w:szCs w:val="20"/>
            <w:lang w:eastAsia="pt-BR"/>
          </w:rPr>
          <w:delText>(String string)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try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Double.</w:delText>
        </w:r>
        <w:r w:rsidRPr="006B7669" w:rsidDel="008333CA">
          <w:rPr>
            <w:rFonts w:ascii="Consolas" w:eastAsia="Times New Roman" w:hAnsi="Consolas" w:cs="Courier New"/>
            <w:i/>
            <w:iCs/>
            <w:color w:val="A9B7C6"/>
            <w:sz w:val="16"/>
            <w:szCs w:val="20"/>
            <w:lang w:eastAsia="pt-BR"/>
          </w:rPr>
          <w:delText>parseDouble</w:delText>
        </w:r>
        <w:r w:rsidRPr="006B7669" w:rsidDel="008333CA">
          <w:rPr>
            <w:rFonts w:ascii="Consolas" w:eastAsia="Times New Roman" w:hAnsi="Consolas" w:cs="Courier New"/>
            <w:color w:val="A9B7C6"/>
            <w:sz w:val="16"/>
            <w:szCs w:val="20"/>
            <w:lang w:eastAsia="pt-BR"/>
          </w:rPr>
          <w:delText>(string)</w:delText>
        </w:r>
        <w:r w:rsidR="00EF1871"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true;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catch </w:delText>
        </w:r>
        <w:r w:rsidRPr="006B7669" w:rsidDel="008333CA">
          <w:rPr>
            <w:rFonts w:ascii="Consolas" w:eastAsia="Times New Roman" w:hAnsi="Consolas" w:cs="Courier New"/>
            <w:color w:val="A9B7C6"/>
            <w:sz w:val="16"/>
            <w:szCs w:val="20"/>
            <w:lang w:eastAsia="pt-BR"/>
          </w:rPr>
          <w:delText>(NumberFormatException e)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return false;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808080"/>
            <w:sz w:val="16"/>
            <w:szCs w:val="20"/>
            <w:lang w:eastAsia="pt-BR"/>
          </w:rPr>
          <w:delText>//método que testa as 100 primeiras linhas do CSV a procura de valores numéricos</w:delText>
        </w:r>
        <w:r w:rsidRPr="006B7669" w:rsidDel="008333CA">
          <w:rPr>
            <w:rFonts w:ascii="Consolas" w:eastAsia="Times New Roman" w:hAnsi="Consolas" w:cs="Courier New"/>
            <w:color w:val="808080"/>
            <w:sz w:val="16"/>
            <w:szCs w:val="20"/>
            <w:lang w:eastAsia="pt-BR"/>
          </w:rPr>
          <w:br/>
        </w:r>
        <w:r w:rsidRPr="006B7669" w:rsidDel="008333CA">
          <w:rPr>
            <w:rFonts w:ascii="Consolas" w:eastAsia="Times New Roman" w:hAnsi="Consolas" w:cs="Courier New"/>
            <w:color w:val="CC7832"/>
            <w:sz w:val="16"/>
            <w:szCs w:val="20"/>
            <w:lang w:eastAsia="pt-BR"/>
          </w:rPr>
          <w:delText xml:space="preserve">private </w:delText>
        </w:r>
        <w:r w:rsidRPr="006B7669" w:rsidDel="008333CA">
          <w:rPr>
            <w:rFonts w:ascii="Consolas" w:eastAsia="Times New Roman" w:hAnsi="Consolas" w:cs="Courier New"/>
            <w:color w:val="A9B7C6"/>
            <w:sz w:val="16"/>
            <w:szCs w:val="20"/>
            <w:lang w:eastAsia="pt-BR"/>
          </w:rPr>
          <w:delText xml:space="preserve">String </w:delText>
        </w:r>
        <w:r w:rsidRPr="006B7669" w:rsidDel="008333CA">
          <w:rPr>
            <w:rFonts w:ascii="Consolas" w:eastAsia="Times New Roman" w:hAnsi="Consolas" w:cs="Courier New"/>
            <w:color w:val="FFC66D"/>
            <w:sz w:val="16"/>
            <w:szCs w:val="20"/>
            <w:lang w:eastAsia="pt-BR"/>
          </w:rPr>
          <w:delText>columnDiscoverType</w:delText>
        </w:r>
        <w:r w:rsidRPr="006B7669" w:rsidDel="008333CA">
          <w:rPr>
            <w:rFonts w:ascii="Consolas" w:eastAsia="Times New Roman" w:hAnsi="Consolas" w:cs="Courier New"/>
            <w:color w:val="A9B7C6"/>
            <w:sz w:val="16"/>
            <w:szCs w:val="20"/>
            <w:lang w:eastAsia="pt-BR"/>
          </w:rPr>
          <w:delText>(String col)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int </w:delText>
        </w:r>
        <w:r w:rsidRPr="006B7669" w:rsidDel="008333CA">
          <w:rPr>
            <w:rFonts w:ascii="Consolas" w:eastAsia="Times New Roman" w:hAnsi="Consolas" w:cs="Courier New"/>
            <w:color w:val="A9B7C6"/>
            <w:sz w:val="16"/>
            <w:szCs w:val="20"/>
            <w:lang w:eastAsia="pt-BR"/>
          </w:rPr>
          <w:delText xml:space="preserve">numeric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 xml:space="preserve">, </w:delText>
        </w:r>
        <w:r w:rsidRPr="006B7669" w:rsidDel="008333CA">
          <w:rPr>
            <w:rFonts w:ascii="Consolas" w:eastAsia="Times New Roman" w:hAnsi="Consolas" w:cs="Courier New"/>
            <w:color w:val="A9B7C6"/>
            <w:sz w:val="16"/>
            <w:szCs w:val="20"/>
            <w:lang w:eastAsia="pt-BR"/>
          </w:rPr>
          <w:delText xml:space="preserve">string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808080"/>
            <w:sz w:val="16"/>
            <w:szCs w:val="20"/>
            <w:lang w:eastAsia="pt-BR"/>
          </w:rPr>
          <w:delText>//Necessário resetar o Record para ler novamente as linhas do CSV a partir do inicio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.setRecord()</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for </w:delText>
        </w:r>
        <w:r w:rsidRPr="006B7669" w:rsidDel="008333CA">
          <w:rPr>
            <w:rFonts w:ascii="Consolas" w:eastAsia="Times New Roman" w:hAnsi="Consolas" w:cs="Courier New"/>
            <w:color w:val="A9B7C6"/>
            <w:sz w:val="16"/>
            <w:szCs w:val="20"/>
            <w:lang w:eastAsia="pt-BR"/>
          </w:rPr>
          <w:delText xml:space="preserve">(CSVRecord reg :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record</w:delText>
        </w:r>
        <w:r w:rsidR="00EF1871"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.isNumeric(reg.get(col))) {</w:delText>
        </w:r>
        <w:r w:rsidRPr="006B7669" w:rsidDel="008333CA">
          <w:rPr>
            <w:rFonts w:ascii="Consolas" w:eastAsia="Times New Roman" w:hAnsi="Consolas" w:cs="Courier New"/>
            <w:color w:val="A9B7C6"/>
            <w:sz w:val="16"/>
            <w:szCs w:val="20"/>
            <w:lang w:eastAsia="pt-BR"/>
          </w:rPr>
          <w:br/>
          <w:delText xml:space="preserve">            numeric++</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string++</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(reg.getRecordNumber() == </w:delText>
        </w:r>
        <w:r w:rsidRPr="006B7669" w:rsidDel="008333CA">
          <w:rPr>
            <w:rFonts w:ascii="Consolas" w:eastAsia="Times New Roman" w:hAnsi="Consolas" w:cs="Courier New"/>
            <w:color w:val="6897BB"/>
            <w:sz w:val="16"/>
            <w:szCs w:val="20"/>
            <w:lang w:eastAsia="pt-BR"/>
          </w:rPr>
          <w:delText>100</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break;</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(string &gt;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return </w:delText>
        </w:r>
        <w:r w:rsidRPr="006B7669" w:rsidDel="008333CA">
          <w:rPr>
            <w:rFonts w:ascii="Consolas" w:eastAsia="Times New Roman" w:hAnsi="Consolas" w:cs="Courier New"/>
            <w:color w:val="6A8759"/>
            <w:sz w:val="16"/>
            <w:szCs w:val="20"/>
            <w:lang w:eastAsia="pt-BR"/>
          </w:rPr>
          <w:delText>"T"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numFields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w:delText>
        </w:r>
        <w:r w:rsidRPr="006B7669" w:rsidDel="008333CA">
          <w:rPr>
            <w:rFonts w:ascii="Consolas" w:eastAsia="Times New Roman" w:hAnsi="Consolas" w:cs="Courier New"/>
            <w:color w:val="6A8759"/>
            <w:sz w:val="16"/>
            <w:szCs w:val="20"/>
            <w:lang w:eastAsia="pt-BR"/>
          </w:rPr>
          <w:delText>"N"</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del>
    </w:p>
    <w:p w14:paraId="3E31BCBA" w14:textId="77777777" w:rsidR="00DD203F" w:rsidRPr="006B7669" w:rsidRDefault="00DD203F" w:rsidP="00DD203F">
      <w:pPr>
        <w:jc w:val="center"/>
        <w:rPr>
          <w:ins w:id="1665" w:author="Glauber Matteis Gadelha" w:date="2020-02-28T19:20:00Z"/>
          <w:rFonts w:ascii="Consolas" w:eastAsia="Times New Roman" w:hAnsi="Consolas" w:cs="Courier New"/>
          <w:color w:val="A9B7C6"/>
          <w:sz w:val="16"/>
          <w:szCs w:val="20"/>
          <w:lang w:eastAsia="pt-BR"/>
        </w:rPr>
      </w:pPr>
    </w:p>
    <w:p w14:paraId="03E58817" w14:textId="55643A37" w:rsidR="005D26C3" w:rsidRDefault="00DD203F" w:rsidP="00DD203F">
      <w:pPr>
        <w:jc w:val="center"/>
        <w:rPr>
          <w:b/>
          <w:sz w:val="20"/>
        </w:rPr>
      </w:pPr>
      <w:ins w:id="1666" w:author="Glauber Matteis Gadelha" w:date="2020-02-28T19:20:00Z">
        <w:r>
          <w:rPr>
            <w:b/>
            <w:noProof/>
            <w:sz w:val="20"/>
            <w:lang w:eastAsia="pt-BR"/>
          </w:rPr>
          <w:drawing>
            <wp:inline distT="0" distB="0" distL="0" distR="0" wp14:anchorId="4CB2B5A0" wp14:editId="7EE30D4B">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ins>
    </w:p>
    <w:p w14:paraId="17A29301" w14:textId="77777777" w:rsidR="005D26C3" w:rsidRPr="005D26C3" w:rsidRDefault="005D26C3" w:rsidP="00DD203F">
      <w:pPr>
        <w:jc w:val="center"/>
        <w:rPr>
          <w:b/>
          <w:sz w:val="20"/>
        </w:rPr>
      </w:pPr>
      <w:r>
        <w:rPr>
          <w:b/>
          <w:sz w:val="20"/>
        </w:rPr>
        <w:t>Fonte: Elaborada pelo Autor</w:t>
      </w:r>
    </w:p>
    <w:p w14:paraId="52EE4D20" w14:textId="77777777" w:rsidR="00CD1926" w:rsidRDefault="00CD1926" w:rsidP="004E0378"/>
    <w:p w14:paraId="1B11B492" w14:textId="477E05F5" w:rsidR="006A7734" w:rsidRDefault="006A7734" w:rsidP="006A7734">
      <w:pPr>
        <w:pStyle w:val="Ttulo3"/>
        <w:rPr>
          <w:ins w:id="1667" w:author="Glauber Matteis Gadelha" w:date="2020-02-29T13:09:00Z"/>
        </w:rPr>
      </w:pPr>
      <w:bookmarkStart w:id="1668" w:name="_Toc33871134"/>
      <w:r>
        <w:t>4.7.4 A classe Gerador</w:t>
      </w:r>
      <w:r w:rsidR="00FA2442">
        <w:t xml:space="preserve"> e o </w:t>
      </w:r>
      <w:del w:id="1669" w:author="Claudio Martins" w:date="2020-02-27T11:01:00Z">
        <w:r w:rsidR="00FA2442" w:rsidDel="006114B7">
          <w:delText xml:space="preserve">Gabarito </w:delText>
        </w:r>
      </w:del>
      <w:ins w:id="1670" w:author="Claudio Martins" w:date="2020-02-27T11:01:00Z">
        <w:r w:rsidR="006114B7">
          <w:t xml:space="preserve">gabarito </w:t>
        </w:r>
      </w:ins>
      <w:proofErr w:type="spellStart"/>
      <w:proofErr w:type="gramStart"/>
      <w:r w:rsidR="00FA2442">
        <w:t>dashboard.</w:t>
      </w:r>
      <w:proofErr w:type="gramEnd"/>
      <w:r w:rsidR="00FA2442">
        <w:t>ftl</w:t>
      </w:r>
      <w:bookmarkEnd w:id="1668"/>
      <w:proofErr w:type="spellEnd"/>
    </w:p>
    <w:p w14:paraId="0E49FED7" w14:textId="77777777" w:rsidR="00745E99" w:rsidRPr="00745E99" w:rsidRDefault="00745E99" w:rsidP="00745E99"/>
    <w:p w14:paraId="114906C1" w14:textId="31B007C4"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ins w:id="1671" w:author="Glauber Matteis Gadelha" w:date="2020-02-28T10:46:00Z">
        <w:r w:rsidR="004546B5">
          <w:t>,</w:t>
        </w:r>
      </w:ins>
      <w:ins w:id="1672" w:author="Claudio Martins" w:date="2020-02-27T11:03:00Z">
        <w:r w:rsidR="00AA2558">
          <w:t xml:space="preserve"> </w:t>
        </w:r>
        <w:del w:id="1673" w:author="Glauber Matteis Gadelha" w:date="2020-02-28T10:45:00Z">
          <w:r w:rsidR="00AA2558" w:rsidRPr="00A56DDB" w:rsidDel="004546B5">
            <w:rPr>
              <w:highlight w:val="yellow"/>
            </w:rPr>
            <w:delText>(CITAR A FIGURA ONDE ESTAO OS METODOS CITADOS</w:delText>
          </w:r>
        </w:del>
      </w:ins>
      <w:ins w:id="1674" w:author="Claudio Martins" w:date="2020-02-27T11:04:00Z">
        <w:del w:id="1675" w:author="Glauber Matteis Gadelha" w:date="2020-02-28T10:45:00Z">
          <w:r w:rsidR="00AA2558" w:rsidRPr="00A56DDB" w:rsidDel="004546B5">
            <w:rPr>
              <w:highlight w:val="yellow"/>
            </w:rPr>
            <w:delText>, COM AS LINHAS NUMERADAS PARA FACILITAR A IDENTIFICAÇÂO NO CÒDIGO</w:delText>
          </w:r>
        </w:del>
      </w:ins>
      <w:ins w:id="1676" w:author="Claudio Martins" w:date="2020-02-27T11:03:00Z">
        <w:del w:id="1677" w:author="Glauber Matteis Gadelha" w:date="2020-02-28T10:45:00Z">
          <w:r w:rsidR="00AA2558" w:rsidRPr="00A56DDB" w:rsidDel="004546B5">
            <w:rPr>
              <w:highlight w:val="yellow"/>
            </w:rPr>
            <w:delText>)</w:delText>
          </w:r>
        </w:del>
      </w:ins>
      <w:ins w:id="1678" w:author="Glauber Matteis Gadelha" w:date="2020-02-29T13:07:00Z">
        <w:r w:rsidR="002C3467">
          <w:t>r</w:t>
        </w:r>
      </w:ins>
      <w:ins w:id="1679" w:author="Glauber Matteis Gadelha" w:date="2020-02-28T10:45:00Z">
        <w:r w:rsidR="004546B5" w:rsidRPr="00A56DDB">
          <w:t xml:space="preserve">epresentados na </w:t>
        </w:r>
      </w:ins>
      <w:ins w:id="1680" w:author="Glauber Matteis Gadelha" w:date="2020-02-28T10:46:00Z">
        <w:r w:rsidR="004546B5" w:rsidRPr="00A56DDB">
          <w:t>F</w:t>
        </w:r>
      </w:ins>
      <w:ins w:id="1681" w:author="Glauber Matteis Gadelha" w:date="2020-02-28T10:45:00Z">
        <w:r w:rsidR="004546B5" w:rsidRPr="00A56DDB">
          <w:t>igura</w:t>
        </w:r>
      </w:ins>
      <w:ins w:id="1682" w:author="Glauber Matteis Gadelha" w:date="2020-02-28T10:46:00Z">
        <w:r w:rsidR="004546B5" w:rsidRPr="00A56DDB">
          <w:t xml:space="preserve"> 2</w:t>
        </w:r>
      </w:ins>
      <w:ins w:id="1683" w:author="Glauber Matteis Gadelha" w:date="2020-02-29T13:07:00Z">
        <w:r w:rsidR="000E2292">
          <w:t>4</w:t>
        </w:r>
      </w:ins>
      <w:ins w:id="1684" w:author="Glauber Matteis Gadelha" w:date="2020-02-28T10:45:00Z">
        <w:r w:rsidR="004546B5" w:rsidRPr="00A56DDB">
          <w:t xml:space="preserve"> </w:t>
        </w:r>
      </w:ins>
      <w:r w:rsidR="007A5A04" w:rsidRPr="00A56DDB">
        <w:t>.</w:t>
      </w:r>
    </w:p>
    <w:p w14:paraId="3994D90E" w14:textId="5B9802B7" w:rsidR="007A5A04" w:rsidRDefault="007A5A04" w:rsidP="007C6545">
      <w:r>
        <w:tab/>
        <w:t xml:space="preserve">O método </w:t>
      </w:r>
      <w:proofErr w:type="gramStart"/>
      <w:r>
        <w:t>configurar(</w:t>
      </w:r>
      <w:proofErr w:type="gramEnd"/>
      <w:r>
        <w:t>)</w:t>
      </w:r>
      <w:ins w:id="1685" w:author="Claudio Martins" w:date="2020-02-27T11:02:00Z">
        <w:r w:rsidR="00AA2558">
          <w:t xml:space="preserve"> </w:t>
        </w:r>
        <w:del w:id="1686" w:author="Glauber Matteis Gadelha" w:date="2020-02-28T10:46:00Z">
          <w:r w:rsidR="00AA2558" w:rsidDel="004546B5">
            <w:delText>(</w:delText>
          </w:r>
          <w:r w:rsidR="00AA2558" w:rsidRPr="00AA2558" w:rsidDel="004546B5">
            <w:rPr>
              <w:highlight w:val="yellow"/>
            </w:rPr>
            <w:delText>CITAR A LINHA DO C</w:delText>
          </w:r>
        </w:del>
      </w:ins>
      <w:ins w:id="1687" w:author="Claudio Martins" w:date="2020-02-27T11:03:00Z">
        <w:del w:id="1688" w:author="Glauber Matteis Gadelha" w:date="2020-02-28T10:46:00Z">
          <w:r w:rsidR="00AA2558" w:rsidRPr="00AA2558" w:rsidDel="004546B5">
            <w:rPr>
              <w:highlight w:val="yellow"/>
            </w:rPr>
            <w:delText>ÒDIGO</w:delText>
          </w:r>
          <w:r w:rsidR="00AA2558" w:rsidDel="004546B5">
            <w:delText>)</w:delText>
          </w:r>
        </w:del>
      </w:ins>
      <w:ins w:id="1689" w:author="Glauber Matteis Gadelha" w:date="2020-02-28T10:46:00Z">
        <w:r w:rsidR="004546B5">
          <w:t>(linha 2)</w:t>
        </w:r>
      </w:ins>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14:paraId="1E57B7BE" w14:textId="3508DFE4" w:rsidR="00BF799F" w:rsidRDefault="00BF799F" w:rsidP="007C6545">
      <w:r>
        <w:tab/>
        <w:t xml:space="preserve">O </w:t>
      </w:r>
      <w:r w:rsidRPr="00A56DDB">
        <w:t xml:space="preserve">método </w:t>
      </w:r>
      <w:commentRangeStart w:id="1690"/>
      <w:proofErr w:type="spellStart"/>
      <w:proofErr w:type="gramStart"/>
      <w:r w:rsidRPr="00A56DDB">
        <w:t>carregaInput</w:t>
      </w:r>
      <w:commentRangeEnd w:id="1690"/>
      <w:proofErr w:type="spellEnd"/>
      <w:proofErr w:type="gramEnd"/>
      <w:r w:rsidR="00352FA6" w:rsidRPr="00A56DDB">
        <w:rPr>
          <w:rStyle w:val="Refdecomentrio"/>
        </w:rPr>
        <w:commentReference w:id="1690"/>
      </w:r>
      <w:r w:rsidRPr="00A56DDB">
        <w:t>()</w:t>
      </w:r>
      <w:r>
        <w:t xml:space="preserve"> </w:t>
      </w:r>
      <w:ins w:id="1691" w:author="Glauber Matteis Gadelha" w:date="2020-02-28T10:47:00Z">
        <w:r w:rsidR="00AC14A7">
          <w:t xml:space="preserve">(linha 13) </w:t>
        </w:r>
      </w:ins>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208200B5" w:rsidR="00BF799F" w:rsidRDefault="00BF799F" w:rsidP="007C6545">
      <w:r>
        <w:tab/>
      </w:r>
      <w:r w:rsidRPr="00A56DDB">
        <w:t xml:space="preserve">O método </w:t>
      </w:r>
      <w:commentRangeStart w:id="1692"/>
      <w:r w:rsidRPr="00A56DDB">
        <w:t>processar</w:t>
      </w:r>
      <w:commentRangeEnd w:id="1692"/>
      <w:r w:rsidR="00352FA6" w:rsidRPr="00A56DDB">
        <w:rPr>
          <w:rStyle w:val="Refdecomentrio"/>
        </w:rPr>
        <w:commentReference w:id="1692"/>
      </w:r>
      <w:r w:rsidRPr="00A56DDB">
        <w:t>()</w:t>
      </w:r>
      <w:ins w:id="1693" w:author="Glauber Matteis Gadelha" w:date="2020-02-28T10:47:00Z">
        <w:r w:rsidR="00AC14A7">
          <w:t xml:space="preserve"> (linha 21)</w:t>
        </w:r>
      </w:ins>
      <w:r>
        <w:t xml:space="preserve"> tem como funcionalidade criar o arquivo final no diretório de destino, tendo como conteúdo a saída do método </w:t>
      </w:r>
      <w:proofErr w:type="spellStart"/>
      <w:proofErr w:type="gramStart"/>
      <w:r>
        <w:t>process</w:t>
      </w:r>
      <w:proofErr w:type="spellEnd"/>
      <w:r>
        <w:t>(</w:t>
      </w:r>
      <w:proofErr w:type="gram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del w:id="1694" w:author="Glauber Matteis Gadelha" w:date="2020-02-28T10:48:00Z">
        <w:r w:rsidDel="00AC14A7">
          <w:delText>.</w:delText>
        </w:r>
        <w:r w:rsidR="0072024F" w:rsidDel="00AC14A7">
          <w:delText xml:space="preserve"> </w:delText>
        </w:r>
        <w:r w:rsidR="0072024F" w:rsidRPr="00352FA6" w:rsidDel="00AC14A7">
          <w:rPr>
            <w:highlight w:val="yellow"/>
          </w:rPr>
          <w:delText>A Figura 23  traz o código fonte completo da classe Gerador</w:delText>
        </w:r>
      </w:del>
      <w:ins w:id="1695" w:author="Claudio Martins" w:date="2020-02-27T11:05:00Z">
        <w:del w:id="1696" w:author="Glauber Matteis Gadelha" w:date="2020-02-28T10:48:00Z">
          <w:r w:rsidR="00352FA6" w:rsidDel="00AC14A7">
            <w:rPr>
              <w:highlight w:val="yellow"/>
            </w:rPr>
            <w:delText xml:space="preserve"> (</w:delText>
          </w:r>
          <w:r w:rsidR="00352FA6" w:rsidRPr="00352FA6" w:rsidDel="00AC14A7">
            <w:rPr>
              <w:color w:val="FF0000"/>
              <w:highlight w:val="yellow"/>
            </w:rPr>
            <w:delText>VOCE PODERIA CITAR  A FIGURA LOGO NO MOMENTO DA IDENTIFICACAO DOS MÈTODOS....)</w:delText>
          </w:r>
        </w:del>
      </w:ins>
      <w:del w:id="1697" w:author="Glauber Matteis Gadelha" w:date="2020-02-28T10:48:00Z">
        <w:r w:rsidR="0072024F" w:rsidRPr="00352FA6" w:rsidDel="00AC14A7">
          <w:rPr>
            <w:highlight w:val="yellow"/>
          </w:rPr>
          <w:delText>.</w:delText>
        </w:r>
        <w:r w:rsidR="0072024F" w:rsidDel="00AC14A7">
          <w:delText xml:space="preserve"> </w:delText>
        </w:r>
      </w:del>
      <w:ins w:id="1698" w:author="Glauber Matteis Gadelha" w:date="2020-02-28T10:48:00Z">
        <w:r w:rsidR="00AC14A7">
          <w:t>.</w:t>
        </w:r>
      </w:ins>
    </w:p>
    <w:p w14:paraId="36C42693" w14:textId="77777777" w:rsidR="00440F0E" w:rsidRDefault="00440F0E" w:rsidP="007C6545"/>
    <w:p w14:paraId="0B986E8F" w14:textId="6E83B3F1" w:rsidR="00E74D37" w:rsidRDefault="00440F0E" w:rsidP="00FF7163">
      <w:pPr>
        <w:spacing w:after="160" w:line="240" w:lineRule="auto"/>
        <w:jc w:val="center"/>
        <w:rPr>
          <w:ins w:id="1699" w:author="Glauber Matteis Gadelha" w:date="2020-02-28T19:22:00Z"/>
          <w:rFonts w:ascii="Consolas" w:eastAsia="Times New Roman" w:hAnsi="Consolas" w:cs="Times New Roman"/>
          <w:color w:val="008200"/>
          <w:sz w:val="16"/>
          <w:szCs w:val="16"/>
          <w:bdr w:val="none" w:sz="0" w:space="0" w:color="auto" w:frame="1"/>
          <w:lang w:eastAsia="pt-BR"/>
        </w:rPr>
      </w:pPr>
      <w:r>
        <w:rPr>
          <w:b/>
          <w:sz w:val="20"/>
        </w:rPr>
        <w:t>Figura 2</w:t>
      </w:r>
      <w:ins w:id="1700" w:author="Glauber Matteis Gadelha" w:date="2020-02-29T13:07:00Z">
        <w:r w:rsidR="000E2292">
          <w:rPr>
            <w:b/>
            <w:sz w:val="20"/>
          </w:rPr>
          <w:t>4</w:t>
        </w:r>
      </w:ins>
      <w:del w:id="1701" w:author="Glauber Matteis Gadelha" w:date="2020-02-29T13:07:00Z">
        <w:r w:rsidDel="000E2292">
          <w:rPr>
            <w:b/>
            <w:sz w:val="20"/>
          </w:rPr>
          <w:delText>3</w:delText>
        </w:r>
      </w:del>
      <w:r>
        <w:rPr>
          <w:b/>
          <w:sz w:val="20"/>
        </w:rPr>
        <w:t xml:space="preserve"> – </w:t>
      </w:r>
      <w:del w:id="1702" w:author="Glauber Matteis Gadelha" w:date="2020-02-28T10:44:00Z">
        <w:r w:rsidDel="00E74D37">
          <w:rPr>
            <w:b/>
            <w:sz w:val="20"/>
          </w:rPr>
          <w:delText>Código fonte da classe Gerador</w:delText>
        </w:r>
      </w:del>
      <w:ins w:id="1703" w:author="Glauber Matteis Gadelha" w:date="2020-02-28T10:44:00Z">
        <w:r w:rsidR="00E74D37">
          <w:rPr>
            <w:b/>
            <w:sz w:val="20"/>
          </w:rPr>
          <w:t xml:space="preserve">Código fonte dos </w:t>
        </w:r>
        <w:proofErr w:type="gramStart"/>
        <w:r w:rsidR="00E74D37">
          <w:rPr>
            <w:b/>
            <w:sz w:val="20"/>
          </w:rPr>
          <w:t>métodos da classe Gerador</w:t>
        </w:r>
      </w:ins>
      <w:proofErr w:type="gramEnd"/>
    </w:p>
    <w:p w14:paraId="1046D399" w14:textId="4234C4D6" w:rsidR="00FF7163" w:rsidRPr="00E74D37" w:rsidRDefault="00FF7163" w:rsidP="00FF7163">
      <w:pPr>
        <w:spacing w:after="160" w:line="240" w:lineRule="auto"/>
        <w:jc w:val="center"/>
        <w:rPr>
          <w:ins w:id="1704" w:author="Glauber Matteis Gadelha" w:date="2020-02-28T10:44:00Z"/>
          <w:rFonts w:ascii="Consolas" w:eastAsia="Times New Roman" w:hAnsi="Consolas" w:cs="Times New Roman"/>
          <w:color w:val="5C5C5C"/>
          <w:sz w:val="16"/>
          <w:szCs w:val="16"/>
          <w:lang w:eastAsia="pt-BR"/>
        </w:rPr>
      </w:pPr>
      <w:ins w:id="1705" w:author="Glauber Matteis Gadelha" w:date="2020-02-28T19:25:00Z">
        <w:r>
          <w:rPr>
            <w:rFonts w:ascii="Consolas" w:eastAsia="Times New Roman" w:hAnsi="Consolas" w:cs="Times New Roman"/>
            <w:noProof/>
            <w:color w:val="5C5C5C"/>
            <w:sz w:val="16"/>
            <w:szCs w:val="16"/>
            <w:lang w:eastAsia="pt-BR"/>
          </w:rPr>
          <w:drawing>
            <wp:inline distT="0" distB="0" distL="0" distR="0" wp14:anchorId="06D252B6" wp14:editId="7762A0DD">
              <wp:extent cx="4476860" cy="2112742"/>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7103" cy="2112857"/>
                      </a:xfrm>
                      <a:prstGeom prst="rect">
                        <a:avLst/>
                      </a:prstGeom>
                      <a:noFill/>
                      <a:ln>
                        <a:noFill/>
                      </a:ln>
                    </pic:spPr>
                  </pic:pic>
                </a:graphicData>
              </a:graphic>
            </wp:inline>
          </w:drawing>
        </w:r>
      </w:ins>
    </w:p>
    <w:p w14:paraId="0A971CC0" w14:textId="67505E03" w:rsidR="00E74D37" w:rsidDel="00E74D37" w:rsidRDefault="00E74D37" w:rsidP="00FF7163">
      <w:pPr>
        <w:spacing w:after="160" w:line="240" w:lineRule="auto"/>
        <w:jc w:val="center"/>
        <w:rPr>
          <w:del w:id="1706" w:author="Glauber Matteis Gadelha" w:date="2020-02-28T10:44:00Z"/>
          <w:b/>
          <w:sz w:val="20"/>
        </w:rPr>
      </w:pPr>
    </w:p>
    <w:p w14:paraId="4BD92A7C" w14:textId="543EB1C7" w:rsidR="00440F0E" w:rsidRPr="00440F0E" w:rsidDel="00E74D37" w:rsidRDefault="00440F0E" w:rsidP="00FF71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del w:id="1707" w:author="Glauber Matteis Gadelha" w:date="2020-02-28T10:44:00Z"/>
          <w:rFonts w:ascii="Consolas" w:eastAsia="Times New Roman" w:hAnsi="Consolas" w:cs="Courier New"/>
          <w:color w:val="A9B7C6"/>
          <w:sz w:val="16"/>
          <w:szCs w:val="20"/>
          <w:lang w:eastAsia="pt-BR"/>
        </w:rPr>
      </w:pPr>
      <w:del w:id="1708" w:author="Glauber Matteis Gadelha" w:date="2020-02-28T10:44:00Z">
        <w:r w:rsidRPr="00440F0E" w:rsidDel="00E74D37">
          <w:rPr>
            <w:rFonts w:ascii="Consolas" w:eastAsia="Times New Roman" w:hAnsi="Consolas" w:cs="Courier New"/>
            <w:color w:val="CC7832"/>
            <w:sz w:val="16"/>
            <w:szCs w:val="20"/>
            <w:lang w:eastAsia="pt-BR"/>
          </w:rPr>
          <w:delText xml:space="preserve">import </w:delText>
        </w:r>
        <w:r w:rsidRPr="00440F0E" w:rsidDel="00E74D37">
          <w:rPr>
            <w:rFonts w:ascii="Consolas" w:eastAsia="Times New Roman" w:hAnsi="Consolas" w:cs="Courier New"/>
            <w:color w:val="A9B7C6"/>
            <w:sz w:val="16"/>
            <w:szCs w:val="20"/>
            <w:lang w:eastAsia="pt-BR"/>
          </w:rPr>
          <w:delText>freemarker.template.*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java.io.IOException</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java.util.HashMap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java.util.Locale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public class </w:delText>
        </w:r>
        <w:r w:rsidRPr="00440F0E" w:rsidDel="00E74D37">
          <w:rPr>
            <w:rFonts w:ascii="Consolas" w:eastAsia="Times New Roman" w:hAnsi="Consolas" w:cs="Courier New"/>
            <w:color w:val="A9B7C6"/>
            <w:sz w:val="16"/>
            <w:szCs w:val="20"/>
            <w:lang w:eastAsia="pt-BR"/>
          </w:rPr>
          <w:delText>Gerador {</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w:delText>
        </w:r>
        <w:r w:rsidRPr="00440F0E" w:rsidDel="00E74D37">
          <w:rPr>
            <w:rFonts w:ascii="Consolas" w:eastAsia="Times New Roman" w:hAnsi="Consolas" w:cs="Courier New"/>
            <w:color w:val="A9B7C6"/>
            <w:sz w:val="16"/>
            <w:szCs w:val="20"/>
            <w:lang w:eastAsia="pt-BR"/>
          </w:rPr>
          <w:delText xml:space="preserve">Dashboard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static final </w:delText>
        </w:r>
        <w:r w:rsidRPr="00440F0E" w:rsidDel="00E74D37">
          <w:rPr>
            <w:rFonts w:ascii="Consolas" w:eastAsia="Times New Roman" w:hAnsi="Consolas" w:cs="Courier New"/>
            <w:color w:val="A9B7C6"/>
            <w:sz w:val="16"/>
            <w:szCs w:val="20"/>
            <w:lang w:eastAsia="pt-BR"/>
          </w:rPr>
          <w:delText xml:space="preserve">String </w:delText>
        </w:r>
        <w:r w:rsidRPr="00440F0E" w:rsidDel="00E74D37">
          <w:rPr>
            <w:rFonts w:ascii="Consolas" w:eastAsia="Times New Roman" w:hAnsi="Consolas" w:cs="Courier New"/>
            <w:i/>
            <w:iCs/>
            <w:color w:val="9876AA"/>
            <w:sz w:val="16"/>
            <w:szCs w:val="20"/>
            <w:lang w:eastAsia="pt-BR"/>
          </w:rPr>
          <w:delText xml:space="preserve">sep </w:delText>
        </w:r>
        <w:r w:rsidRPr="00440F0E" w:rsidDel="00E74D37">
          <w:rPr>
            <w:rFonts w:ascii="Consolas" w:eastAsia="Times New Roman" w:hAnsi="Consolas" w:cs="Courier New"/>
            <w:color w:val="A9B7C6"/>
            <w:sz w:val="16"/>
            <w:szCs w:val="20"/>
            <w:lang w:eastAsia="pt-BR"/>
          </w:rPr>
          <w:delText>= File.</w:delText>
        </w:r>
        <w:r w:rsidRPr="00440F0E" w:rsidDel="00E74D37">
          <w:rPr>
            <w:rFonts w:ascii="Consolas" w:eastAsia="Times New Roman" w:hAnsi="Consolas" w:cs="Courier New"/>
            <w:i/>
            <w:iCs/>
            <w:color w:val="9876AA"/>
            <w:sz w:val="16"/>
            <w:szCs w:val="20"/>
            <w:lang w:eastAsia="pt-BR"/>
          </w:rPr>
          <w:delText>separator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 xml:space="preserve">HOME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6A8759"/>
            <w:sz w:val="16"/>
            <w:szCs w:val="20"/>
            <w:lang w:eastAsia="pt-BR"/>
          </w:rPr>
          <w:delText>"templates"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Template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Configuration </w:delText>
        </w:r>
        <w:r w:rsidRPr="00440F0E" w:rsidDel="00E74D37">
          <w:rPr>
            <w:rFonts w:ascii="Consolas" w:eastAsia="Times New Roman" w:hAnsi="Consolas" w:cs="Courier New"/>
            <w:color w:val="9876AA"/>
            <w:sz w:val="16"/>
            <w:szCs w:val="20"/>
            <w:lang w:eastAsia="pt-BR"/>
          </w:rPr>
          <w:delText xml:space="preserve">cfg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Configuration(</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A8759"/>
            <w:sz w:val="16"/>
            <w:szCs w:val="20"/>
            <w:lang w:eastAsia="pt-BR"/>
          </w:rPr>
          <w:delText>"2.3.28"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Map&lt;String</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A9B7C6"/>
            <w:sz w:val="16"/>
            <w:szCs w:val="20"/>
            <w:lang w:eastAsia="pt-BR"/>
          </w:rPr>
          <w:delText xml:space="preserve">Object&gt; </w:delText>
        </w:r>
        <w:r w:rsidRPr="00440F0E" w:rsidDel="00E74D37">
          <w:rPr>
            <w:rFonts w:ascii="Consolas" w:eastAsia="Times New Roman" w:hAnsi="Consolas" w:cs="Courier New"/>
            <w:color w:val="9876AA"/>
            <w:sz w:val="16"/>
            <w:szCs w:val="20"/>
            <w:lang w:eastAsia="pt-BR"/>
          </w:rPr>
          <w:delText xml:space="preserve">input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HashMap&lt;&gt;()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construtor deve receber como parâmetro um objeto Dashboard</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public </w:delText>
        </w:r>
        <w:r w:rsidRPr="00440F0E" w:rsidDel="00E74D37">
          <w:rPr>
            <w:rFonts w:ascii="Consolas" w:eastAsia="Times New Roman" w:hAnsi="Consolas" w:cs="Courier New"/>
            <w:color w:val="FFC66D"/>
            <w:sz w:val="16"/>
            <w:szCs w:val="20"/>
            <w:lang w:eastAsia="pt-BR"/>
          </w:rPr>
          <w:delText>Gerador</w:delText>
        </w:r>
        <w:r w:rsidRPr="00440F0E" w:rsidDel="00E74D37">
          <w:rPr>
            <w:rFonts w:ascii="Consolas" w:eastAsia="Times New Roman" w:hAnsi="Consolas" w:cs="Courier New"/>
            <w:color w:val="A9B7C6"/>
            <w:sz w:val="16"/>
            <w:szCs w:val="20"/>
            <w:lang w:eastAsia="pt-BR"/>
          </w:rPr>
          <w:delText>(Dashboard dashboard</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 xml:space="preserve">File destDir)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dashboard </w:delText>
        </w:r>
        <w:r w:rsidRPr="00440F0E" w:rsidDel="00E74D37">
          <w:rPr>
            <w:rFonts w:ascii="Consolas" w:eastAsia="Times New Roman" w:hAnsi="Consolas" w:cs="Courier New"/>
            <w:color w:val="A9B7C6"/>
            <w:sz w:val="16"/>
            <w:szCs w:val="20"/>
            <w:lang w:eastAsia="pt-BR"/>
          </w:rPr>
          <w:delText>= 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destDir </w:delText>
        </w:r>
        <w:r w:rsidRPr="00440F0E" w:rsidDel="00E74D37">
          <w:rPr>
            <w:rFonts w:ascii="Consolas" w:eastAsia="Times New Roman" w:hAnsi="Consolas" w:cs="Courier New"/>
            <w:color w:val="A9B7C6"/>
            <w:sz w:val="16"/>
            <w:szCs w:val="20"/>
            <w:lang w:eastAsia="pt-BR"/>
          </w:rPr>
          <w:delText>= 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carregaInput()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configurar()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processar()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//Configurador dos dados necessários para processamento do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configurar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.setDirectoryForTemplateLoading(</w:delText>
        </w:r>
        <w:r w:rsidRPr="00440F0E" w:rsidDel="00E74D37">
          <w:rPr>
            <w:rFonts w:ascii="Consolas" w:eastAsia="Times New Roman" w:hAnsi="Consolas" w:cs="Courier New"/>
            <w:color w:val="9876AA"/>
            <w:sz w:val="16"/>
            <w:szCs w:val="20"/>
            <w:lang w:eastAsia="pt-BR"/>
          </w:rPr>
          <w:delText>HOME</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.setIncompatibleImprovements(</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897BB"/>
            <w:sz w:val="16"/>
            <w:szCs w:val="20"/>
            <w:lang w:eastAsia="pt-BR"/>
          </w:rPr>
          <w:delText>2</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3</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.setDefaultEncoding(</w:delText>
        </w:r>
        <w:r w:rsidRPr="00440F0E" w:rsidDel="00E74D37">
          <w:rPr>
            <w:rFonts w:ascii="Consolas" w:eastAsia="Times New Roman" w:hAnsi="Consolas" w:cs="Courier New"/>
            <w:color w:val="6A8759"/>
            <w:sz w:val="16"/>
            <w:szCs w:val="20"/>
            <w:lang w:eastAsia="pt-BR"/>
          </w:rPr>
          <w:delText>"UTF-8"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.setLocale(Locale.</w:delText>
        </w:r>
        <w:r w:rsidRPr="00440F0E" w:rsidDel="00E74D37">
          <w:rPr>
            <w:rFonts w:ascii="Consolas" w:eastAsia="Times New Roman" w:hAnsi="Consolas" w:cs="Courier New"/>
            <w:i/>
            <w:iCs/>
            <w:color w:val="9876AA"/>
            <w:sz w:val="16"/>
            <w:szCs w:val="20"/>
            <w:lang w:eastAsia="pt-BR"/>
          </w:rPr>
          <w:delText>US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.setTemplateExceptionHandler(TemplateExceptionHandler.</w:delText>
        </w:r>
        <w:r w:rsidRPr="00440F0E" w:rsidDel="00E74D37">
          <w:rPr>
            <w:rFonts w:ascii="Consolas" w:eastAsia="Times New Roman" w:hAnsi="Consolas" w:cs="Courier New"/>
            <w:i/>
            <w:iCs/>
            <w:color w:val="9876AA"/>
            <w:sz w:val="16"/>
            <w:szCs w:val="20"/>
            <w:lang w:eastAsia="pt-BR"/>
          </w:rPr>
          <w:delText>RETHROW_HANDLER</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template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.getTemplate(</w:delText>
        </w:r>
        <w:r w:rsidRPr="00440F0E" w:rsidDel="00E74D37">
          <w:rPr>
            <w:rFonts w:ascii="Consolas" w:eastAsia="Times New Roman" w:hAnsi="Consolas" w:cs="Courier New"/>
            <w:color w:val="6A8759"/>
            <w:sz w:val="16"/>
            <w:szCs w:val="20"/>
            <w:lang w:eastAsia="pt-BR"/>
          </w:rPr>
          <w:delText>"dashboard.ftl"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responsável por criar um HashMap com todos os dados e objetos a serem preenchidos sobre 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carregaInput</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 xml:space="preserve">        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"arquivo:"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"arquivo"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"Titulo:"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"titulo"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"Graficos:"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.getListaGraficos().size())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"graficos"</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//Executa o processamento do template e a geração do arquivo final, gravando no caminho especificado sob o nome</w:delText>
        </w:r>
        <w:r w:rsidRPr="00440F0E" w:rsidDel="00E74D37">
          <w:rPr>
            <w:rFonts w:ascii="Consolas" w:eastAsia="Times New Roman" w:hAnsi="Consolas" w:cs="Courier New"/>
            <w:color w:val="808080"/>
            <w:sz w:val="16"/>
            <w:szCs w:val="20"/>
            <w:lang w:eastAsia="pt-BR"/>
          </w:rPr>
          <w:br/>
          <w:delText xml:space="preserve">    // dashboard.html</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processar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Writer fileWriter =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A9B7C6"/>
            <w:sz w:val="16"/>
            <w:szCs w:val="20"/>
            <w:lang w:eastAsia="pt-BR"/>
          </w:rPr>
          <w:delText>.getAbsolutePath()  +</w:delText>
        </w:r>
        <w:r w:rsidRPr="00440F0E" w:rsidDel="00E74D37">
          <w:rPr>
            <w:rFonts w:ascii="Consolas" w:eastAsia="Times New Roman" w:hAnsi="Consolas" w:cs="Courier New"/>
            <w:i/>
            <w:iCs/>
            <w:color w:val="9876AA"/>
            <w:sz w:val="16"/>
            <w:szCs w:val="20"/>
            <w:lang w:eastAsia="pt-BR"/>
          </w:rPr>
          <w:delText>sep</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6A8759"/>
            <w:sz w:val="16"/>
            <w:szCs w:val="20"/>
            <w:lang w:eastAsia="pt-BR"/>
          </w:rPr>
          <w:delText>"dashboard.html"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A9B7C6"/>
            <w:sz w:val="16"/>
            <w:szCs w:val="20"/>
            <w:lang w:eastAsia="pt-BR"/>
          </w:rPr>
          <w:delText>.process(</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fileWriter.close()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w:delText>
        </w:r>
      </w:del>
    </w:p>
    <w:p w14:paraId="653FA39F" w14:textId="77777777" w:rsidR="00440F0E" w:rsidRDefault="00440F0E" w:rsidP="00FF7163">
      <w:pPr>
        <w:jc w:val="center"/>
        <w:rPr>
          <w:b/>
          <w:sz w:val="20"/>
        </w:rPr>
      </w:pPr>
      <w:r>
        <w:rPr>
          <w:b/>
          <w:sz w:val="20"/>
        </w:rPr>
        <w:t>Fonte: Elaborada pelo Autor</w:t>
      </w:r>
    </w:p>
    <w:p w14:paraId="5574FD07" w14:textId="77777777" w:rsidR="003A2027" w:rsidRDefault="00FA2442" w:rsidP="00FA2442">
      <w:r>
        <w:tab/>
      </w:r>
    </w:p>
    <w:p w14:paraId="041BCF76" w14:textId="71FA3148"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del w:id="1709" w:author="Glauber Matteis Gadelha" w:date="2020-02-28T10:48:00Z">
        <w:r w:rsidR="00FA2442" w:rsidRPr="00352FA6" w:rsidDel="00AC14A7">
          <w:rPr>
            <w:highlight w:val="yellow"/>
          </w:rPr>
          <w:delText>estático</w:delText>
        </w:r>
      </w:del>
      <w:ins w:id="1710" w:author="Claudio Martins" w:date="2020-02-27T11:06:00Z">
        <w:del w:id="1711" w:author="Glauber Matteis Gadelha" w:date="2020-02-28T10:48:00Z">
          <w:r w:rsidR="00352FA6" w:rsidDel="00AC14A7">
            <w:delText xml:space="preserve"> (</w:delText>
          </w:r>
          <w:r w:rsidR="00352FA6" w:rsidRPr="00352FA6" w:rsidDel="00AC14A7">
            <w:rPr>
              <w:color w:val="FF0000"/>
            </w:rPr>
            <w:delText>NÃO ENTENDI O QUE É UM CODIGO ESTATICO</w:delText>
          </w:r>
          <w:r w:rsidR="00352FA6" w:rsidDel="00AC14A7">
            <w:rPr>
              <w:color w:val="FF0000"/>
            </w:rPr>
            <w:delText>. MELHOR EXPLICAR ISSO</w:delText>
          </w:r>
        </w:del>
      </w:ins>
      <w:ins w:id="1712" w:author="Claudio Martins" w:date="2020-02-27T11:07:00Z">
        <w:del w:id="1713" w:author="Glauber Matteis Gadelha" w:date="2020-02-28T10:48:00Z">
          <w:r w:rsidR="00352FA6" w:rsidDel="00AC14A7">
            <w:rPr>
              <w:color w:val="FF0000"/>
            </w:rPr>
            <w:delText xml:space="preserve"> OU DEIXAR MAIS CLARO</w:delText>
          </w:r>
        </w:del>
      </w:ins>
      <w:ins w:id="1714" w:author="Claudio Martins" w:date="2020-02-27T11:06:00Z">
        <w:del w:id="1715" w:author="Glauber Matteis Gadelha" w:date="2020-02-28T10:48:00Z">
          <w:r w:rsidR="00352FA6" w:rsidDel="00AC14A7">
            <w:delText>)</w:delText>
          </w:r>
        </w:del>
      </w:ins>
      <w:ins w:id="1716" w:author="Glauber Matteis Gadelha" w:date="2020-02-28T10:48:00Z">
        <w:r w:rsidR="00AC14A7">
          <w:t xml:space="preserve">que se manterá </w:t>
        </w:r>
      </w:ins>
      <w:ins w:id="1717" w:author="Glauber Matteis Gadelha" w:date="2020-02-28T10:52:00Z">
        <w:r w:rsidR="00AC14A7">
          <w:t xml:space="preserve">estático </w:t>
        </w:r>
      </w:ins>
      <w:ins w:id="1718" w:author="Glauber Matteis Gadelha" w:date="2020-02-28T10:48:00Z">
        <w:r w:rsidR="00AC14A7">
          <w:t>no conte</w:t>
        </w:r>
      </w:ins>
      <w:ins w:id="1719" w:author="Glauber Matteis Gadelha" w:date="2020-02-28T10:49:00Z">
        <w:r w:rsidR="00AC14A7">
          <w:t>údo</w:t>
        </w:r>
      </w:ins>
      <w:r w:rsidR="00FA2442">
        <w:t xml:space="preserve"> </w:t>
      </w:r>
      <w:del w:id="1720" w:author="Glauber Matteis Gadelha" w:date="2020-02-28T10:52:00Z">
        <w:r w:rsidR="00FA2442" w:rsidDel="00AC14A7">
          <w:delText>da página</w:delText>
        </w:r>
      </w:del>
      <w:ins w:id="1721" w:author="Glauber Matteis Gadelha" w:date="2020-02-28T10:52:00Z">
        <w:r w:rsidR="00AC14A7">
          <w:t>do arquivo</w:t>
        </w:r>
      </w:ins>
      <w:r w:rsidR="00FA2442">
        <w:t xml:space="preserve"> final do </w:t>
      </w:r>
      <w:del w:id="1722" w:author="Glauber Matteis Gadelha" w:date="2020-02-28T10:52:00Z">
        <w:r w:rsidR="00FA2442" w:rsidDel="00AC14A7">
          <w:delText>Dashboard</w:delText>
        </w:r>
      </w:del>
      <w:ins w:id="1723" w:author="Glauber Matteis Gadelha" w:date="2020-02-28T10:52:00Z">
        <w:r w:rsidR="00AC14A7">
          <w:t>dashboard</w:t>
        </w:r>
      </w:ins>
      <w:r w:rsidR="00FA2442">
        <w:t>, entremeado com marcações usando as convenções da Freemarker Template Language</w:t>
      </w:r>
      <w:r w:rsidR="00CA4EDC">
        <w:t xml:space="preserve"> </w:t>
      </w:r>
      <w:del w:id="1724" w:author="Glauber Matteis Gadelha" w:date="2020-02-28T10:49:00Z">
        <w:r w:rsidR="00CA4EDC" w:rsidDel="00AC14A7">
          <w:delText>para substituir estas marcações</w:delText>
        </w:r>
      </w:del>
      <w:ins w:id="1725" w:author="Glauber Matteis Gadelha" w:date="2020-02-28T10:49:00Z">
        <w:r w:rsidR="00AC14A7">
          <w:t>que serão substitu</w:t>
        </w:r>
      </w:ins>
      <w:ins w:id="1726" w:author="Glauber Matteis Gadelha" w:date="2020-02-28T10:50:00Z">
        <w:r w:rsidR="00AC14A7">
          <w:t xml:space="preserve">ídas em tempo </w:t>
        </w:r>
        <w:r w:rsidR="00AC14A7">
          <w:lastRenderedPageBreak/>
          <w:t>de execução</w:t>
        </w:r>
      </w:ins>
      <w:r w:rsidR="00CA4EDC">
        <w:t xml:space="preserve"> por dados </w:t>
      </w:r>
      <w:del w:id="1727" w:author="Glauber Matteis Gadelha" w:date="2020-02-28T10:50:00Z">
        <w:r w:rsidR="00CA4EDC" w:rsidDel="00AC14A7">
          <w:delText>e inclusive fazer</w:delText>
        </w:r>
      </w:del>
      <w:ins w:id="1728" w:author="Glauber Matteis Gadelha" w:date="2020-02-28T10:50:00Z">
        <w:r w:rsidR="00AC14A7">
          <w:t>que serão submetidos a</w:t>
        </w:r>
      </w:ins>
      <w:r w:rsidR="00CA4EDC">
        <w:t xml:space="preserve"> comparações lógicas e </w:t>
      </w:r>
      <w:del w:id="1729" w:author="Glauber Matteis Gadelha" w:date="2020-02-28T10:51:00Z">
        <w:r w:rsidR="00CA4EDC" w:rsidDel="00AC14A7">
          <w:delText xml:space="preserve">executar </w:delText>
        </w:r>
      </w:del>
      <w:r w:rsidR="00CA4EDC">
        <w:t xml:space="preserve">iteradores de </w:t>
      </w:r>
      <w:r w:rsidR="005E34BA">
        <w:t xml:space="preserve">listas ou </w:t>
      </w:r>
      <w:r w:rsidR="00CA4EDC">
        <w:t>coleções</w:t>
      </w:r>
      <w:ins w:id="1730" w:author="Glauber Matteis Gadelha" w:date="2020-02-28T10:53:00Z">
        <w:r w:rsidR="00AC14A7">
          <w:t xml:space="preserve"> ou simplesmente escritos</w:t>
        </w:r>
      </w:ins>
      <w:r w:rsidR="002B3B34">
        <w:t xml:space="preserve">. </w:t>
      </w:r>
      <w:ins w:id="1731" w:author="Glauber Matteis Gadelha" w:date="2020-02-28T17:09:00Z">
        <w:r w:rsidR="001D7FEB">
          <w:t>N</w:t>
        </w:r>
      </w:ins>
      <w:del w:id="1732" w:author="Glauber Matteis Gadelha" w:date="2020-02-28T17:09:00Z">
        <w:r w:rsidR="00CA4EDC" w:rsidDel="001D7FEB">
          <w:delText>A</w:delText>
        </w:r>
      </w:del>
      <w:ins w:id="1733" w:author="Glauber Matteis Gadelha" w:date="2020-02-28T17:09:00Z">
        <w:r w:rsidR="001D7FEB">
          <w:t>a</w:t>
        </w:r>
      </w:ins>
      <w:r w:rsidR="00CA4EDC">
        <w:t xml:space="preserve"> Figura </w:t>
      </w:r>
      <w:del w:id="1734" w:author="Glauber Matteis Gadelha" w:date="2020-02-29T13:08:00Z">
        <w:r w:rsidR="00CA4EDC" w:rsidDel="000E2292">
          <w:delText xml:space="preserve">24 </w:delText>
        </w:r>
      </w:del>
      <w:ins w:id="1735" w:author="Glauber Matteis Gadelha" w:date="2020-02-29T13:08:00Z">
        <w:r w:rsidR="000E2292">
          <w:t xml:space="preserve">25 </w:t>
        </w:r>
      </w:ins>
      <w:del w:id="1736" w:author="Glauber Matteis Gadelha" w:date="2020-02-28T17:09:00Z">
        <w:r w:rsidR="00CA4EDC" w:rsidDel="001D7FEB">
          <w:delText xml:space="preserve">traz </w:delText>
        </w:r>
      </w:del>
      <w:ins w:id="1737" w:author="Glauber Matteis Gadelha" w:date="2020-02-28T17:09:00Z">
        <w:r w:rsidR="001D7FEB">
          <w:t xml:space="preserve">visualiza-se </w:t>
        </w:r>
      </w:ins>
      <w:r w:rsidR="00CA4EDC">
        <w:t>o conteúdo completo do gabarito.</w:t>
      </w:r>
    </w:p>
    <w:p w14:paraId="39F29425" w14:textId="77777777" w:rsidR="004A6508" w:rsidRDefault="004A6508" w:rsidP="00FA2442"/>
    <w:p w14:paraId="6B6CD8FE" w14:textId="77777777" w:rsidR="00DB37D0" w:rsidRDefault="00DB37D0" w:rsidP="001D7FEB">
      <w:pPr>
        <w:jc w:val="center"/>
        <w:rPr>
          <w:ins w:id="1738" w:author="Glauber Matteis Gadelha" w:date="2020-02-28T19:26:00Z"/>
          <w:b/>
          <w:sz w:val="20"/>
        </w:rPr>
      </w:pPr>
    </w:p>
    <w:p w14:paraId="2A2A24B6" w14:textId="11778F8E" w:rsidR="00CA4EDC" w:rsidRDefault="00CA4EDC" w:rsidP="001D7FEB">
      <w:pPr>
        <w:jc w:val="center"/>
        <w:rPr>
          <w:ins w:id="1739" w:author="Glauber Matteis Gadelha" w:date="2020-02-28T10:54:00Z"/>
          <w:b/>
          <w:color w:val="FF0000"/>
          <w:sz w:val="20"/>
        </w:rPr>
      </w:pPr>
      <w:commentRangeStart w:id="1740"/>
      <w:r>
        <w:rPr>
          <w:b/>
          <w:sz w:val="20"/>
        </w:rPr>
        <w:t xml:space="preserve">Figura </w:t>
      </w:r>
      <w:del w:id="1741" w:author="Glauber Matteis Gadelha" w:date="2020-02-29T13:08:00Z">
        <w:r w:rsidDel="000E2292">
          <w:rPr>
            <w:b/>
            <w:sz w:val="20"/>
          </w:rPr>
          <w:delText xml:space="preserve">24 </w:delText>
        </w:r>
      </w:del>
      <w:commentRangeEnd w:id="1740"/>
      <w:ins w:id="1742" w:author="Glauber Matteis Gadelha" w:date="2020-02-29T13:08:00Z">
        <w:r w:rsidR="000E2292">
          <w:rPr>
            <w:b/>
            <w:sz w:val="20"/>
          </w:rPr>
          <w:t xml:space="preserve">25 </w:t>
        </w:r>
      </w:ins>
      <w:r w:rsidR="00DB37D0">
        <w:rPr>
          <w:rStyle w:val="Refdecomentrio"/>
        </w:rPr>
        <w:commentReference w:id="1740"/>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ins w:id="1743" w:author="Claudio Martins" w:date="2020-02-27T11:07:00Z">
        <w:r w:rsidR="00352FA6">
          <w:rPr>
            <w:b/>
            <w:i/>
            <w:sz w:val="20"/>
          </w:rPr>
          <w:t xml:space="preserve"> </w:t>
        </w:r>
        <w:del w:id="1744" w:author="Glauber Matteis Gadelha" w:date="2020-02-28T10:59:00Z">
          <w:r w:rsidR="00352FA6" w:rsidRPr="00352FA6" w:rsidDel="00982DA4">
            <w:rPr>
              <w:b/>
              <w:color w:val="FF0000"/>
              <w:sz w:val="20"/>
              <w:highlight w:val="yellow"/>
            </w:rPr>
            <w:delText>(REFAZER A IMAGEM PARA DEIXAR MAIS LIMPA)</w:delText>
          </w:r>
        </w:del>
      </w:ins>
    </w:p>
    <w:p w14:paraId="27BF5EC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45" w:author="Glauber Matteis Gadelha" w:date="2020-02-28T10:54:00Z"/>
          <w:rFonts w:ascii="Consolas" w:eastAsia="Times New Roman" w:hAnsi="Consolas" w:cs="Times New Roman"/>
          <w:color w:val="5C5C5C"/>
          <w:sz w:val="16"/>
          <w:szCs w:val="16"/>
          <w:lang w:eastAsia="pt-BR"/>
        </w:rPr>
      </w:pPr>
      <w:ins w:id="174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3A454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47" w:author="Glauber Matteis Gadelha" w:date="2020-02-28T10:54:00Z"/>
          <w:rFonts w:ascii="Consolas" w:eastAsia="Times New Roman" w:hAnsi="Consolas" w:cs="Times New Roman"/>
          <w:color w:val="5C5C5C"/>
          <w:sz w:val="16"/>
          <w:szCs w:val="16"/>
          <w:lang w:eastAsia="pt-BR"/>
        </w:rPr>
      </w:pPr>
      <w:ins w:id="1748"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0259325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49" w:author="Glauber Matteis Gadelha" w:date="2020-02-28T10:54:00Z"/>
          <w:rFonts w:ascii="Consolas" w:eastAsia="Times New Roman" w:hAnsi="Consolas" w:cs="Times New Roman"/>
          <w:color w:val="5C5C5C"/>
          <w:sz w:val="16"/>
          <w:szCs w:val="16"/>
          <w:lang w:eastAsia="pt-BR"/>
        </w:rPr>
      </w:pPr>
      <w:ins w:id="1750"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2ED6E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51" w:author="Glauber Matteis Gadelha" w:date="2020-02-28T10:54:00Z"/>
          <w:rFonts w:ascii="Consolas" w:eastAsia="Times New Roman" w:hAnsi="Consolas" w:cs="Times New Roman"/>
          <w:color w:val="5C5C5C"/>
          <w:sz w:val="16"/>
          <w:szCs w:val="16"/>
          <w:lang w:eastAsia="pt-BR"/>
        </w:rPr>
      </w:pPr>
      <w:ins w:id="175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9C277F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53" w:author="Glauber Matteis Gadelha" w:date="2020-02-28T10:54:00Z"/>
          <w:rFonts w:ascii="Consolas" w:eastAsia="Times New Roman" w:hAnsi="Consolas" w:cs="Times New Roman"/>
          <w:color w:val="5C5C5C"/>
          <w:sz w:val="16"/>
          <w:szCs w:val="16"/>
          <w:lang w:eastAsia="pt-BR"/>
        </w:rPr>
      </w:pPr>
      <w:ins w:id="175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ins>
    </w:p>
    <w:p w14:paraId="14811640"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55" w:author="Glauber Matteis Gadelha" w:date="2020-02-28T10:54:00Z"/>
          <w:rFonts w:ascii="Consolas" w:eastAsia="Times New Roman" w:hAnsi="Consolas" w:cs="Times New Roman"/>
          <w:color w:val="5C5C5C"/>
          <w:sz w:val="16"/>
          <w:szCs w:val="16"/>
          <w:lang w:eastAsia="pt-BR"/>
        </w:rPr>
      </w:pPr>
      <w:ins w:id="175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ins>
    </w:p>
    <w:p w14:paraId="373F4EB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57" w:author="Glauber Matteis Gadelha" w:date="2020-02-28T10:54:00Z"/>
          <w:rFonts w:ascii="Consolas" w:eastAsia="Times New Roman" w:hAnsi="Consolas" w:cs="Times New Roman"/>
          <w:color w:val="5C5C5C"/>
          <w:sz w:val="16"/>
          <w:szCs w:val="16"/>
          <w:lang w:eastAsia="pt-BR"/>
        </w:rPr>
      </w:pPr>
      <w:ins w:id="175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&lt;meta name=</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viewport"</w:t>
        </w:r>
        <w:r w:rsidRPr="00DB37D0">
          <w:rPr>
            <w:rFonts w:ascii="Consolas" w:eastAsia="Times New Roman" w:hAnsi="Consolas" w:cs="Times New Roman"/>
            <w:color w:val="000000"/>
            <w:sz w:val="16"/>
            <w:szCs w:val="16"/>
            <w:bdr w:val="none" w:sz="0" w:space="0" w:color="auto" w:frame="1"/>
            <w:lang w:eastAsia="pt-BR"/>
          </w:rPr>
          <w:t> content=</w:t>
        </w:r>
        <w:r w:rsidRPr="00DB37D0">
          <w:rPr>
            <w:rFonts w:ascii="Consolas" w:eastAsia="Times New Roman" w:hAnsi="Consolas" w:cs="Times New Roman"/>
            <w:color w:val="0000FF"/>
            <w:sz w:val="16"/>
            <w:szCs w:val="16"/>
            <w:bdr w:val="none" w:sz="0" w:space="0" w:color="auto" w:frame="1"/>
            <w:lang w:eastAsia="pt-BR"/>
          </w:rPr>
          <w:t>"width=device-width, initial-scale=1, shrink-to-fit=no"</w:t>
        </w:r>
        <w:r w:rsidRPr="00DB37D0">
          <w:rPr>
            <w:rFonts w:ascii="Consolas" w:eastAsia="Times New Roman" w:hAnsi="Consolas" w:cs="Times New Roman"/>
            <w:color w:val="000000"/>
            <w:sz w:val="16"/>
            <w:szCs w:val="16"/>
            <w:bdr w:val="none" w:sz="0" w:space="0" w:color="auto" w:frame="1"/>
            <w:lang w:eastAsia="pt-BR"/>
          </w:rPr>
          <w:t>&gt;  </w:t>
        </w:r>
      </w:ins>
    </w:p>
    <w:p w14:paraId="12BBCEE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59" w:author="Glauber Matteis Gadelha" w:date="2020-02-28T10:54:00Z"/>
          <w:rFonts w:ascii="Consolas" w:eastAsia="Times New Roman" w:hAnsi="Consolas" w:cs="Times New Roman"/>
          <w:color w:val="5C5C5C"/>
          <w:sz w:val="16"/>
          <w:szCs w:val="16"/>
          <w:lang w:eastAsia="pt-BR"/>
        </w:rPr>
      </w:pPr>
      <w:ins w:id="176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e DC CSS --&gt;  </w:t>
        </w:r>
      </w:ins>
    </w:p>
    <w:p w14:paraId="49FD1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61" w:author="Glauber Matteis Gadelha" w:date="2020-02-28T10:54:00Z"/>
          <w:rFonts w:ascii="Consolas" w:eastAsia="Times New Roman" w:hAnsi="Consolas" w:cs="Times New Roman"/>
          <w:color w:val="5C5C5C"/>
          <w:sz w:val="16"/>
          <w:szCs w:val="16"/>
          <w:lang w:eastAsia="pt-BR"/>
        </w:rPr>
      </w:pPr>
      <w:ins w:id="176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"css/bootstrap.min.css"</w:t>
        </w:r>
        <w:r w:rsidRPr="00DB37D0">
          <w:rPr>
            <w:rFonts w:ascii="Consolas" w:eastAsia="Times New Roman" w:hAnsi="Consolas" w:cs="Times New Roman"/>
            <w:color w:val="000000"/>
            <w:sz w:val="16"/>
            <w:szCs w:val="16"/>
            <w:bdr w:val="none" w:sz="0" w:space="0" w:color="auto" w:frame="1"/>
            <w:lang w:eastAsia="pt-BR"/>
          </w:rPr>
          <w:t>&gt;  </w:t>
        </w:r>
      </w:ins>
    </w:p>
    <w:p w14:paraId="0C6207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63" w:author="Glauber Matteis Gadelha" w:date="2020-02-28T10:54:00Z"/>
          <w:rFonts w:ascii="Consolas" w:eastAsia="Times New Roman" w:hAnsi="Consolas" w:cs="Times New Roman"/>
          <w:color w:val="5C5C5C"/>
          <w:sz w:val="16"/>
          <w:szCs w:val="16"/>
          <w:lang w:eastAsia="pt-BR"/>
        </w:rPr>
      </w:pPr>
      <w:ins w:id="176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"css/dc.css"</w:t>
        </w:r>
        <w:r w:rsidRPr="00DB37D0">
          <w:rPr>
            <w:rFonts w:ascii="Consolas" w:eastAsia="Times New Roman" w:hAnsi="Consolas" w:cs="Times New Roman"/>
            <w:color w:val="000000"/>
            <w:sz w:val="16"/>
            <w:szCs w:val="16"/>
            <w:bdr w:val="none" w:sz="0" w:space="0" w:color="auto" w:frame="1"/>
            <w:lang w:eastAsia="pt-BR"/>
          </w:rPr>
          <w:t>&gt;  </w:t>
        </w:r>
      </w:ins>
    </w:p>
    <w:p w14:paraId="27C4D21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65" w:author="Glauber Matteis Gadelha" w:date="2020-02-28T10:54:00Z"/>
          <w:rFonts w:ascii="Consolas" w:eastAsia="Times New Roman" w:hAnsi="Consolas" w:cs="Times New Roman"/>
          <w:color w:val="5C5C5C"/>
          <w:sz w:val="16"/>
          <w:szCs w:val="16"/>
          <w:lang w:eastAsia="pt-BR"/>
        </w:rPr>
      </w:pPr>
      <w:ins w:id="176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"css/dashgen.css"</w:t>
        </w:r>
        <w:r w:rsidRPr="00DB37D0">
          <w:rPr>
            <w:rFonts w:ascii="Consolas" w:eastAsia="Times New Roman" w:hAnsi="Consolas" w:cs="Times New Roman"/>
            <w:color w:val="000000"/>
            <w:sz w:val="16"/>
            <w:szCs w:val="16"/>
            <w:bdr w:val="none" w:sz="0" w:space="0" w:color="auto" w:frame="1"/>
            <w:lang w:eastAsia="pt-BR"/>
          </w:rPr>
          <w:t>&gt;  </w:t>
        </w:r>
      </w:ins>
    </w:p>
    <w:p w14:paraId="44BBC9B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67" w:author="Glauber Matteis Gadelha" w:date="2020-02-28T10:54:00Z"/>
          <w:rFonts w:ascii="Consolas" w:eastAsia="Times New Roman" w:hAnsi="Consolas" w:cs="Times New Roman"/>
          <w:color w:val="5C5C5C"/>
          <w:sz w:val="16"/>
          <w:szCs w:val="16"/>
          <w:lang w:eastAsia="pt-BR"/>
        </w:rPr>
      </w:pPr>
      <w:ins w:id="176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crossfilter.</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73364E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69" w:author="Glauber Matteis Gadelha" w:date="2020-02-28T10:54:00Z"/>
          <w:rFonts w:ascii="Consolas" w:eastAsia="Times New Roman" w:hAnsi="Consolas" w:cs="Times New Roman"/>
          <w:color w:val="5C5C5C"/>
          <w:sz w:val="16"/>
          <w:szCs w:val="16"/>
          <w:lang w:eastAsia="pt-BR"/>
        </w:rPr>
      </w:pPr>
      <w:ins w:id="177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057894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71" w:author="Glauber Matteis Gadelha" w:date="2020-02-28T10:54:00Z"/>
          <w:rFonts w:ascii="Consolas" w:eastAsia="Times New Roman" w:hAnsi="Consolas" w:cs="Times New Roman"/>
          <w:color w:val="5C5C5C"/>
          <w:sz w:val="16"/>
          <w:szCs w:val="16"/>
          <w:lang w:eastAsia="pt-BR"/>
        </w:rPr>
      </w:pPr>
      <w:ins w:id="177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7DE6413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73" w:author="Glauber Matteis Gadelha" w:date="2020-02-28T10:54:00Z"/>
          <w:rFonts w:ascii="Consolas" w:eastAsia="Times New Roman" w:hAnsi="Consolas" w:cs="Times New Roman"/>
          <w:color w:val="5C5C5C"/>
          <w:sz w:val="16"/>
          <w:szCs w:val="16"/>
          <w:lang w:eastAsia="pt-BR"/>
        </w:rPr>
      </w:pPr>
      <w:ins w:id="1774"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05612D8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75" w:author="Glauber Matteis Gadelha" w:date="2020-02-28T10:54:00Z"/>
          <w:rFonts w:ascii="Consolas" w:eastAsia="Times New Roman" w:hAnsi="Consolas" w:cs="Times New Roman"/>
          <w:color w:val="5C5C5C"/>
          <w:sz w:val="16"/>
          <w:szCs w:val="16"/>
          <w:lang w:eastAsia="pt-BR"/>
        </w:rPr>
      </w:pPr>
      <w:ins w:id="1776"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C1C7D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77" w:author="Glauber Matteis Gadelha" w:date="2020-02-28T10:54:00Z"/>
          <w:rFonts w:ascii="Consolas" w:eastAsia="Times New Roman" w:hAnsi="Consolas" w:cs="Times New Roman"/>
          <w:color w:val="5C5C5C"/>
          <w:sz w:val="16"/>
          <w:szCs w:val="16"/>
          <w:lang w:eastAsia="pt-BR"/>
        </w:rPr>
      </w:pPr>
      <w:ins w:id="1778"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ins>
    </w:p>
    <w:p w14:paraId="6C11AD5B"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79" w:author="Glauber Matteis Gadelha" w:date="2020-02-28T10:54:00Z"/>
          <w:rFonts w:ascii="Consolas" w:eastAsia="Times New Roman" w:hAnsi="Consolas" w:cs="Times New Roman"/>
          <w:color w:val="5C5C5C"/>
          <w:sz w:val="16"/>
          <w:szCs w:val="16"/>
          <w:lang w:eastAsia="pt-BR"/>
        </w:rPr>
      </w:pPr>
      <w:ins w:id="178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 </w:t>
        </w:r>
        <w:proofErr w:type="spellStart"/>
        <w:r w:rsidRPr="00DB37D0">
          <w:rPr>
            <w:rFonts w:ascii="Consolas" w:eastAsia="Times New Roman" w:hAnsi="Consolas" w:cs="Times New Roman"/>
            <w:color w:val="0000FF"/>
            <w:sz w:val="16"/>
            <w:szCs w:val="16"/>
            <w:bdr w:val="none" w:sz="0" w:space="0" w:color="auto" w:frame="1"/>
            <w:lang w:eastAsia="pt-BR"/>
          </w:rPr>
          <w:t>dashgen</w:t>
        </w:r>
        <w:proofErr w:type="spellEnd"/>
        <w:r w:rsidRPr="00DB37D0">
          <w:rPr>
            <w:rFonts w:ascii="Consolas" w:eastAsia="Times New Roman" w:hAnsi="Consolas" w:cs="Times New Roman"/>
            <w:color w:val="0000FF"/>
            <w:sz w:val="16"/>
            <w:szCs w:val="16"/>
            <w:bdr w:val="none" w:sz="0" w:space="0" w:color="auto" w:frame="1"/>
            <w:lang w:eastAsia="pt-BR"/>
          </w:rPr>
          <w:t>-header"</w:t>
        </w:r>
        <w:r w:rsidRPr="00DB37D0">
          <w:rPr>
            <w:rFonts w:ascii="Consolas" w:eastAsia="Times New Roman" w:hAnsi="Consolas" w:cs="Times New Roman"/>
            <w:color w:val="000000"/>
            <w:sz w:val="16"/>
            <w:szCs w:val="16"/>
            <w:bdr w:val="none" w:sz="0" w:space="0" w:color="auto" w:frame="1"/>
            <w:lang w:eastAsia="pt-BR"/>
          </w:rPr>
          <w:t> &gt;  </w:t>
        </w:r>
      </w:ins>
    </w:p>
    <w:p w14:paraId="7D345E4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81" w:author="Glauber Matteis Gadelha" w:date="2020-02-28T10:54:00Z"/>
          <w:rFonts w:ascii="Consolas" w:eastAsia="Times New Roman" w:hAnsi="Consolas" w:cs="Times New Roman"/>
          <w:color w:val="5C5C5C"/>
          <w:sz w:val="16"/>
          <w:szCs w:val="16"/>
          <w:lang w:eastAsia="pt-BR"/>
        </w:rPr>
      </w:pPr>
      <w:ins w:id="178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&lt;img src=</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img/ifpa_navlogo.png"</w:t>
        </w:r>
        <w:r w:rsidRPr="00DB37D0">
          <w:rPr>
            <w:rFonts w:ascii="Consolas" w:eastAsia="Times New Roman" w:hAnsi="Consolas" w:cs="Times New Roman"/>
            <w:color w:val="000000"/>
            <w:sz w:val="16"/>
            <w:szCs w:val="16"/>
            <w:bdr w:val="none" w:sz="0" w:space="0" w:color="auto" w:frame="1"/>
            <w:lang w:eastAsia="pt-BR"/>
          </w:rPr>
          <w:t> width=</w:t>
        </w:r>
        <w:r w:rsidRPr="00DB37D0">
          <w:rPr>
            <w:rFonts w:ascii="Consolas" w:eastAsia="Times New Roman" w:hAnsi="Consolas" w:cs="Times New Roman"/>
            <w:color w:val="0000FF"/>
            <w:sz w:val="16"/>
            <w:szCs w:val="16"/>
            <w:bdr w:val="none" w:sz="0" w:space="0" w:color="auto" w:frame="1"/>
            <w:lang w:eastAsia="pt-BR"/>
          </w:rPr>
          <w:t>"120px"</w:t>
        </w:r>
        <w:r w:rsidRPr="00DB37D0">
          <w:rPr>
            <w:rFonts w:ascii="Consolas" w:eastAsia="Times New Roman" w:hAnsi="Consolas" w:cs="Times New Roman"/>
            <w:color w:val="000000"/>
            <w:sz w:val="16"/>
            <w:szCs w:val="16"/>
            <w:bdr w:val="none" w:sz="0" w:space="0" w:color="auto" w:frame="1"/>
            <w:lang w:eastAsia="pt-BR"/>
          </w:rPr>
          <w:t> height=</w:t>
        </w:r>
        <w:r w:rsidRPr="00DB37D0">
          <w:rPr>
            <w:rFonts w:ascii="Consolas" w:eastAsia="Times New Roman" w:hAnsi="Consolas" w:cs="Times New Roman"/>
            <w:color w:val="0000FF"/>
            <w:sz w:val="16"/>
            <w:szCs w:val="16"/>
            <w:bdr w:val="none" w:sz="0" w:space="0" w:color="auto" w:frame="1"/>
            <w:lang w:eastAsia="pt-BR"/>
          </w:rPr>
          <w:t>"120px"</w:t>
        </w:r>
        <w:r w:rsidRPr="00DB37D0">
          <w:rPr>
            <w:rFonts w:ascii="Consolas" w:eastAsia="Times New Roman" w:hAnsi="Consolas" w:cs="Times New Roman"/>
            <w:color w:val="000000"/>
            <w:sz w:val="16"/>
            <w:szCs w:val="16"/>
            <w:bdr w:val="none" w:sz="0" w:space="0" w:color="auto" w:frame="1"/>
            <w:lang w:eastAsia="pt-BR"/>
          </w:rPr>
          <w:t> alt=</w:t>
        </w:r>
        <w:r w:rsidRPr="00DB37D0">
          <w:rPr>
            <w:rFonts w:ascii="Consolas" w:eastAsia="Times New Roman" w:hAnsi="Consolas" w:cs="Times New Roman"/>
            <w:color w:val="0000FF"/>
            <w:sz w:val="16"/>
            <w:szCs w:val="16"/>
            <w:bdr w:val="none" w:sz="0" w:space="0" w:color="auto" w:frame="1"/>
            <w:lang w:eastAsia="pt-BR"/>
          </w:rPr>
          <w:t>"Logo IFPA"</w:t>
        </w:r>
        <w:r w:rsidRPr="00DB37D0">
          <w:rPr>
            <w:rFonts w:ascii="Consolas" w:eastAsia="Times New Roman" w:hAnsi="Consolas" w:cs="Times New Roman"/>
            <w:color w:val="000000"/>
            <w:sz w:val="16"/>
            <w:szCs w:val="16"/>
            <w:bdr w:val="none" w:sz="0" w:space="0" w:color="auto" w:frame="1"/>
            <w:lang w:eastAsia="pt-BR"/>
          </w:rPr>
          <w:t>/&gt;  </w:t>
        </w:r>
      </w:ins>
    </w:p>
    <w:p w14:paraId="5D121BD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83" w:author="Glauber Matteis Gadelha" w:date="2020-02-28T10:54:00Z"/>
          <w:rFonts w:ascii="Consolas" w:eastAsia="Times New Roman" w:hAnsi="Consolas" w:cs="Times New Roman"/>
          <w:color w:val="5C5C5C"/>
          <w:sz w:val="16"/>
          <w:szCs w:val="16"/>
          <w:lang w:eastAsia="pt-BR"/>
        </w:rPr>
      </w:pPr>
      <w:ins w:id="178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ins>
    </w:p>
    <w:p w14:paraId="1AC20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85" w:author="Glauber Matteis Gadelha" w:date="2020-02-28T10:54:00Z"/>
          <w:rFonts w:ascii="Consolas" w:eastAsia="Times New Roman" w:hAnsi="Consolas" w:cs="Times New Roman"/>
          <w:color w:val="5C5C5C"/>
          <w:sz w:val="16"/>
          <w:szCs w:val="16"/>
          <w:lang w:eastAsia="pt-BR"/>
        </w:rPr>
      </w:pPr>
      <w:ins w:id="178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1F8CF99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87" w:author="Glauber Matteis Gadelha" w:date="2020-02-28T10:54:00Z"/>
          <w:rFonts w:ascii="Consolas" w:eastAsia="Times New Roman" w:hAnsi="Consolas" w:cs="Times New Roman"/>
          <w:color w:val="5C5C5C"/>
          <w:sz w:val="16"/>
          <w:szCs w:val="16"/>
          <w:lang w:eastAsia="pt-BR"/>
        </w:rPr>
      </w:pPr>
      <w:ins w:id="178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7E4EECE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89" w:author="Glauber Matteis Gadelha" w:date="2020-02-28T10:54:00Z"/>
          <w:rFonts w:ascii="Consolas" w:eastAsia="Times New Roman" w:hAnsi="Consolas" w:cs="Times New Roman"/>
          <w:color w:val="5C5C5C"/>
          <w:sz w:val="16"/>
          <w:szCs w:val="16"/>
          <w:lang w:eastAsia="pt-BR"/>
        </w:rPr>
      </w:pPr>
      <w:ins w:id="179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4E2D00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91" w:author="Glauber Matteis Gadelha" w:date="2020-02-28T10:54:00Z"/>
          <w:rFonts w:ascii="Consolas" w:eastAsia="Times New Roman" w:hAnsi="Consolas" w:cs="Times New Roman"/>
          <w:color w:val="5C5C5C"/>
          <w:sz w:val="16"/>
          <w:szCs w:val="16"/>
          <w:lang w:eastAsia="pt-BR"/>
        </w:rPr>
      </w:pPr>
      <w:ins w:id="179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ins>
    </w:p>
    <w:p w14:paraId="7C537747" w14:textId="3742570E"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793" w:author="Glauber Matteis Gadelha" w:date="2020-02-28T10:54:00Z"/>
          <w:rFonts w:ascii="Consolas" w:eastAsia="Times New Roman" w:hAnsi="Consolas" w:cs="Times New Roman"/>
          <w:color w:val="5C5C5C"/>
          <w:sz w:val="16"/>
          <w:szCs w:val="16"/>
          <w:lang w:eastAsia="pt-BR"/>
        </w:rPr>
      </w:pPr>
      <w:ins w:id="179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B0CB87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95" w:author="Glauber Matteis Gadelha" w:date="2020-02-28T10:56:00Z"/>
          <w:rFonts w:ascii="Consolas" w:eastAsia="Times New Roman" w:hAnsi="Consolas" w:cs="Times New Roman"/>
          <w:color w:val="5C5C5C"/>
          <w:sz w:val="16"/>
          <w:szCs w:val="16"/>
          <w:lang w:eastAsia="pt-BR"/>
        </w:rPr>
      </w:pPr>
      <w:ins w:id="179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&lt;span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reset"</w:t>
        </w:r>
        <w:r w:rsidRPr="00DB37D0">
          <w:rPr>
            <w:rFonts w:ascii="Consolas" w:eastAsia="Times New Roman" w:hAnsi="Consolas" w:cs="Times New Roman"/>
            <w:color w:val="000000"/>
            <w:sz w:val="16"/>
            <w:szCs w:val="16"/>
            <w:bdr w:val="none" w:sz="0" w:space="0" w:color="auto" w:frame="1"/>
            <w:lang w:eastAsia="pt-BR"/>
          </w:rPr>
          <w:t> style=</w:t>
        </w:r>
        <w:r w:rsidRPr="00DB37D0">
          <w:rPr>
            <w:rFonts w:ascii="Consolas" w:eastAsia="Times New Roman" w:hAnsi="Consolas" w:cs="Times New Roman"/>
            <w:color w:val="0000FF"/>
            <w:sz w:val="16"/>
            <w:szCs w:val="16"/>
            <w:bdr w:val="none" w:sz="0" w:space="0" w:color="auto" w:frame="1"/>
            <w:lang w:eastAsia="pt-BR"/>
          </w:rPr>
          <w:t>"display: none;"</w:t>
        </w:r>
        <w:r w:rsidRPr="00DB37D0">
          <w:rPr>
            <w:rFonts w:ascii="Consolas" w:eastAsia="Times New Roman" w:hAnsi="Consolas" w:cs="Times New Roman"/>
            <w:color w:val="000000"/>
            <w:sz w:val="16"/>
            <w:szCs w:val="16"/>
            <w:bdr w:val="none" w:sz="0" w:space="0" w:color="auto" w:frame="1"/>
            <w:lang w:eastAsia="pt-BR"/>
          </w:rPr>
          <w:t>&gt;</w:t>
        </w:r>
      </w:ins>
      <w:ins w:id="1797" w:author="Glauber Matteis Gadelha" w:date="2020-02-28T10:56:00Z">
        <w:r w:rsidRPr="00DB37D0">
          <w:rPr>
            <w:rFonts w:ascii="Consolas" w:eastAsia="Times New Roman" w:hAnsi="Consolas" w:cs="Times New Roman"/>
            <w:color w:val="000000"/>
            <w:sz w:val="16"/>
            <w:szCs w:val="16"/>
            <w:bdr w:val="none" w:sz="0" w:space="0" w:color="auto" w:frame="1"/>
            <w:lang w:eastAsia="pt-BR"/>
          </w:rPr>
          <w:t>Selecionado</w:t>
        </w:r>
      </w:ins>
      <w:ins w:id="1798" w:author="Glauber Matteis Gadelha" w:date="2020-02-28T10:54:00Z">
        <w:r w:rsidRPr="00DB37D0">
          <w:rPr>
            <w:rFonts w:ascii="Consolas" w:eastAsia="Times New Roman" w:hAnsi="Consolas" w:cs="Times New Roman"/>
            <w:color w:val="000000"/>
            <w:sz w:val="16"/>
            <w:szCs w:val="16"/>
            <w:bdr w:val="none" w:sz="0" w:space="0" w:color="auto" w:frame="1"/>
            <w:lang w:eastAsia="pt-BR"/>
          </w:rPr>
          <w:t>:&lt;span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"filter"</w:t>
        </w:r>
        <w:r w:rsidRPr="00DB37D0">
          <w:rPr>
            <w:rFonts w:ascii="Consolas" w:eastAsia="Times New Roman" w:hAnsi="Consolas" w:cs="Times New Roman"/>
            <w:color w:val="000000"/>
            <w:sz w:val="16"/>
            <w:szCs w:val="16"/>
            <w:bdr w:val="none" w:sz="0" w:space="0" w:color="auto" w:frame="1"/>
            <w:lang w:eastAsia="pt-BR"/>
          </w:rPr>
          <w:t>&gt;</w:t>
        </w:r>
      </w:ins>
    </w:p>
    <w:p w14:paraId="2913DDB9" w14:textId="0187B8C4"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799" w:author="Glauber Matteis Gadelha" w:date="2020-02-28T10:54:00Z"/>
          <w:rFonts w:ascii="Consolas" w:eastAsia="Times New Roman" w:hAnsi="Consolas" w:cs="Times New Roman"/>
          <w:color w:val="5C5C5C"/>
          <w:sz w:val="16"/>
          <w:szCs w:val="16"/>
          <w:lang w:eastAsia="pt-BR"/>
        </w:rPr>
      </w:pPr>
      <w:ins w:id="1800" w:author="Glauber Matteis Gadelha" w:date="2020-02-28T10:56:00Z">
        <w:r w:rsidRPr="00DB37D0">
          <w:rPr>
            <w:rFonts w:ascii="Consolas" w:eastAsia="Times New Roman" w:hAnsi="Consolas" w:cs="Times New Roman"/>
            <w:color w:val="000000"/>
            <w:sz w:val="16"/>
            <w:szCs w:val="16"/>
            <w:bdr w:val="none" w:sz="0" w:space="0" w:color="auto" w:frame="1"/>
            <w:lang w:eastAsia="pt-BR"/>
          </w:rPr>
          <w:tab/>
        </w:r>
        <w:r w:rsidRPr="00DB37D0">
          <w:rPr>
            <w:rFonts w:ascii="Consolas" w:eastAsia="Times New Roman" w:hAnsi="Consolas" w:cs="Times New Roman"/>
            <w:color w:val="000000"/>
            <w:sz w:val="16"/>
            <w:szCs w:val="16"/>
            <w:bdr w:val="none" w:sz="0" w:space="0" w:color="auto" w:frame="1"/>
            <w:lang w:eastAsia="pt-BR"/>
          </w:rPr>
          <w:tab/>
          <w:t xml:space="preserve">   </w:t>
        </w:r>
      </w:ins>
      <w:ins w:id="1801"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AAA9DB0" w14:textId="466989D5"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02" w:author="Glauber Matteis Gadelha" w:date="2020-02-28T10:54:00Z"/>
          <w:rFonts w:ascii="Consolas" w:eastAsia="Times New Roman" w:hAnsi="Consolas" w:cs="Times New Roman"/>
          <w:color w:val="5C5C5C"/>
          <w:sz w:val="16"/>
          <w:szCs w:val="16"/>
          <w:lang w:eastAsia="pt-BR"/>
        </w:rPr>
      </w:pPr>
      <w:ins w:id="1803"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ins w:id="1804" w:author="Glauber Matteis Gadelha" w:date="2020-02-28T10:56:00Z">
        <w:r w:rsidRPr="00DB37D0">
          <w:rPr>
            <w:rFonts w:ascii="Consolas" w:eastAsia="Times New Roman" w:hAnsi="Consolas" w:cs="Times New Roman"/>
            <w:color w:val="000000"/>
            <w:sz w:val="16"/>
            <w:szCs w:val="16"/>
            <w:bdr w:val="none" w:sz="0" w:space="0" w:color="auto" w:frame="1"/>
            <w:lang w:eastAsia="pt-BR"/>
          </w:rPr>
          <w:t xml:space="preserve"> </w:t>
        </w:r>
      </w:ins>
      <w:ins w:id="1805" w:author="Glauber Matteis Gadelha" w:date="2020-02-28T10:54:00Z">
        <w:r w:rsidRPr="00DB37D0">
          <w:rPr>
            <w:rFonts w:ascii="Consolas" w:eastAsia="Times New Roman" w:hAnsi="Consolas" w:cs="Times New Roman"/>
            <w:color w:val="000000"/>
            <w:sz w:val="16"/>
            <w:szCs w:val="16"/>
            <w:bdr w:val="none" w:sz="0" w:space="0" w:color="auto" w:frame="1"/>
            <w:lang w:eastAsia="pt-BR"/>
          </w:rPr>
          <w:t>&lt;a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reset"</w:t>
        </w:r>
        <w:r w:rsidRPr="00DB37D0">
          <w:rPr>
            <w:rFonts w:ascii="Consolas" w:eastAsia="Times New Roman" w:hAnsi="Consolas" w:cs="Times New Roman"/>
            <w:color w:val="000000"/>
            <w:sz w:val="16"/>
            <w:szCs w:val="16"/>
            <w:bdr w:val="none" w:sz="0" w:space="0" w:color="auto" w:frame="1"/>
            <w:lang w:eastAsia="pt-BR"/>
          </w:rPr>
          <w:t> href=</w:t>
        </w:r>
        <w:r w:rsidRPr="00DB37D0">
          <w:rPr>
            <w:rFonts w:ascii="Consolas" w:eastAsia="Times New Roman" w:hAnsi="Consolas" w:cs="Times New Roman"/>
            <w:color w:val="0000FF"/>
            <w:sz w:val="16"/>
            <w:szCs w:val="16"/>
            <w:bdr w:val="none" w:sz="0" w:space="0" w:color="auto" w:frame="1"/>
            <w:lang w:eastAsia="pt-BR"/>
          </w:rPr>
          <w:t>"javascript:grafico${grafico_index +1}.filterAll();dc.redrawAll();"</w:t>
        </w:r>
        <w:r w:rsidRPr="00DB37D0">
          <w:rPr>
            <w:rFonts w:ascii="Consolas" w:eastAsia="Times New Roman" w:hAnsi="Consolas" w:cs="Times New Roman"/>
            <w:color w:val="000000"/>
            <w:sz w:val="16"/>
            <w:szCs w:val="16"/>
            <w:bdr w:val="none" w:sz="0" w:space="0" w:color="auto" w:frame="1"/>
            <w:lang w:eastAsia="pt-BR"/>
          </w:rPr>
          <w:t>style=</w:t>
        </w:r>
        <w:r w:rsidRPr="00DB37D0">
          <w:rPr>
            <w:rFonts w:ascii="Consolas" w:eastAsia="Times New Roman" w:hAnsi="Consolas" w:cs="Times New Roman"/>
            <w:color w:val="0000FF"/>
            <w:sz w:val="16"/>
            <w:szCs w:val="16"/>
            <w:bdr w:val="none" w:sz="0" w:space="0" w:color="auto" w:frame="1"/>
            <w:lang w:eastAsia="pt-BR"/>
          </w:rPr>
          <w:t>"display: none;"</w:t>
        </w:r>
        <w:r w:rsidRPr="00DB37D0">
          <w:rPr>
            <w:rFonts w:ascii="Consolas" w:eastAsia="Times New Roman" w:hAnsi="Consolas" w:cs="Times New Roman"/>
            <w:color w:val="000000"/>
            <w:sz w:val="16"/>
            <w:szCs w:val="16"/>
            <w:bdr w:val="none" w:sz="0" w:space="0" w:color="auto" w:frame="1"/>
            <w:lang w:eastAsia="pt-BR"/>
          </w:rPr>
          <w:t>&gt;</w:t>
        </w:r>
      </w:ins>
      <w:ins w:id="1806" w:author="Glauber Matteis Gadelha" w:date="2020-02-28T10:57:00Z">
        <w:r w:rsidRPr="00DB37D0">
          <w:rPr>
            <w:rFonts w:ascii="Consolas" w:eastAsia="Times New Roman" w:hAnsi="Consolas" w:cs="Times New Roman"/>
            <w:color w:val="000000"/>
            <w:sz w:val="16"/>
            <w:szCs w:val="16"/>
            <w:bdr w:val="none" w:sz="0" w:space="0" w:color="auto" w:frame="1"/>
            <w:lang w:eastAsia="pt-BR"/>
          </w:rPr>
          <w:t>Limpar</w:t>
        </w:r>
      </w:ins>
      <w:ins w:id="1807" w:author="Glauber Matteis Gadelha" w:date="2020-02-28T10:54:00Z">
        <w:r w:rsidRPr="00DB37D0">
          <w:rPr>
            <w:rFonts w:ascii="Consolas" w:eastAsia="Times New Roman" w:hAnsi="Consolas" w:cs="Times New Roman"/>
            <w:color w:val="000000"/>
            <w:sz w:val="16"/>
            <w:szCs w:val="16"/>
            <w:bdr w:val="none" w:sz="0" w:space="0" w:color="auto" w:frame="1"/>
            <w:lang w:eastAsia="pt-BR"/>
          </w:rPr>
          <w:t>&lt;/a&gt;  </w:t>
        </w:r>
      </w:ins>
    </w:p>
    <w:p w14:paraId="0E704F1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08" w:author="Glauber Matteis Gadelha" w:date="2020-02-28T10:54:00Z"/>
          <w:rFonts w:ascii="Consolas" w:eastAsia="Times New Roman" w:hAnsi="Consolas" w:cs="Times New Roman"/>
          <w:color w:val="5C5C5C"/>
          <w:sz w:val="16"/>
          <w:szCs w:val="16"/>
          <w:lang w:eastAsia="pt-BR"/>
        </w:rPr>
      </w:pPr>
      <w:ins w:id="180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059608C2"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10" w:author="Glauber Matteis Gadelha" w:date="2020-02-28T10:54:00Z"/>
          <w:rFonts w:ascii="Consolas" w:eastAsia="Times New Roman" w:hAnsi="Consolas" w:cs="Times New Roman"/>
          <w:color w:val="5C5C5C"/>
          <w:sz w:val="16"/>
          <w:szCs w:val="16"/>
          <w:lang w:eastAsia="pt-BR"/>
        </w:rPr>
      </w:pPr>
      <w:ins w:id="181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67DABC3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12" w:author="Glauber Matteis Gadelha" w:date="2020-02-28T10:54:00Z"/>
          <w:rFonts w:ascii="Consolas" w:eastAsia="Times New Roman" w:hAnsi="Consolas" w:cs="Times New Roman"/>
          <w:color w:val="5C5C5C"/>
          <w:sz w:val="16"/>
          <w:szCs w:val="16"/>
          <w:lang w:eastAsia="pt-BR"/>
        </w:rPr>
      </w:pPr>
      <w:ins w:id="181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D7262B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14" w:author="Glauber Matteis Gadelha" w:date="2020-02-28T10:54:00Z"/>
          <w:rFonts w:ascii="Consolas" w:eastAsia="Times New Roman" w:hAnsi="Consolas" w:cs="Times New Roman"/>
          <w:color w:val="5C5C5C"/>
          <w:sz w:val="16"/>
          <w:szCs w:val="16"/>
          <w:lang w:eastAsia="pt-BR"/>
        </w:rPr>
      </w:pPr>
      <w:ins w:id="181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842DCAE" w14:textId="5FA2B4CF"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16" w:author="Glauber Matteis Gadelha" w:date="2020-02-28T10:54:00Z"/>
          <w:rFonts w:ascii="Consolas" w:eastAsia="Times New Roman" w:hAnsi="Consolas" w:cs="Times New Roman"/>
          <w:color w:val="5C5C5C"/>
          <w:sz w:val="16"/>
          <w:szCs w:val="16"/>
          <w:lang w:eastAsia="pt-BR"/>
        </w:rPr>
      </w:pPr>
      <w:ins w:id="181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ins>
      <w:proofErr w:type="spellEnd"/>
      <w:ins w:id="1818" w:author="Glauber Matteis Gadelha" w:date="2020-02-28T10:57:00Z">
        <w:r w:rsidR="002D17DF" w:rsidRPr="00DB37D0">
          <w:rPr>
            <w:rFonts w:ascii="Consolas" w:eastAsia="Times New Roman" w:hAnsi="Consolas" w:cs="Times New Roman"/>
            <w:color w:val="0000FF"/>
            <w:sz w:val="16"/>
            <w:szCs w:val="16"/>
            <w:bdr w:val="none" w:sz="0" w:space="0" w:color="auto" w:frame="1"/>
            <w:lang w:eastAsia="pt-BR"/>
          </w:rPr>
          <w:t xml:space="preserve"> </w:t>
        </w:r>
      </w:ins>
      <w:proofErr w:type="spellStart"/>
      <w:ins w:id="1819" w:author="Glauber Matteis Gadelha" w:date="2020-02-28T10:54:00Z">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ins>
      <w:ins w:id="1820" w:author="Glauber Matteis Gadelha" w:date="2020-02-28T10:57:00Z">
        <w:r w:rsidR="002D17DF" w:rsidRPr="00DB37D0">
          <w:rPr>
            <w:rFonts w:ascii="Consolas" w:eastAsia="Times New Roman" w:hAnsi="Consolas" w:cs="Times New Roman"/>
            <w:color w:val="000000"/>
            <w:sz w:val="16"/>
            <w:szCs w:val="16"/>
            <w:bdr w:val="none" w:sz="0" w:space="0" w:color="auto" w:frame="1"/>
            <w:lang w:eastAsia="pt-BR"/>
          </w:rPr>
          <w:t xml:space="preserve"> </w:t>
        </w:r>
      </w:ins>
      <w:ins w:id="1821" w:author="Glauber Matteis Gadelha" w:date="2020-02-28T10:54:00Z">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ins>
      <w:ins w:id="1822" w:author="Glauber Matteis Gadelha" w:date="2020-02-28T10:57:00Z">
        <w:r w:rsidR="002D17DF" w:rsidRPr="00DB37D0">
          <w:rPr>
            <w:rFonts w:ascii="Consolas" w:eastAsia="Times New Roman" w:hAnsi="Consolas" w:cs="Times New Roman"/>
            <w:color w:val="C00000"/>
            <w:sz w:val="16"/>
            <w:szCs w:val="16"/>
            <w:bdr w:val="none" w:sz="0" w:space="0" w:color="auto" w:frame="1"/>
            <w:lang w:eastAsia="pt-BR"/>
          </w:rPr>
          <w:t xml:space="preserve"> </w:t>
        </w:r>
      </w:ins>
      <w:ins w:id="1823"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818C7E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24" w:author="Glauber Matteis Gadelha" w:date="2020-02-28T10:58:00Z"/>
          <w:rFonts w:ascii="Consolas" w:eastAsia="Times New Roman" w:hAnsi="Consolas" w:cs="Times New Roman"/>
          <w:color w:val="5C5C5C"/>
          <w:sz w:val="16"/>
          <w:szCs w:val="16"/>
          <w:lang w:eastAsia="pt-BR"/>
        </w:rPr>
      </w:pPr>
      <w:ins w:id="1825"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93A263C" w14:textId="25D93C53" w:rsidR="002D17DF" w:rsidRPr="00DB37D0" w:rsidRDefault="002D17DF" w:rsidP="002D17DF">
      <w:pPr>
        <w:numPr>
          <w:ilvl w:val="0"/>
          <w:numId w:val="43"/>
        </w:numPr>
        <w:pBdr>
          <w:left w:val="single" w:sz="18" w:space="0" w:color="6CE26C"/>
        </w:pBdr>
        <w:shd w:val="clear" w:color="auto" w:fill="F8F8F8"/>
        <w:spacing w:line="210" w:lineRule="atLeast"/>
        <w:ind w:left="675"/>
        <w:jc w:val="left"/>
        <w:rPr>
          <w:ins w:id="1826" w:author="Glauber Matteis Gadelha" w:date="2020-02-28T10:58:00Z"/>
          <w:rFonts w:ascii="Consolas" w:eastAsia="Times New Roman" w:hAnsi="Consolas" w:cs="Times New Roman"/>
          <w:color w:val="5C5C5C"/>
          <w:sz w:val="16"/>
          <w:szCs w:val="16"/>
          <w:lang w:eastAsia="pt-BR"/>
        </w:rPr>
      </w:pPr>
      <w:ins w:id="1827" w:author="Glauber Matteis Gadelha" w:date="2020-02-28T10:58:00Z">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ins>
    </w:p>
    <w:p w14:paraId="26B1C24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28" w:author="Glauber Matteis Gadelha" w:date="2020-02-28T10:54:00Z"/>
          <w:rFonts w:ascii="Consolas" w:eastAsia="Times New Roman" w:hAnsi="Consolas" w:cs="Times New Roman"/>
          <w:color w:val="5C5C5C"/>
          <w:sz w:val="16"/>
          <w:szCs w:val="16"/>
          <w:lang w:eastAsia="pt-BR"/>
        </w:rPr>
      </w:pPr>
      <w:ins w:id="1829"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js/jquery-3.4.1.min.js"</w:t>
        </w:r>
        <w:r w:rsidRPr="00DB37D0">
          <w:rPr>
            <w:rFonts w:ascii="Consolas" w:eastAsia="Times New Roman" w:hAnsi="Consolas" w:cs="Times New Roman"/>
            <w:color w:val="000000"/>
            <w:sz w:val="16"/>
            <w:szCs w:val="16"/>
            <w:bdr w:val="none" w:sz="0" w:space="0" w:color="auto" w:frame="1"/>
            <w:lang w:eastAsia="pt-BR"/>
          </w:rPr>
          <w:t>&gt;&lt;/script&gt;  </w:t>
        </w:r>
      </w:ins>
    </w:p>
    <w:p w14:paraId="0C777FB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30" w:author="Glauber Matteis Gadelha" w:date="2020-02-28T10:54:00Z"/>
          <w:rFonts w:ascii="Consolas" w:eastAsia="Times New Roman" w:hAnsi="Consolas" w:cs="Times New Roman"/>
          <w:color w:val="5C5C5C"/>
          <w:sz w:val="16"/>
          <w:szCs w:val="16"/>
          <w:lang w:eastAsia="pt-BR"/>
        </w:rPr>
      </w:pPr>
      <w:ins w:id="1831" w:author="Glauber Matteis Gadelha" w:date="2020-02-28T10:54:00Z">
        <w:r w:rsidRPr="00DB37D0">
          <w:rPr>
            <w:rFonts w:ascii="Consolas" w:eastAsia="Times New Roman" w:hAnsi="Consolas" w:cs="Times New Roman"/>
            <w:color w:val="000000"/>
            <w:sz w:val="16"/>
            <w:szCs w:val="16"/>
            <w:bdr w:val="none" w:sz="0" w:space="0" w:color="auto" w:frame="1"/>
            <w:lang w:eastAsia="pt-BR"/>
          </w:rPr>
          <w:t>&lt;!-- Aqui começa a  geração dos gráficos --&gt;  </w:t>
        </w:r>
      </w:ins>
    </w:p>
    <w:p w14:paraId="5F6AE8A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32" w:author="Glauber Matteis Gadelha" w:date="2020-02-28T10:54:00Z"/>
          <w:rFonts w:ascii="Consolas" w:eastAsia="Times New Roman" w:hAnsi="Consolas" w:cs="Times New Roman"/>
          <w:color w:val="5C5C5C"/>
          <w:sz w:val="16"/>
          <w:szCs w:val="16"/>
          <w:lang w:eastAsia="pt-BR"/>
        </w:rPr>
      </w:pPr>
      <w:ins w:id="1833"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&lt;script&gt;  </w:t>
        </w:r>
      </w:ins>
    </w:p>
    <w:p w14:paraId="236CBE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34" w:author="Glauber Matteis Gadelha" w:date="2020-02-28T10:54:00Z"/>
          <w:rFonts w:ascii="Consolas" w:eastAsia="Times New Roman" w:hAnsi="Consolas" w:cs="Times New Roman"/>
          <w:color w:val="5C5C5C"/>
          <w:sz w:val="16"/>
          <w:szCs w:val="16"/>
          <w:lang w:eastAsia="pt-BR"/>
        </w:rPr>
      </w:pPr>
      <w:ins w:id="1835"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1DD591F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36" w:author="Glauber Matteis Gadelha" w:date="2020-02-28T10:54:00Z"/>
          <w:rFonts w:ascii="Consolas" w:eastAsia="Times New Roman" w:hAnsi="Consolas" w:cs="Times New Roman"/>
          <w:color w:val="5C5C5C"/>
          <w:sz w:val="16"/>
          <w:szCs w:val="16"/>
          <w:lang w:eastAsia="pt-BR"/>
        </w:rPr>
      </w:pPr>
      <w:ins w:id="1837"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ins>
    </w:p>
    <w:p w14:paraId="254E6E0E"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38" w:author="Glauber Matteis Gadelha" w:date="2020-02-28T10:54:00Z"/>
          <w:rFonts w:ascii="Consolas" w:eastAsia="Times New Roman" w:hAnsi="Consolas" w:cs="Times New Roman"/>
          <w:color w:val="5C5C5C"/>
          <w:sz w:val="16"/>
          <w:szCs w:val="16"/>
          <w:lang w:eastAsia="pt-BR"/>
        </w:rPr>
      </w:pPr>
      <w:ins w:id="183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CE0CC1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40" w:author="Glauber Matteis Gadelha" w:date="2020-02-28T10:54:00Z"/>
          <w:rFonts w:ascii="Consolas" w:eastAsia="Times New Roman" w:hAnsi="Consolas" w:cs="Times New Roman"/>
          <w:color w:val="5C5C5C"/>
          <w:sz w:val="16"/>
          <w:szCs w:val="16"/>
          <w:lang w:eastAsia="pt-BR"/>
        </w:rPr>
      </w:pPr>
      <w:ins w:id="184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ins>
    </w:p>
    <w:p w14:paraId="6701EF8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42" w:author="Glauber Matteis Gadelha" w:date="2020-02-28T10:54:00Z"/>
          <w:rFonts w:ascii="Consolas" w:eastAsia="Times New Roman" w:hAnsi="Consolas" w:cs="Times New Roman"/>
          <w:color w:val="5C5C5C"/>
          <w:sz w:val="16"/>
          <w:szCs w:val="16"/>
          <w:lang w:eastAsia="pt-BR"/>
        </w:rPr>
      </w:pPr>
      <w:ins w:id="184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05028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44" w:author="Glauber Matteis Gadelha" w:date="2020-02-28T10:54:00Z"/>
          <w:rFonts w:ascii="Consolas" w:eastAsia="Times New Roman" w:hAnsi="Consolas" w:cs="Times New Roman"/>
          <w:color w:val="5C5C5C"/>
          <w:sz w:val="16"/>
          <w:szCs w:val="16"/>
          <w:lang w:eastAsia="pt-BR"/>
        </w:rPr>
      </w:pPr>
      <w:ins w:id="1845"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E1D522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46" w:author="Glauber Matteis Gadelha" w:date="2020-02-28T10:54:00Z"/>
          <w:rFonts w:ascii="Consolas" w:eastAsia="Times New Roman" w:hAnsi="Consolas" w:cs="Times New Roman"/>
          <w:color w:val="5C5C5C"/>
          <w:sz w:val="16"/>
          <w:szCs w:val="16"/>
          <w:lang w:eastAsia="pt-BR"/>
        </w:rPr>
      </w:pPr>
      <w:ins w:id="1847"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ins>
    </w:p>
    <w:p w14:paraId="35E5EE2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48" w:author="Glauber Matteis Gadelha" w:date="2020-02-28T10:54:00Z"/>
          <w:rFonts w:ascii="Consolas" w:eastAsia="Times New Roman" w:hAnsi="Consolas" w:cs="Times New Roman"/>
          <w:color w:val="5C5C5C"/>
          <w:sz w:val="16"/>
          <w:szCs w:val="16"/>
          <w:lang w:eastAsia="pt-BR"/>
        </w:rPr>
      </w:pPr>
      <w:ins w:id="184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ins>
    </w:p>
    <w:p w14:paraId="50ED056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50" w:author="Glauber Matteis Gadelha" w:date="2020-02-28T10:54:00Z"/>
          <w:rFonts w:ascii="Consolas" w:eastAsia="Times New Roman" w:hAnsi="Consolas" w:cs="Times New Roman"/>
          <w:color w:val="5C5C5C"/>
          <w:sz w:val="16"/>
          <w:szCs w:val="16"/>
          <w:lang w:eastAsia="pt-BR"/>
        </w:rPr>
      </w:pPr>
      <w:ins w:id="185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FF65BE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52" w:author="Glauber Matteis Gadelha" w:date="2020-02-28T10:54:00Z"/>
          <w:rFonts w:ascii="Consolas" w:eastAsia="Times New Roman" w:hAnsi="Consolas" w:cs="Times New Roman"/>
          <w:color w:val="5C5C5C"/>
          <w:sz w:val="16"/>
          <w:szCs w:val="16"/>
          <w:lang w:eastAsia="pt-BR"/>
        </w:rPr>
      </w:pPr>
      <w:ins w:id="1853"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.csv(</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function</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data) {  </w:t>
        </w:r>
      </w:ins>
    </w:p>
    <w:p w14:paraId="19315C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54" w:author="Glauber Matteis Gadelha" w:date="2020-02-28T10:54:00Z"/>
          <w:rFonts w:ascii="Consolas" w:eastAsia="Times New Roman" w:hAnsi="Consolas" w:cs="Times New Roman"/>
          <w:color w:val="5C5C5C"/>
          <w:sz w:val="16"/>
          <w:szCs w:val="16"/>
          <w:lang w:eastAsia="pt-BR"/>
        </w:rPr>
      </w:pPr>
      <w:ins w:id="1855"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ins>
    </w:p>
    <w:p w14:paraId="15B4A15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56" w:author="Glauber Matteis Gadelha" w:date="2020-02-28T10:54:00Z"/>
          <w:rFonts w:ascii="Consolas" w:eastAsia="Times New Roman" w:hAnsi="Consolas" w:cs="Times New Roman"/>
          <w:color w:val="5C5C5C"/>
          <w:sz w:val="16"/>
          <w:szCs w:val="16"/>
          <w:lang w:eastAsia="pt-BR"/>
        </w:rPr>
      </w:pPr>
      <w:ins w:id="1857"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ins>
    </w:p>
    <w:p w14:paraId="4D9D455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58" w:author="Glauber Matteis Gadelha" w:date="2020-02-28T10:54:00Z"/>
          <w:rFonts w:ascii="Consolas" w:eastAsia="Times New Roman" w:hAnsi="Consolas" w:cs="Times New Roman"/>
          <w:color w:val="5C5C5C"/>
          <w:sz w:val="16"/>
          <w:szCs w:val="16"/>
          <w:lang w:eastAsia="pt-BR"/>
        </w:rPr>
      </w:pPr>
      <w:ins w:id="185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57AEF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60" w:author="Glauber Matteis Gadelha" w:date="2020-02-28T10:54:00Z"/>
          <w:rFonts w:ascii="Consolas" w:eastAsia="Times New Roman" w:hAnsi="Consolas" w:cs="Times New Roman"/>
          <w:color w:val="5C5C5C"/>
          <w:sz w:val="16"/>
          <w:szCs w:val="16"/>
          <w:lang w:eastAsia="pt-BR"/>
        </w:rPr>
      </w:pPr>
      <w:ins w:id="186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ins>
    </w:p>
    <w:p w14:paraId="7849B97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62" w:author="Glauber Matteis Gadelha" w:date="2020-02-28T10:54:00Z"/>
          <w:rFonts w:ascii="Consolas" w:eastAsia="Times New Roman" w:hAnsi="Consolas" w:cs="Times New Roman"/>
          <w:color w:val="5C5C5C"/>
          <w:sz w:val="16"/>
          <w:szCs w:val="16"/>
          <w:lang w:eastAsia="pt-BR"/>
        </w:rPr>
      </w:pPr>
      <w:ins w:id="186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F5C8FC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64" w:author="Glauber Matteis Gadelha" w:date="2020-02-28T10:54:00Z"/>
          <w:rFonts w:ascii="Consolas" w:eastAsia="Times New Roman" w:hAnsi="Consolas" w:cs="Times New Roman"/>
          <w:color w:val="5C5C5C"/>
          <w:sz w:val="16"/>
          <w:szCs w:val="16"/>
          <w:lang w:eastAsia="pt-BR"/>
        </w:rPr>
      </w:pPr>
      <w:ins w:id="1865" w:author="Glauber Matteis Gadelha" w:date="2020-02-28T10:54:00Z">
        <w:r w:rsidRPr="00DB37D0">
          <w:rPr>
            <w:rFonts w:ascii="Consolas" w:eastAsia="Times New Roman" w:hAnsi="Consolas" w:cs="Times New Roman"/>
            <w:color w:val="000000"/>
            <w:sz w:val="16"/>
            <w:szCs w:val="16"/>
            <w:bdr w:val="none" w:sz="0" w:space="0" w:color="auto" w:frame="1"/>
            <w:lang w:eastAsia="pt-BR"/>
          </w:rPr>
          <w:lastRenderedPageBreak/>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ins>
    </w:p>
    <w:p w14:paraId="5D0489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66" w:author="Glauber Matteis Gadelha" w:date="2020-02-28T10:54:00Z"/>
          <w:rFonts w:ascii="Consolas" w:eastAsia="Times New Roman" w:hAnsi="Consolas" w:cs="Times New Roman"/>
          <w:color w:val="5C5C5C"/>
          <w:sz w:val="16"/>
          <w:szCs w:val="16"/>
          <w:lang w:eastAsia="pt-BR"/>
        </w:rPr>
      </w:pPr>
      <w:ins w:id="186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122951C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68" w:author="Glauber Matteis Gadelha" w:date="2020-02-28T10:54:00Z"/>
          <w:rFonts w:ascii="Consolas" w:eastAsia="Times New Roman" w:hAnsi="Consolas" w:cs="Times New Roman"/>
          <w:color w:val="5C5C5C"/>
          <w:sz w:val="16"/>
          <w:szCs w:val="16"/>
          <w:lang w:eastAsia="pt-BR"/>
        </w:rPr>
      </w:pPr>
      <w:ins w:id="186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56321F9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70" w:author="Glauber Matteis Gadelha" w:date="2020-02-28T10:54:00Z"/>
          <w:rFonts w:ascii="Consolas" w:eastAsia="Times New Roman" w:hAnsi="Consolas" w:cs="Times New Roman"/>
          <w:color w:val="5C5C5C"/>
          <w:sz w:val="16"/>
          <w:szCs w:val="16"/>
          <w:lang w:eastAsia="pt-BR"/>
        </w:rPr>
      </w:pPr>
      <w:ins w:id="187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ins>
    </w:p>
    <w:p w14:paraId="5BF3EDA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72" w:author="Glauber Matteis Gadelha" w:date="2020-02-28T10:54:00Z"/>
          <w:rFonts w:ascii="Consolas" w:eastAsia="Times New Roman" w:hAnsi="Consolas" w:cs="Times New Roman"/>
          <w:color w:val="5C5C5C"/>
          <w:sz w:val="16"/>
          <w:szCs w:val="16"/>
          <w:lang w:eastAsia="pt-BR"/>
        </w:rPr>
      </w:pPr>
      <w:ins w:id="187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7F1FAA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74" w:author="Glauber Matteis Gadelha" w:date="2020-02-28T10:54:00Z"/>
          <w:rFonts w:ascii="Consolas" w:eastAsia="Times New Roman" w:hAnsi="Consolas" w:cs="Times New Roman"/>
          <w:color w:val="5C5C5C"/>
          <w:sz w:val="16"/>
          <w:szCs w:val="16"/>
          <w:lang w:eastAsia="pt-BR"/>
        </w:rPr>
      </w:pPr>
      <w:ins w:id="187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ins>
    </w:p>
    <w:p w14:paraId="592A06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76" w:author="Glauber Matteis Gadelha" w:date="2020-02-28T10:54:00Z"/>
          <w:rFonts w:ascii="Consolas" w:eastAsia="Times New Roman" w:hAnsi="Consolas" w:cs="Times New Roman"/>
          <w:color w:val="5C5C5C"/>
          <w:sz w:val="16"/>
          <w:szCs w:val="16"/>
          <w:lang w:eastAsia="pt-BR"/>
        </w:rPr>
      </w:pPr>
      <w:ins w:id="1877"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ins>
    </w:p>
    <w:p w14:paraId="3C3706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78" w:author="Glauber Matteis Gadelha" w:date="2020-02-28T10:54:00Z"/>
          <w:rFonts w:ascii="Consolas" w:eastAsia="Times New Roman" w:hAnsi="Consolas" w:cs="Times New Roman"/>
          <w:color w:val="5C5C5C"/>
          <w:sz w:val="16"/>
          <w:szCs w:val="16"/>
          <w:lang w:eastAsia="pt-BR"/>
        </w:rPr>
      </w:pPr>
      <w:ins w:id="187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ins>
    </w:p>
    <w:p w14:paraId="2608E30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80" w:author="Glauber Matteis Gadelha" w:date="2020-02-28T10:54:00Z"/>
          <w:rFonts w:ascii="Consolas" w:eastAsia="Times New Roman" w:hAnsi="Consolas" w:cs="Times New Roman"/>
          <w:color w:val="5C5C5C"/>
          <w:sz w:val="16"/>
          <w:szCs w:val="16"/>
          <w:lang w:eastAsia="pt-BR"/>
        </w:rPr>
      </w:pPr>
      <w:ins w:id="188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ins>
    </w:p>
    <w:p w14:paraId="3DFA9A3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82" w:author="Glauber Matteis Gadelha" w:date="2020-02-28T10:54:00Z"/>
          <w:rFonts w:ascii="Consolas" w:eastAsia="Times New Roman" w:hAnsi="Consolas" w:cs="Times New Roman"/>
          <w:color w:val="5C5C5C"/>
          <w:sz w:val="16"/>
          <w:szCs w:val="16"/>
          <w:lang w:eastAsia="pt-BR"/>
        </w:rPr>
      </w:pPr>
      <w:ins w:id="188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1FB614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84" w:author="Glauber Matteis Gadelha" w:date="2020-02-28T10:54:00Z"/>
          <w:rFonts w:ascii="Consolas" w:eastAsia="Times New Roman" w:hAnsi="Consolas" w:cs="Times New Roman"/>
          <w:color w:val="5C5C5C"/>
          <w:sz w:val="16"/>
          <w:szCs w:val="16"/>
          <w:lang w:eastAsia="pt-BR"/>
        </w:rPr>
      </w:pPr>
      <w:ins w:id="1885"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ins>
    </w:p>
    <w:p w14:paraId="33CF180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86" w:author="Glauber Matteis Gadelha" w:date="2020-02-28T10:54:00Z"/>
          <w:rFonts w:ascii="Consolas" w:eastAsia="Times New Roman" w:hAnsi="Consolas" w:cs="Times New Roman"/>
          <w:color w:val="5C5C5C"/>
          <w:sz w:val="16"/>
          <w:szCs w:val="16"/>
          <w:lang w:eastAsia="pt-BR"/>
        </w:rPr>
      </w:pPr>
      <w:ins w:id="1887"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ins>
    </w:p>
    <w:p w14:paraId="2ADA03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88" w:author="Glauber Matteis Gadelha" w:date="2020-02-28T10:54:00Z"/>
          <w:rFonts w:ascii="Consolas" w:eastAsia="Times New Roman" w:hAnsi="Consolas" w:cs="Times New Roman"/>
          <w:color w:val="5C5C5C"/>
          <w:sz w:val="16"/>
          <w:szCs w:val="16"/>
          <w:lang w:eastAsia="pt-BR"/>
        </w:rPr>
      </w:pPr>
      <w:ins w:id="188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ins>
    </w:p>
    <w:p w14:paraId="08B8195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90" w:author="Glauber Matteis Gadelha" w:date="2020-02-28T10:54:00Z"/>
          <w:rFonts w:ascii="Consolas" w:eastAsia="Times New Roman" w:hAnsi="Consolas" w:cs="Times New Roman"/>
          <w:color w:val="5C5C5C"/>
          <w:sz w:val="16"/>
          <w:szCs w:val="16"/>
          <w:lang w:eastAsia="pt-BR"/>
        </w:rPr>
      </w:pPr>
      <w:ins w:id="189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19B098C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92" w:author="Glauber Matteis Gadelha" w:date="2020-02-28T10:54:00Z"/>
          <w:rFonts w:ascii="Consolas" w:eastAsia="Times New Roman" w:hAnsi="Consolas" w:cs="Times New Roman"/>
          <w:color w:val="5C5C5C"/>
          <w:sz w:val="16"/>
          <w:szCs w:val="16"/>
          <w:lang w:eastAsia="pt-BR"/>
        </w:rPr>
      </w:pPr>
      <w:ins w:id="189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6E1443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94" w:author="Glauber Matteis Gadelha" w:date="2020-02-28T10:54:00Z"/>
          <w:rFonts w:ascii="Consolas" w:eastAsia="Times New Roman" w:hAnsi="Consolas" w:cs="Times New Roman"/>
          <w:color w:val="5C5C5C"/>
          <w:sz w:val="16"/>
          <w:szCs w:val="16"/>
          <w:lang w:eastAsia="pt-BR"/>
        </w:rPr>
      </w:pPr>
      <w:ins w:id="1895"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B03920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896" w:author="Glauber Matteis Gadelha" w:date="2020-02-28T10:54:00Z"/>
          <w:rFonts w:ascii="Consolas" w:eastAsia="Times New Roman" w:hAnsi="Consolas" w:cs="Times New Roman"/>
          <w:color w:val="5C5C5C"/>
          <w:sz w:val="16"/>
          <w:szCs w:val="16"/>
          <w:lang w:eastAsia="pt-BR"/>
        </w:rPr>
      </w:pPr>
      <w:ins w:id="1897"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30512E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898" w:author="Glauber Matteis Gadelha" w:date="2020-02-28T10:54:00Z"/>
          <w:rFonts w:ascii="Consolas" w:eastAsia="Times New Roman" w:hAnsi="Consolas" w:cs="Times New Roman"/>
          <w:color w:val="5C5C5C"/>
          <w:sz w:val="16"/>
          <w:szCs w:val="16"/>
          <w:lang w:eastAsia="pt-BR"/>
        </w:rPr>
      </w:pPr>
      <w:ins w:id="189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4B2AF9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00" w:author="Glauber Matteis Gadelha" w:date="2020-02-28T10:54:00Z"/>
          <w:rFonts w:ascii="Consolas" w:eastAsia="Times New Roman" w:hAnsi="Consolas" w:cs="Times New Roman"/>
          <w:color w:val="5C5C5C"/>
          <w:sz w:val="16"/>
          <w:szCs w:val="16"/>
          <w:lang w:eastAsia="pt-BR"/>
        </w:rPr>
      </w:pPr>
      <w:ins w:id="190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ins>
    </w:p>
    <w:p w14:paraId="4605EF0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02" w:author="Glauber Matteis Gadelha" w:date="2020-02-28T10:54:00Z"/>
          <w:rFonts w:ascii="Consolas" w:eastAsia="Times New Roman" w:hAnsi="Consolas" w:cs="Times New Roman"/>
          <w:color w:val="5C5C5C"/>
          <w:sz w:val="16"/>
          <w:szCs w:val="16"/>
          <w:lang w:eastAsia="pt-BR"/>
        </w:rPr>
      </w:pPr>
      <w:ins w:id="190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6CAF6622" w14:textId="0DA41161"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04" w:author="Glauber Matteis Gadelha" w:date="2020-02-28T10:54:00Z"/>
          <w:rFonts w:ascii="Consolas" w:eastAsia="Times New Roman" w:hAnsi="Consolas" w:cs="Times New Roman"/>
          <w:color w:val="5C5C5C"/>
          <w:sz w:val="16"/>
          <w:szCs w:val="16"/>
          <w:lang w:eastAsia="pt-BR"/>
        </w:rPr>
      </w:pPr>
      <w:ins w:id="1905"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ins>
      <w:ins w:id="1906" w:author="Glauber Matteis Gadelha" w:date="2020-02-28T23:35:00Z">
        <w:r w:rsidR="00D8651A">
          <w:rPr>
            <w:rFonts w:ascii="Consolas" w:eastAsia="Times New Roman" w:hAnsi="Consolas" w:cs="Times New Roman"/>
            <w:color w:val="008200"/>
            <w:sz w:val="16"/>
            <w:szCs w:val="16"/>
            <w:bdr w:val="none" w:sz="0" w:space="0" w:color="auto" w:frame="1"/>
            <w:lang w:eastAsia="pt-BR"/>
          </w:rPr>
          <w:t>cinco</w:t>
        </w:r>
      </w:ins>
      <w:ins w:id="1907" w:author="Glauber Matteis Gadelha" w:date="2020-02-28T10:54:00Z">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ins>
    </w:p>
    <w:p w14:paraId="1FEE25F5" w14:textId="07B1BC5C"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08" w:author="Glauber Matteis Gadelha" w:date="2020-02-28T10:54:00Z"/>
          <w:rFonts w:ascii="Consolas" w:eastAsia="Times New Roman" w:hAnsi="Consolas" w:cs="Times New Roman"/>
          <w:color w:val="5C5C5C"/>
          <w:sz w:val="16"/>
          <w:szCs w:val="16"/>
          <w:lang w:eastAsia="pt-BR"/>
        </w:rPr>
      </w:pPr>
      <w:ins w:id="190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ins>
      <w:proofErr w:type="gramEnd"/>
      <w:ins w:id="1910" w:author="Glauber Matteis Gadelha" w:date="2020-02-28T23:35:00Z">
        <w:r w:rsidR="00D8651A">
          <w:rPr>
            <w:rFonts w:ascii="Consolas" w:eastAsia="Times New Roman" w:hAnsi="Consolas" w:cs="Times New Roman"/>
            <w:color w:val="C00000"/>
            <w:sz w:val="16"/>
            <w:szCs w:val="16"/>
            <w:bdr w:val="none" w:sz="0" w:space="0" w:color="auto" w:frame="1"/>
            <w:lang w:eastAsia="pt-BR"/>
          </w:rPr>
          <w:t>5</w:t>
        </w:r>
      </w:ins>
      <w:ins w:id="191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0E32E85F"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12" w:author="Glauber Matteis Gadelha" w:date="2020-02-28T10:54:00Z"/>
          <w:rFonts w:ascii="Consolas" w:eastAsia="Times New Roman" w:hAnsi="Consolas" w:cs="Times New Roman"/>
          <w:color w:val="5C5C5C"/>
          <w:sz w:val="16"/>
          <w:szCs w:val="16"/>
          <w:lang w:eastAsia="pt-BR"/>
        </w:rPr>
      </w:pPr>
      <w:ins w:id="191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5209391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14" w:author="Glauber Matteis Gadelha" w:date="2020-02-28T10:54:00Z"/>
          <w:rFonts w:ascii="Consolas" w:eastAsia="Times New Roman" w:hAnsi="Consolas" w:cs="Times New Roman"/>
          <w:color w:val="5C5C5C"/>
          <w:sz w:val="16"/>
          <w:szCs w:val="16"/>
          <w:lang w:eastAsia="pt-BR"/>
        </w:rPr>
      </w:pPr>
      <w:ins w:id="1915"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6E0D4A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16" w:author="Glauber Matteis Gadelha" w:date="2020-02-28T10:54:00Z"/>
          <w:rFonts w:ascii="Consolas" w:eastAsia="Times New Roman" w:hAnsi="Consolas" w:cs="Times New Roman"/>
          <w:color w:val="5C5C5C"/>
          <w:sz w:val="16"/>
          <w:szCs w:val="16"/>
          <w:lang w:eastAsia="pt-BR"/>
        </w:rPr>
      </w:pPr>
      <w:ins w:id="1917"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ins>
    </w:p>
    <w:p w14:paraId="3A4A7F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18" w:author="Glauber Matteis Gadelha" w:date="2020-02-28T10:54:00Z"/>
          <w:rFonts w:ascii="Consolas" w:eastAsia="Times New Roman" w:hAnsi="Consolas" w:cs="Times New Roman"/>
          <w:color w:val="5C5C5C"/>
          <w:sz w:val="16"/>
          <w:szCs w:val="16"/>
          <w:lang w:eastAsia="pt-BR"/>
        </w:rPr>
      </w:pPr>
      <w:ins w:id="191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5718AE95"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20" w:author="Glauber Matteis Gadelha" w:date="2020-02-28T10:54:00Z"/>
          <w:rFonts w:ascii="Consolas" w:eastAsia="Times New Roman" w:hAnsi="Consolas" w:cs="Times New Roman"/>
          <w:color w:val="5C5C5C"/>
          <w:sz w:val="16"/>
          <w:szCs w:val="16"/>
          <w:lang w:eastAsia="pt-BR"/>
        </w:rPr>
      </w:pPr>
      <w:ins w:id="192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ins>
    </w:p>
    <w:p w14:paraId="68EE6DC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22" w:author="Glauber Matteis Gadelha" w:date="2020-02-28T10:54:00Z"/>
          <w:rFonts w:ascii="Consolas" w:eastAsia="Times New Roman" w:hAnsi="Consolas" w:cs="Times New Roman"/>
          <w:color w:val="5C5C5C"/>
          <w:sz w:val="16"/>
          <w:szCs w:val="16"/>
          <w:lang w:eastAsia="pt-BR"/>
        </w:rPr>
      </w:pPr>
      <w:ins w:id="1923" w:author="Glauber Matteis Gadelha" w:date="2020-02-28T10:54:00Z">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ins>
    </w:p>
    <w:p w14:paraId="1DF681D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24" w:author="Glauber Matteis Gadelha" w:date="2020-02-28T10:54:00Z"/>
          <w:rFonts w:ascii="Consolas" w:eastAsia="Times New Roman" w:hAnsi="Consolas" w:cs="Times New Roman"/>
          <w:color w:val="5C5C5C"/>
          <w:sz w:val="16"/>
          <w:szCs w:val="16"/>
          <w:lang w:eastAsia="pt-BR"/>
        </w:rPr>
      </w:pPr>
      <w:ins w:id="192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14DF524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26" w:author="Glauber Matteis Gadelha" w:date="2020-02-28T10:54:00Z"/>
          <w:rFonts w:ascii="Consolas" w:eastAsia="Times New Roman" w:hAnsi="Consolas" w:cs="Times New Roman"/>
          <w:color w:val="5C5C5C"/>
          <w:sz w:val="16"/>
          <w:szCs w:val="16"/>
          <w:lang w:eastAsia="pt-BR"/>
        </w:rPr>
      </w:pPr>
      <w:ins w:id="192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5663FA0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28" w:author="Glauber Matteis Gadelha" w:date="2020-02-28T10:54:00Z"/>
          <w:rFonts w:ascii="Consolas" w:eastAsia="Times New Roman" w:hAnsi="Consolas" w:cs="Times New Roman"/>
          <w:color w:val="5C5C5C"/>
          <w:sz w:val="16"/>
          <w:szCs w:val="16"/>
          <w:lang w:eastAsia="pt-BR"/>
        </w:rPr>
      </w:pPr>
      <w:ins w:id="192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ins>
    </w:p>
    <w:p w14:paraId="547AE98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30" w:author="Glauber Matteis Gadelha" w:date="2020-02-28T10:54:00Z"/>
          <w:rFonts w:ascii="Consolas" w:eastAsia="Times New Roman" w:hAnsi="Consolas" w:cs="Times New Roman"/>
          <w:color w:val="5C5C5C"/>
          <w:sz w:val="16"/>
          <w:szCs w:val="16"/>
          <w:lang w:eastAsia="pt-BR"/>
        </w:rPr>
      </w:pPr>
      <w:ins w:id="193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ins>
    </w:p>
    <w:p w14:paraId="0A5CDE5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32" w:author="Glauber Matteis Gadelha" w:date="2020-02-28T10:54:00Z"/>
          <w:rFonts w:ascii="Consolas" w:eastAsia="Times New Roman" w:hAnsi="Consolas" w:cs="Times New Roman"/>
          <w:color w:val="5C5C5C"/>
          <w:sz w:val="16"/>
          <w:szCs w:val="16"/>
          <w:lang w:eastAsia="pt-BR"/>
        </w:rPr>
      </w:pPr>
      <w:ins w:id="193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27CA9F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34" w:author="Glauber Matteis Gadelha" w:date="2020-02-28T10:54:00Z"/>
          <w:rFonts w:ascii="Consolas" w:eastAsia="Times New Roman" w:hAnsi="Consolas" w:cs="Times New Roman"/>
          <w:color w:val="5C5C5C"/>
          <w:sz w:val="16"/>
          <w:szCs w:val="16"/>
          <w:lang w:eastAsia="pt-BR"/>
        </w:rPr>
      </w:pPr>
      <w:ins w:id="1935" w:author="Glauber Matteis Gadelha" w:date="2020-02-28T10:54:00Z">
        <w:r w:rsidRPr="00DB37D0">
          <w:rPr>
            <w:rFonts w:ascii="Consolas" w:eastAsia="Times New Roman" w:hAnsi="Consolas" w:cs="Times New Roman"/>
            <w:color w:val="000000"/>
            <w:sz w:val="16"/>
            <w:szCs w:val="16"/>
            <w:bdr w:val="none" w:sz="0" w:space="0" w:color="auto" w:frame="1"/>
            <w:lang w:eastAsia="pt-BR"/>
          </w:rPr>
          <w:t>        ;  </w:t>
        </w:r>
      </w:ins>
    </w:p>
    <w:p w14:paraId="235D65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36" w:author="Glauber Matteis Gadelha" w:date="2020-02-28T10:54:00Z"/>
          <w:rFonts w:ascii="Consolas" w:eastAsia="Times New Roman" w:hAnsi="Consolas" w:cs="Times New Roman"/>
          <w:color w:val="5C5C5C"/>
          <w:sz w:val="16"/>
          <w:szCs w:val="16"/>
          <w:lang w:eastAsia="pt-BR"/>
        </w:rPr>
      </w:pPr>
      <w:ins w:id="193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1127AE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38" w:author="Glauber Matteis Gadelha" w:date="2020-02-28T10:54:00Z"/>
          <w:rFonts w:ascii="Consolas" w:eastAsia="Times New Roman" w:hAnsi="Consolas" w:cs="Times New Roman"/>
          <w:color w:val="5C5C5C"/>
          <w:sz w:val="16"/>
          <w:szCs w:val="16"/>
          <w:lang w:eastAsia="pt-BR"/>
        </w:rPr>
      </w:pPr>
      <w:ins w:id="1939"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D02070C"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40" w:author="Glauber Matteis Gadelha" w:date="2020-02-28T10:54:00Z"/>
          <w:rFonts w:ascii="Consolas" w:eastAsia="Times New Roman" w:hAnsi="Consolas" w:cs="Times New Roman"/>
          <w:color w:val="5C5C5C"/>
          <w:sz w:val="16"/>
          <w:szCs w:val="16"/>
          <w:lang w:eastAsia="pt-BR"/>
        </w:rPr>
      </w:pPr>
      <w:ins w:id="1941"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ins>
    </w:p>
    <w:p w14:paraId="61D53F5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42" w:author="Glauber Matteis Gadelha" w:date="2020-02-28T10:54:00Z"/>
          <w:rFonts w:ascii="Consolas" w:eastAsia="Times New Roman" w:hAnsi="Consolas" w:cs="Times New Roman"/>
          <w:color w:val="5C5C5C"/>
          <w:sz w:val="16"/>
          <w:szCs w:val="16"/>
          <w:lang w:eastAsia="pt-BR"/>
        </w:rPr>
      </w:pPr>
      <w:ins w:id="1943"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&lt;/script&gt;  </w:t>
        </w:r>
      </w:ins>
    </w:p>
    <w:p w14:paraId="4CEC8AC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944" w:author="Glauber Matteis Gadelha" w:date="2020-02-28T10:54:00Z"/>
          <w:rFonts w:ascii="Consolas" w:eastAsia="Times New Roman" w:hAnsi="Consolas" w:cs="Times New Roman"/>
          <w:color w:val="5C5C5C"/>
          <w:sz w:val="16"/>
          <w:szCs w:val="16"/>
          <w:lang w:eastAsia="pt-BR"/>
        </w:rPr>
      </w:pPr>
      <w:ins w:id="1945"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994024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946" w:author="Glauber Matteis Gadelha" w:date="2020-02-28T10:54:00Z"/>
          <w:rFonts w:ascii="Consolas" w:eastAsia="Times New Roman" w:hAnsi="Consolas" w:cs="Times New Roman"/>
          <w:color w:val="5C5C5C"/>
          <w:sz w:val="16"/>
          <w:szCs w:val="16"/>
          <w:lang w:eastAsia="pt-BR"/>
        </w:rPr>
      </w:pPr>
      <w:ins w:id="1947"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ins>
    </w:p>
    <w:p w14:paraId="64E92443" w14:textId="6024986E" w:rsidR="00AC14A7" w:rsidDel="00AC14A7" w:rsidRDefault="00AC14A7" w:rsidP="001D7FEB">
      <w:pPr>
        <w:jc w:val="center"/>
        <w:rPr>
          <w:del w:id="1948" w:author="Glauber Matteis Gadelha" w:date="2020-02-28T10:55:00Z"/>
          <w:b/>
          <w:sz w:val="20"/>
        </w:rPr>
      </w:pPr>
    </w:p>
    <w:p w14:paraId="2DCF28B8" w14:textId="28895A84" w:rsidR="00E037FC" w:rsidRPr="00E037FC" w:rsidDel="00AC14A7" w:rsidRDefault="00E037FC" w:rsidP="001D7F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del w:id="1949" w:author="Glauber Matteis Gadelha" w:date="2020-02-28T10:55:00Z"/>
          <w:rFonts w:ascii="Consolas" w:eastAsia="Times New Roman" w:hAnsi="Consolas" w:cs="Courier New"/>
          <w:color w:val="A9B7C6"/>
          <w:sz w:val="16"/>
          <w:szCs w:val="16"/>
          <w:lang w:eastAsia="pt-BR"/>
        </w:rPr>
      </w:pPr>
      <w:del w:id="1950" w:author="Glauber Matteis Gadelha" w:date="2020-02-28T10:55:00Z">
        <w:r w:rsidRPr="00301F6A" w:rsidDel="00AC14A7">
          <w:rPr>
            <w:rFonts w:ascii="Consolas" w:eastAsia="Times New Roman" w:hAnsi="Consolas" w:cs="Courier New"/>
            <w:color w:val="E8BF6A"/>
            <w:sz w:val="16"/>
            <w:szCs w:val="16"/>
            <w:lang w:val="en-US" w:eastAsia="pt-BR"/>
          </w:rPr>
          <w:delText xml:space="preserve">&lt;!doctype </w:delText>
        </w:r>
        <w:r w:rsidRPr="00301F6A" w:rsidDel="00AC14A7">
          <w:rPr>
            <w:rFonts w:ascii="Consolas" w:eastAsia="Times New Roman" w:hAnsi="Consolas" w:cs="Courier New"/>
            <w:color w:val="BABABA"/>
            <w:sz w:val="16"/>
            <w:szCs w:val="16"/>
            <w:lang w:val="en-US" w:eastAsia="pt-BR"/>
          </w:rPr>
          <w:delText>html</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&lt;html </w:delText>
        </w:r>
        <w:r w:rsidRPr="00301F6A" w:rsidDel="00AC14A7">
          <w:rPr>
            <w:rFonts w:ascii="Consolas" w:eastAsia="Times New Roman" w:hAnsi="Consolas" w:cs="Courier New"/>
            <w:color w:val="BABABA"/>
            <w:sz w:val="16"/>
            <w:szCs w:val="16"/>
            <w:lang w:val="en-US" w:eastAsia="pt-BR"/>
          </w:rPr>
          <w:delText>lang</w:delText>
        </w:r>
        <w:r w:rsidRPr="00301F6A" w:rsidDel="00AC14A7">
          <w:rPr>
            <w:rFonts w:ascii="Consolas" w:eastAsia="Times New Roman" w:hAnsi="Consolas" w:cs="Courier New"/>
            <w:color w:val="A5C261"/>
            <w:sz w:val="16"/>
            <w:szCs w:val="16"/>
            <w:lang w:val="en-US" w:eastAsia="pt-BR"/>
          </w:rPr>
          <w:delText>="pt-br"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 xml:space="preserve">    &lt;title&gt;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&lt;/title&gt;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Required meta tags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&lt;meta </w:delText>
        </w:r>
        <w:r w:rsidRPr="00301F6A" w:rsidDel="00AC14A7">
          <w:rPr>
            <w:rFonts w:ascii="Consolas" w:eastAsia="Times New Roman" w:hAnsi="Consolas" w:cs="Courier New"/>
            <w:color w:val="BABABA"/>
            <w:sz w:val="16"/>
            <w:szCs w:val="16"/>
            <w:lang w:val="en-US" w:eastAsia="pt-BR"/>
          </w:rPr>
          <w:delText>charset</w:delText>
        </w:r>
        <w:r w:rsidRPr="00301F6A" w:rsidDel="00AC14A7">
          <w:rPr>
            <w:rFonts w:ascii="Consolas" w:eastAsia="Times New Roman" w:hAnsi="Consolas" w:cs="Courier New"/>
            <w:color w:val="A5C261"/>
            <w:sz w:val="16"/>
            <w:szCs w:val="16"/>
            <w:lang w:val="en-US" w:eastAsia="pt-BR"/>
          </w:rPr>
          <w:delText>="utf-8"</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&lt;meta </w:delText>
        </w:r>
        <w:r w:rsidRPr="00301F6A" w:rsidDel="00AC14A7">
          <w:rPr>
            <w:rFonts w:ascii="Consolas" w:eastAsia="Times New Roman" w:hAnsi="Consolas" w:cs="Courier New"/>
            <w:color w:val="BABABA"/>
            <w:sz w:val="16"/>
            <w:szCs w:val="16"/>
            <w:lang w:val="en-US" w:eastAsia="pt-BR"/>
          </w:rPr>
          <w:delText>name</w:delText>
        </w:r>
        <w:r w:rsidRPr="00301F6A" w:rsidDel="00AC14A7">
          <w:rPr>
            <w:rFonts w:ascii="Consolas" w:eastAsia="Times New Roman" w:hAnsi="Consolas" w:cs="Courier New"/>
            <w:color w:val="A5C261"/>
            <w:sz w:val="16"/>
            <w:szCs w:val="16"/>
            <w:lang w:val="en-US" w:eastAsia="pt-BR"/>
          </w:rPr>
          <w:delText xml:space="preserve">="viewport" </w:delText>
        </w:r>
        <w:r w:rsidRPr="00301F6A" w:rsidDel="00AC14A7">
          <w:rPr>
            <w:rFonts w:ascii="Consolas" w:eastAsia="Times New Roman" w:hAnsi="Consolas" w:cs="Courier New"/>
            <w:color w:val="BABABA"/>
            <w:sz w:val="16"/>
            <w:szCs w:val="16"/>
            <w:lang w:val="en-US" w:eastAsia="pt-BR"/>
          </w:rPr>
          <w:delText>content</w:delText>
        </w:r>
        <w:r w:rsidRPr="00301F6A" w:rsidDel="00AC14A7">
          <w:rPr>
            <w:rFonts w:ascii="Consolas" w:eastAsia="Times New Roman" w:hAnsi="Consolas" w:cs="Courier New"/>
            <w:color w:val="A5C261"/>
            <w:sz w:val="16"/>
            <w:szCs w:val="16"/>
            <w:lang w:val="en-US" w:eastAsia="pt-BR"/>
          </w:rPr>
          <w:delText>="width=device-width, initial-scale=1, shrink-to-fit=no"</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Bootstrap e DC CSS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="css/bootstrap.min.css"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="css/dc.css"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="css/dashgen.css"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=js/crossfilter.js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=js/d3.js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=js/dc.js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&lt;body&gt;</w:delText>
        </w:r>
        <w:r w:rsidRPr="00301F6A" w:rsidDel="00AC14A7">
          <w:rPr>
            <w:rFonts w:ascii="Consolas" w:eastAsia="Times New Roman" w:hAnsi="Consolas" w:cs="Courier New"/>
            <w:color w:val="E8BF6A"/>
            <w:sz w:val="16"/>
            <w:szCs w:val="16"/>
            <w:lang w:val="en-US" w:eastAsia="pt-BR"/>
          </w:rPr>
          <w:br/>
          <w:delText xml:space="preserve">&lt;div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="container"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="row dashgen-header" </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&lt;img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 xml:space="preserve">="img/ifpa_navlogo.png" </w:delText>
        </w:r>
        <w:r w:rsidRPr="00301F6A" w:rsidDel="00AC14A7">
          <w:rPr>
            <w:rFonts w:ascii="Consolas" w:eastAsia="Times New Roman" w:hAnsi="Consolas" w:cs="Courier New"/>
            <w:color w:val="BABABA"/>
            <w:sz w:val="16"/>
            <w:szCs w:val="16"/>
            <w:lang w:val="en-US" w:eastAsia="pt-BR"/>
          </w:rPr>
          <w:delText>width</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height</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alt</w:delText>
        </w:r>
        <w:r w:rsidRPr="00301F6A" w:rsidDel="00AC14A7">
          <w:rPr>
            <w:rFonts w:ascii="Consolas" w:eastAsia="Times New Roman" w:hAnsi="Consolas" w:cs="Courier New"/>
            <w:color w:val="A5C261"/>
            <w:sz w:val="16"/>
            <w:szCs w:val="16"/>
            <w:lang w:val="en-US" w:eastAsia="pt-BR"/>
          </w:rPr>
          <w:delText>="Logo IFPA"</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&lt;h1&gt;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&lt;/h1&gt;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 xml:space="preserve">&lt;#list </w:delText>
        </w:r>
        <w:r w:rsidRPr="00301F6A" w:rsidDel="00AC14A7">
          <w:rPr>
            <w:rFonts w:ascii="Consolas" w:eastAsia="Times New Roman" w:hAnsi="Consolas" w:cs="Courier New"/>
            <w:color w:val="A9B7C6"/>
            <w:sz w:val="16"/>
            <w:szCs w:val="16"/>
            <w:lang w:val="en-US" w:eastAsia="pt-BR"/>
          </w:rPr>
          <w:delText xml:space="preserve">graficos </w:delText>
        </w:r>
        <w:r w:rsidRPr="00301F6A" w:rsidDel="00AC14A7">
          <w:rPr>
            <w:rFonts w:ascii="Consolas" w:eastAsia="Times New Roman" w:hAnsi="Consolas" w:cs="Courier New"/>
            <w:color w:val="CC7832"/>
            <w:sz w:val="16"/>
            <w:szCs w:val="16"/>
            <w:lang w:val="en-US" w:eastAsia="pt-BR"/>
          </w:rPr>
          <w:delText xml:space="preserve">as </w:delText>
        </w:r>
        <w:r w:rsidRPr="00301F6A" w:rsidDel="00AC14A7">
          <w:rPr>
            <w:rFonts w:ascii="Consolas" w:eastAsia="Times New Roman" w:hAnsi="Consolas" w:cs="Courier New"/>
            <w:color w:val="A9B7C6"/>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&lt;div </w:delText>
        </w:r>
        <w:r w:rsidRPr="00301F6A" w:rsidDel="00AC14A7">
          <w:rPr>
            <w:rFonts w:ascii="Consolas" w:eastAsia="Times New Roman" w:hAnsi="Consolas" w:cs="Courier New"/>
            <w:color w:val="BABABA"/>
            <w:sz w:val="16"/>
            <w:szCs w:val="16"/>
            <w:lang w:val="en-US" w:eastAsia="pt-BR"/>
          </w:rPr>
          <w:delText>id</w:delText>
        </w:r>
        <w:r w:rsidRPr="00301F6A" w:rsidDel="00AC14A7">
          <w:rPr>
            <w:rFonts w:ascii="Consolas" w:eastAsia="Times New Roman" w:hAnsi="Consolas" w:cs="Courier New"/>
            <w:color w:val="A5C261"/>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 xml:space="preserve">"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='col-xs-12 col-md-12 col-lg-4'</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&lt;strong&gt;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grafico.nome</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&lt;/strong&gt;</w:delText>
        </w:r>
        <w:r w:rsidRPr="00301F6A" w:rsidDel="00AC14A7">
          <w:rPr>
            <w:rFonts w:ascii="Consolas" w:eastAsia="Times New Roman" w:hAnsi="Consolas" w:cs="Courier New"/>
            <w:color w:val="E8BF6A"/>
            <w:sz w:val="16"/>
            <w:szCs w:val="16"/>
            <w:lang w:val="en-US" w:eastAsia="pt-BR"/>
          </w:rPr>
          <w:br/>
          <w:delText xml:space="preserve">                &lt;span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 xml:space="preserve">Selected: </w:delText>
        </w:r>
        <w:r w:rsidRPr="00301F6A" w:rsidDel="00AC14A7">
          <w:rPr>
            <w:rFonts w:ascii="Consolas" w:eastAsia="Times New Roman" w:hAnsi="Consolas" w:cs="Courier New"/>
            <w:color w:val="E8BF6A"/>
            <w:sz w:val="16"/>
            <w:szCs w:val="16"/>
            <w:lang w:val="en-US" w:eastAsia="pt-BR"/>
          </w:rPr>
          <w:delText xml:space="preserve">&lt;span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="filter"</w:delText>
        </w:r>
        <w:r w:rsidRPr="00301F6A" w:rsidDel="00AC14A7">
          <w:rPr>
            <w:rFonts w:ascii="Consolas" w:eastAsia="Times New Roman" w:hAnsi="Consolas" w:cs="Courier New"/>
            <w:color w:val="E8BF6A"/>
            <w:sz w:val="16"/>
            <w:szCs w:val="16"/>
            <w:lang w:val="en-US" w:eastAsia="pt-BR"/>
          </w:rPr>
          <w:delText>&gt;&lt;/span&gt;&lt;/span&gt;</w:delText>
        </w:r>
        <w:r w:rsidRPr="00301F6A" w:rsidDel="00AC14A7">
          <w:rPr>
            <w:rFonts w:ascii="Consolas" w:eastAsia="Times New Roman" w:hAnsi="Consolas" w:cs="Courier New"/>
            <w:color w:val="E8BF6A"/>
            <w:sz w:val="16"/>
            <w:szCs w:val="16"/>
            <w:lang w:val="en-US" w:eastAsia="pt-BR"/>
          </w:rPr>
          <w:br/>
          <w:delText xml:space="preserve">                &lt;a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="javascript:grafico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.filterAll();</w:delText>
        </w:r>
        <w:r w:rsidRPr="00301F6A" w:rsidDel="00AC14A7">
          <w:rPr>
            <w:rFonts w:ascii="Consolas" w:eastAsia="Times New Roman" w:hAnsi="Consolas" w:cs="Courier New"/>
            <w:b/>
            <w:bCs/>
            <w:i/>
            <w:iCs/>
            <w:color w:val="9876AA"/>
            <w:sz w:val="16"/>
            <w:szCs w:val="16"/>
            <w:lang w:val="en-US" w:eastAsia="pt-BR"/>
          </w:rPr>
          <w:delText>dc</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FFC66D"/>
            <w:sz w:val="16"/>
            <w:szCs w:val="16"/>
            <w:lang w:val="en-US" w:eastAsia="pt-BR"/>
          </w:rPr>
          <w:delText>redrawAll</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A5C261"/>
            <w:sz w:val="16"/>
            <w:szCs w:val="16"/>
            <w:lang w:val="en-US" w:eastAsia="pt-BR"/>
          </w:rPr>
          <w:br/>
          <w:delText xml:space="preserve">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reset</w:delText>
        </w:r>
        <w:r w:rsidRPr="00301F6A" w:rsidDel="00AC14A7">
          <w:rPr>
            <w:rFonts w:ascii="Consolas" w:eastAsia="Times New Roman" w:hAnsi="Consolas" w:cs="Courier New"/>
            <w:color w:val="E8BF6A"/>
            <w:sz w:val="16"/>
            <w:szCs w:val="16"/>
            <w:lang w:val="en-US" w:eastAsia="pt-BR"/>
          </w:rPr>
          <w:delText>&lt;/a&gt;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="clearfix"</w:delText>
        </w:r>
        <w:r w:rsidRPr="00301F6A" w:rsidDel="00AC14A7">
          <w:rPr>
            <w:rFonts w:ascii="Consolas" w:eastAsia="Times New Roman" w:hAnsi="Consolas" w:cs="Courier New"/>
            <w:color w:val="E8BF6A"/>
            <w:sz w:val="16"/>
            <w:szCs w:val="16"/>
            <w:lang w:val="en-US" w:eastAsia="pt-BR"/>
          </w:rPr>
          <w:delText>&gt;&lt;/div&gt;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&lt;/#list&gt;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 dashgen-footer text-right"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Gerado Automaticamente pelo Dashgen. IPFA 2020</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&lt;/div&gt;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&lt;!-- Optional JavaScript --&gt;</w:delText>
        </w:r>
        <w:r w:rsidRPr="00301F6A" w:rsidDel="00AC14A7">
          <w:rPr>
            <w:rFonts w:ascii="Consolas" w:eastAsia="Times New Roman" w:hAnsi="Consolas" w:cs="Courier New"/>
            <w:color w:val="808080"/>
            <w:sz w:val="16"/>
            <w:szCs w:val="16"/>
            <w:lang w:val="en-US" w:eastAsia="pt-BR"/>
          </w:rPr>
          <w:br/>
          <w:delText>&lt;!-- jQuery first, then Popper.js, then Bootstrap JS --&gt;</w:delText>
        </w:r>
        <w:r w:rsidRPr="00301F6A" w:rsidDel="00AC14A7">
          <w:rPr>
            <w:rFonts w:ascii="Consolas" w:eastAsia="Times New Roman" w:hAnsi="Consolas" w:cs="Courier New"/>
            <w:color w:val="808080"/>
            <w:sz w:val="16"/>
            <w:szCs w:val="16"/>
            <w:lang w:val="en-US" w:eastAsia="pt-BR"/>
          </w:rPr>
          <w:br/>
        </w:r>
        <w:r w:rsidRPr="00301F6A" w:rsidDel="00AC14A7">
          <w:rPr>
            <w:rFonts w:ascii="Consolas" w:eastAsia="Times New Roman" w:hAnsi="Consolas" w:cs="Courier New"/>
            <w:color w:val="E8BF6A"/>
            <w:sz w:val="16"/>
            <w:szCs w:val="16"/>
            <w:lang w:val="en-US" w:eastAsia="pt-BR"/>
          </w:rPr>
          <w:delText xml:space="preserve">&lt;script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="js/jquery-3.4.1.min.js"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 xml:space="preserve">&lt;!-- </w:delText>
        </w:r>
        <w:r w:rsidRPr="00E037FC" w:rsidDel="00AC14A7">
          <w:rPr>
            <w:rFonts w:ascii="Consolas" w:eastAsia="Times New Roman" w:hAnsi="Consolas" w:cs="Courier New"/>
            <w:color w:val="808080"/>
            <w:sz w:val="16"/>
            <w:szCs w:val="16"/>
            <w:lang w:eastAsia="pt-BR"/>
          </w:rPr>
          <w:delText>Aqui começa a  geração dos gráficos --&gt;</w:delText>
        </w:r>
        <w:r w:rsidRPr="00E037FC" w:rsidDel="00AC14A7">
          <w:rPr>
            <w:rFonts w:ascii="Consolas" w:eastAsia="Times New Roman" w:hAnsi="Consolas" w:cs="Courier New"/>
            <w:color w:val="808080"/>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r>
        <w:r w:rsidRPr="00E037FC" w:rsidDel="00AC14A7">
          <w:rPr>
            <w:rFonts w:ascii="Consolas" w:eastAsia="Times New Roman" w:hAnsi="Consolas" w:cs="Courier New"/>
            <w:color w:val="E8BF6A"/>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//instanciacao e identificacao do local de exibicao no DOM</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grafico.tipo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//Especificacao da fonte de dados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 xml:space="preserve">url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color w:val="6A8759"/>
            <w:sz w:val="16"/>
            <w:szCs w:val="16"/>
            <w:lang w:eastAsia="pt-BR"/>
          </w:rPr>
          <w:delText>"data/</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arquivo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csv</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b/>
            <w:bCs/>
            <w:i/>
            <w:iCs/>
            <w:color w:val="9876AA"/>
            <w:sz w:val="16"/>
            <w:szCs w:val="16"/>
            <w:lang w:eastAsia="pt-BR"/>
          </w:rPr>
          <w:delText>url</w:delText>
        </w:r>
        <w:r w:rsidRPr="00E037FC" w:rsidDel="00AC14A7">
          <w:rPr>
            <w:rFonts w:ascii="Consolas" w:eastAsia="Times New Roman" w:hAnsi="Consolas" w:cs="Courier New"/>
            <w:color w:val="CC7832"/>
            <w:sz w:val="16"/>
            <w:szCs w:val="16"/>
            <w:lang w:eastAsia="pt-BR"/>
          </w:rPr>
          <w:delText xml:space="preserve">, function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data) {</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if </w:delText>
        </w:r>
        <w:r w:rsidRPr="00E037FC" w:rsidDel="00AC14A7">
          <w:rPr>
            <w:rFonts w:ascii="Consolas" w:eastAsia="Times New Roman" w:hAnsi="Consolas" w:cs="Courier New"/>
            <w:color w:val="A9B7C6"/>
            <w:sz w:val="16"/>
            <w:szCs w:val="16"/>
            <w:lang w:eastAsia="pt-BR"/>
          </w:rPr>
          <w:delText xml:space="preserve">(err) </w:delText>
        </w:r>
        <w:r w:rsidRPr="00E037FC" w:rsidDel="00AC14A7">
          <w:rPr>
            <w:rFonts w:ascii="Consolas" w:eastAsia="Times New Roman" w:hAnsi="Consolas" w:cs="Courier New"/>
            <w:color w:val="CC7832"/>
            <w:sz w:val="16"/>
            <w:szCs w:val="16"/>
            <w:lang w:eastAsia="pt-BR"/>
          </w:rPr>
          <w:delText xml:space="preserve">throw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ndx = crossfilter(data)</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//Estabelecimento da dimensao principal do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 = ndx.</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//Redutores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grafico.grouping == </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reduceSum</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value</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&lt;#else&gt;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//Parametros especificos de cada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//Exibe os quatro atributos com valores mais altos, agrupando os demais em Others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cap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4</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//Define a escala do eixo X baseado nos valores minimo e maximo do agrupamento de reducao.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scale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linear</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domain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"dc.rowChart"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//Garante o reajuste automatico do eixo X</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elasticX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true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b/>
            <w:bCs/>
            <w:i/>
            <w:iCs/>
            <w:color w:val="9876AA"/>
            <w:sz w:val="16"/>
            <w:szCs w:val="16"/>
            <w:lang w:eastAsia="pt-BR"/>
          </w:rPr>
          <w:delText>dc</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renderAll</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delText>&lt;/body&gt;</w:delText>
        </w:r>
        <w:r w:rsidRPr="00E037FC" w:rsidDel="00AC14A7">
          <w:rPr>
            <w:rFonts w:ascii="Consolas" w:eastAsia="Times New Roman" w:hAnsi="Consolas" w:cs="Courier New"/>
            <w:color w:val="E8BF6A"/>
            <w:sz w:val="16"/>
            <w:szCs w:val="16"/>
            <w:lang w:eastAsia="pt-BR"/>
          </w:rPr>
          <w:br/>
          <w:delText>&lt;/html&gt;</w:delText>
        </w:r>
      </w:del>
    </w:p>
    <w:p w14:paraId="7F59E312" w14:textId="77777777" w:rsidR="00CA4EDC" w:rsidRPr="00CA4EDC" w:rsidRDefault="00CA4EDC" w:rsidP="001D7FEB">
      <w:pPr>
        <w:jc w:val="center"/>
        <w:rPr>
          <w:b/>
          <w:sz w:val="20"/>
        </w:rPr>
      </w:pPr>
      <w:r>
        <w:rPr>
          <w:b/>
          <w:sz w:val="20"/>
        </w:rPr>
        <w:t>Fonte: Elaborada pelo Autor</w:t>
      </w:r>
    </w:p>
    <w:p w14:paraId="36692DA3" w14:textId="77777777" w:rsidR="00FA2442" w:rsidRDefault="00FA2442" w:rsidP="00FA2442">
      <w:pPr>
        <w:pStyle w:val="Ttulo3"/>
        <w:rPr>
          <w:ins w:id="1951" w:author="Glauber Matteis Gadelha" w:date="2020-02-29T13:11:00Z"/>
        </w:rPr>
      </w:pPr>
      <w:bookmarkStart w:id="1952" w:name="_Toc33871135"/>
      <w:r>
        <w:t xml:space="preserve">4.7.5 A classe </w:t>
      </w:r>
      <w:proofErr w:type="spellStart"/>
      <w:proofErr w:type="gramStart"/>
      <w:r>
        <w:t>PackSaida</w:t>
      </w:r>
      <w:bookmarkEnd w:id="1952"/>
      <w:proofErr w:type="spellEnd"/>
      <w:proofErr w:type="gramEnd"/>
    </w:p>
    <w:p w14:paraId="604E9A39" w14:textId="77777777" w:rsidR="00956837" w:rsidRPr="00956837" w:rsidRDefault="00956837" w:rsidP="00956837"/>
    <w:p w14:paraId="7C08A90B" w14:textId="2252302B"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xml:space="preserve">. A </w:t>
      </w:r>
      <w:del w:id="1953" w:author="Claudio Martins" w:date="2020-02-27T11:07:00Z">
        <w:r w:rsidR="00E5560D" w:rsidDel="00352FA6">
          <w:delText xml:space="preserve">figura </w:delText>
        </w:r>
      </w:del>
      <w:ins w:id="1954" w:author="Claudio Martins" w:date="2020-02-27T11:07:00Z">
        <w:r w:rsidR="00352FA6">
          <w:t xml:space="preserve">Figura </w:t>
        </w:r>
      </w:ins>
      <w:r w:rsidR="00E5560D">
        <w:t>25 mostra a estrutura deste diretório.</w:t>
      </w:r>
    </w:p>
    <w:p w14:paraId="7349FB3C" w14:textId="77777777" w:rsidR="00E5560D" w:rsidRDefault="00E5560D" w:rsidP="00FA2442"/>
    <w:p w14:paraId="2C920EBA" w14:textId="77777777" w:rsidR="00956837" w:rsidRDefault="00956837">
      <w:pPr>
        <w:spacing w:after="160" w:line="240" w:lineRule="auto"/>
        <w:jc w:val="left"/>
        <w:rPr>
          <w:ins w:id="1955" w:author="Glauber Matteis Gadelha" w:date="2020-02-29T13:11:00Z"/>
          <w:b/>
          <w:sz w:val="20"/>
        </w:rPr>
      </w:pPr>
      <w:ins w:id="1956" w:author="Glauber Matteis Gadelha" w:date="2020-02-29T13:11:00Z">
        <w:r>
          <w:rPr>
            <w:b/>
            <w:sz w:val="20"/>
          </w:rPr>
          <w:br w:type="page"/>
        </w:r>
      </w:ins>
    </w:p>
    <w:p w14:paraId="783830E4" w14:textId="427F66A8" w:rsidR="00E5560D" w:rsidRDefault="00E5560D" w:rsidP="00F604B1">
      <w:pPr>
        <w:jc w:val="center"/>
        <w:rPr>
          <w:ins w:id="1957" w:author="Glauber Matteis Gadelha" w:date="2020-02-29T13:11:00Z"/>
          <w:b/>
          <w:i/>
          <w:sz w:val="20"/>
        </w:rPr>
      </w:pPr>
      <w:r>
        <w:rPr>
          <w:b/>
          <w:sz w:val="20"/>
        </w:rPr>
        <w:lastRenderedPageBreak/>
        <w:t xml:space="preserve">Figura 25 – O conteúdo do diretório </w:t>
      </w:r>
      <w:r w:rsidRPr="00E5560D">
        <w:rPr>
          <w:b/>
          <w:i/>
          <w:sz w:val="20"/>
        </w:rPr>
        <w:t>boilerplate</w:t>
      </w:r>
    </w:p>
    <w:p w14:paraId="7A4BCB49" w14:textId="77777777" w:rsidR="00956837" w:rsidRDefault="00956837" w:rsidP="00F604B1">
      <w:pPr>
        <w:jc w:val="center"/>
        <w:rPr>
          <w:b/>
          <w:sz w:val="20"/>
        </w:rPr>
      </w:pPr>
    </w:p>
    <w:p w14:paraId="1EB8A406" w14:textId="28BF62B1" w:rsidR="00E5560D" w:rsidRDefault="00E5560D" w:rsidP="00E5560D">
      <w:pPr>
        <w:jc w:val="center"/>
        <w:rPr>
          <w:b/>
          <w:sz w:val="20"/>
        </w:rPr>
      </w:pPr>
      <w:del w:id="1958" w:author="Glauber Matteis Gadelha" w:date="2020-02-28T17:09:00Z">
        <w:r w:rsidDel="00A43969">
          <w:rPr>
            <w:b/>
            <w:noProof/>
            <w:sz w:val="20"/>
            <w:lang w:eastAsia="pt-BR"/>
          </w:rPr>
          <w:drawing>
            <wp:inline distT="0" distB="0" distL="0" distR="0" wp14:anchorId="5671BC43" wp14:editId="1F9CC22E">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del>
      <w:ins w:id="1959" w:author="Glauber Matteis Gadelha" w:date="2020-02-28T17:09:00Z">
        <w:r w:rsidR="00A43969">
          <w:rPr>
            <w:b/>
            <w:noProof/>
            <w:sz w:val="20"/>
            <w:lang w:eastAsia="pt-BR"/>
          </w:rPr>
          <w:drawing>
            <wp:inline distT="0" distB="0" distL="0" distR="0" wp14:anchorId="5139F0B3" wp14:editId="3CED5AA3">
              <wp:extent cx="1241946" cy="1405719"/>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41">
                        <a:extLst>
                          <a:ext uri="{28A0092B-C50C-407E-A947-70E740481C1C}">
                            <a14:useLocalDpi xmlns:a14="http://schemas.microsoft.com/office/drawing/2010/main" val="0"/>
                          </a:ext>
                        </a:extLst>
                      </a:blip>
                      <a:stretch>
                        <a:fillRect/>
                      </a:stretch>
                    </pic:blipFill>
                    <pic:spPr>
                      <a:xfrm>
                        <a:off x="0" y="0"/>
                        <a:ext cx="1248691" cy="1413354"/>
                      </a:xfrm>
                      <a:prstGeom prst="rect">
                        <a:avLst/>
                      </a:prstGeom>
                    </pic:spPr>
                  </pic:pic>
                </a:graphicData>
              </a:graphic>
            </wp:inline>
          </w:drawing>
        </w:r>
      </w:ins>
    </w:p>
    <w:p w14:paraId="2C794423" w14:textId="77777777" w:rsidR="00E5560D" w:rsidRDefault="00E5560D" w:rsidP="00F604B1">
      <w:pPr>
        <w:jc w:val="center"/>
        <w:rPr>
          <w:b/>
          <w:sz w:val="20"/>
        </w:rPr>
      </w:pPr>
      <w:r>
        <w:rPr>
          <w:b/>
          <w:sz w:val="20"/>
        </w:rPr>
        <w:t>Fonte: Elaborada pelo Autor</w:t>
      </w:r>
    </w:p>
    <w:p w14:paraId="4337B0E8" w14:textId="77777777" w:rsidR="00621532" w:rsidRDefault="00621532" w:rsidP="00FA2442">
      <w:pPr>
        <w:rPr>
          <w:b/>
          <w:sz w:val="20"/>
        </w:rPr>
      </w:pPr>
    </w:p>
    <w:p w14:paraId="7A978D78" w14:textId="556E150A" w:rsidR="001629D0" w:rsidDel="0038165B" w:rsidRDefault="0059346B" w:rsidP="001629D0">
      <w:pPr>
        <w:rPr>
          <w:del w:id="1960" w:author="Glauber Matteis Gadelha" w:date="2020-02-29T13:11:00Z"/>
          <w:moveTo w:id="1961" w:author="Glauber Matteis Gadelha" w:date="2020-02-28T11:07:00Z"/>
        </w:rPr>
      </w:pPr>
      <w:r>
        <w:tab/>
        <w:t xml:space="preserve">A </w:t>
      </w:r>
      <w:r w:rsidRPr="00193FF6">
        <w:t xml:space="preserve">Classe </w:t>
      </w:r>
      <w:commentRangeStart w:id="1962"/>
      <w:proofErr w:type="spellStart"/>
      <w:proofErr w:type="gramStart"/>
      <w:r w:rsidRPr="00193FF6">
        <w:t>PackSaida</w:t>
      </w:r>
      <w:commentRangeEnd w:id="1962"/>
      <w:proofErr w:type="spellEnd"/>
      <w:proofErr w:type="gramEnd"/>
      <w:r w:rsidR="00352FA6" w:rsidRPr="00193FF6">
        <w:rPr>
          <w:rStyle w:val="Refdecomentrio"/>
        </w:rPr>
        <w:commentReference w:id="1962"/>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ins w:id="1963" w:author="Glauber Matteis Gadelha" w:date="2020-02-28T11:07:00Z">
        <w:r w:rsidR="001629D0">
          <w:t xml:space="preserve"> </w:t>
        </w:r>
      </w:ins>
      <w:ins w:id="1964" w:author="Glauber Matteis Gadelha" w:date="2020-02-28T19:30:00Z">
        <w:r w:rsidR="00415689">
          <w:t>Na</w:t>
        </w:r>
      </w:ins>
      <w:moveToRangeStart w:id="1965" w:author="Glauber Matteis Gadelha" w:date="2020-02-28T11:07:00Z" w:name="move33780458"/>
      <w:moveTo w:id="1966" w:author="Glauber Matteis Gadelha" w:date="2020-02-28T11:07:00Z">
        <w:del w:id="1967" w:author="Glauber Matteis Gadelha" w:date="2020-02-28T19:30:00Z">
          <w:r w:rsidR="001629D0" w:rsidDel="00415689">
            <w:delText>A</w:delText>
          </w:r>
        </w:del>
        <w:r w:rsidR="001629D0">
          <w:t xml:space="preserve"> figura 26 </w:t>
        </w:r>
        <w:del w:id="1968" w:author="Glauber Matteis Gadelha" w:date="2020-02-28T11:07:00Z">
          <w:r w:rsidR="001629D0" w:rsidDel="001629D0">
            <w:delText>é uma</w:delText>
          </w:r>
        </w:del>
      </w:moveTo>
      <w:ins w:id="1969" w:author="Glauber Matteis Gadelha" w:date="2020-02-28T19:30:00Z">
        <w:r w:rsidR="00415689">
          <w:t>,</w:t>
        </w:r>
      </w:ins>
      <w:ins w:id="1970" w:author="Glauber Matteis Gadelha" w:date="2020-02-28T19:31:00Z">
        <w:r w:rsidR="00415689">
          <w:t xml:space="preserve"> visualiza-se</w:t>
        </w:r>
      </w:ins>
      <w:ins w:id="1971" w:author="Glauber Matteis Gadelha" w:date="2020-02-28T11:07:00Z">
        <w:r w:rsidR="001629D0">
          <w:t xml:space="preserve"> uma</w:t>
        </w:r>
      </w:ins>
      <w:moveTo w:id="1972" w:author="Glauber Matteis Gadelha" w:date="2020-02-28T11:07:00Z">
        <w:r w:rsidR="001629D0">
          <w:t xml:space="preserve"> reprodução do código fonte do</w:t>
        </w:r>
      </w:moveTo>
      <w:ins w:id="1973" w:author="Glauber Matteis Gadelha" w:date="2020-02-28T11:07:00Z">
        <w:r w:rsidR="001629D0">
          <w:t>s</w:t>
        </w:r>
      </w:ins>
      <w:moveTo w:id="1974" w:author="Glauber Matteis Gadelha" w:date="2020-02-28T11:07:00Z">
        <w:r w:rsidR="001629D0">
          <w:t xml:space="preserve"> método</w:t>
        </w:r>
      </w:moveTo>
      <w:ins w:id="1975" w:author="Glauber Matteis Gadelha" w:date="2020-02-28T11:08:00Z">
        <w:r w:rsidR="001629D0">
          <w:t xml:space="preserve">s </w:t>
        </w:r>
        <w:proofErr w:type="spellStart"/>
        <w:proofErr w:type="gramStart"/>
        <w:r w:rsidR="001629D0">
          <w:t>processarCopia</w:t>
        </w:r>
        <w:proofErr w:type="spellEnd"/>
        <w:proofErr w:type="gramEnd"/>
        <w:r w:rsidR="001629D0">
          <w:t xml:space="preserve">() e </w:t>
        </w:r>
        <w:proofErr w:type="spellStart"/>
        <w:r w:rsidR="001629D0">
          <w:t>processarZip</w:t>
        </w:r>
        <w:proofErr w:type="spellEnd"/>
        <w:r w:rsidR="001629D0">
          <w:t>()</w:t>
        </w:r>
      </w:ins>
      <w:moveTo w:id="1976" w:author="Glauber Matteis Gadelha" w:date="2020-02-28T11:07:00Z">
        <w:r w:rsidR="001629D0">
          <w:t>.</w:t>
        </w:r>
      </w:moveTo>
    </w:p>
    <w:moveToRangeEnd w:id="1965"/>
    <w:p w14:paraId="4A8A84FB" w14:textId="3A2A0F3E" w:rsidR="0059346B" w:rsidRDefault="0059346B" w:rsidP="00B37E09"/>
    <w:p w14:paraId="3F1C5CB6" w14:textId="5A599E14" w:rsidR="0059346B" w:rsidRPr="00037180" w:rsidRDefault="0059346B" w:rsidP="00B37E09">
      <w:pPr>
        <w:rPr>
          <w:ins w:id="1977" w:author="Glauber Matteis Gadelha" w:date="2020-02-28T11:04:00Z"/>
        </w:rPr>
      </w:pPr>
      <w:r>
        <w:tab/>
      </w:r>
      <w:r w:rsidRPr="00037180">
        <w:t xml:space="preserve">O método </w:t>
      </w:r>
      <w:commentRangeStart w:id="1978"/>
      <w:proofErr w:type="spellStart"/>
      <w:proofErr w:type="gramStart"/>
      <w:r w:rsidRPr="00037180">
        <w:t>processarCopia</w:t>
      </w:r>
      <w:commentRangeEnd w:id="1978"/>
      <w:proofErr w:type="spellEnd"/>
      <w:proofErr w:type="gramEnd"/>
      <w:r w:rsidR="00352FA6" w:rsidRPr="00037180">
        <w:rPr>
          <w:rStyle w:val="Refdecomentrio"/>
        </w:rPr>
        <w:commentReference w:id="1978"/>
      </w:r>
      <w:r w:rsidRPr="00037180">
        <w:t>()</w:t>
      </w:r>
      <w:ins w:id="1979" w:author="Glauber Matteis Gadelha" w:date="2020-02-28T11:13:00Z">
        <w:r w:rsidR="001629D0" w:rsidRPr="00037180">
          <w:t xml:space="preserve"> (linha 2</w:t>
        </w:r>
      </w:ins>
      <w:ins w:id="1980" w:author="Glauber Matteis Gadelha" w:date="2020-02-28T11:14:00Z">
        <w:r w:rsidR="001629D0" w:rsidRPr="00037180">
          <w:t>)</w:t>
        </w:r>
      </w:ins>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ins w:id="1981" w:author="Glauber Matteis Gadelha" w:date="2020-02-28T11:04:00Z">
        <w:r w:rsidR="007B7FB4" w:rsidRPr="00037180">
          <w:t xml:space="preserve"> </w:t>
        </w:r>
      </w:ins>
      <w:ins w:id="1982" w:author="Glauber Matteis Gadelha" w:date="2020-02-28T11:05:00Z">
        <w:r w:rsidR="007B7FB4" w:rsidRPr="00037180">
          <w:fldChar w:fldCharType="begin" w:fldLock="1"/>
        </w:r>
      </w:ins>
      <w:r w:rsidR="003976B4" w:rsidRPr="00037180">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rsidRPr="00037180">
        <w:fldChar w:fldCharType="separate"/>
      </w:r>
      <w:r w:rsidR="007B7FB4" w:rsidRPr="00037180">
        <w:rPr>
          <w:noProof/>
        </w:rPr>
        <w:t>(APACHE.ORG, 2019f)</w:t>
      </w:r>
      <w:ins w:id="1983" w:author="Glauber Matteis Gadelha" w:date="2020-02-28T11:05:00Z">
        <w:r w:rsidR="007B7FB4" w:rsidRPr="00037180">
          <w:fldChar w:fldCharType="end"/>
        </w:r>
      </w:ins>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moveFromRangeStart w:id="1984" w:author="Glauber Matteis Gadelha" w:date="2020-02-28T11:07:00Z" w:name="move33780458"/>
      <w:moveFrom w:id="1985" w:author="Glauber Matteis Gadelha" w:date="2020-02-28T11:07:00Z">
        <w:r w:rsidR="00E02CBB" w:rsidRPr="00037180" w:rsidDel="007B7FB4">
          <w:t>A figura 26 é uma reprodução do código fonte do método.</w:t>
        </w:r>
      </w:moveFrom>
      <w:moveFromRangeEnd w:id="1984"/>
    </w:p>
    <w:p w14:paraId="00DE09E2" w14:textId="2AB12E34" w:rsidR="007B7FB4" w:rsidRDefault="007B7FB4" w:rsidP="00B37E09">
      <w:ins w:id="1986" w:author="Glauber Matteis Gadelha" w:date="2020-02-28T11:04:00Z">
        <w:r w:rsidRPr="00037180">
          <w:tab/>
          <w:t xml:space="preserve">O método </w:t>
        </w:r>
        <w:proofErr w:type="spellStart"/>
        <w:proofErr w:type="gramStart"/>
        <w:r w:rsidRPr="00037180">
          <w:t>processarZip</w:t>
        </w:r>
        <w:proofErr w:type="spellEnd"/>
        <w:proofErr w:type="gramEnd"/>
        <w:r w:rsidRPr="00037180">
          <w:t xml:space="preserve">() </w:t>
        </w:r>
      </w:ins>
      <w:ins w:id="1987" w:author="Glauber Matteis Gadelha" w:date="2020-02-28T11:14:00Z">
        <w:r w:rsidR="003976B4" w:rsidRPr="00037180">
          <w:t>(</w:t>
        </w:r>
        <w:r w:rsidR="003976B4">
          <w:t xml:space="preserve">linha 7) </w:t>
        </w:r>
      </w:ins>
      <w:ins w:id="1988" w:author="Glauber Matteis Gadelha" w:date="2020-02-28T11:04:00Z">
        <w:r>
          <w:t xml:space="preserve">utiliza a biblioteca </w:t>
        </w:r>
        <w:proofErr w:type="spellStart"/>
        <w:r>
          <w:t>zeroturnaround.zip.ZipUtil</w:t>
        </w:r>
      </w:ins>
      <w:proofErr w:type="spellEnd"/>
      <w:ins w:id="1989" w:author="Glauber Matteis Gadelha" w:date="2020-02-28T11:14:00Z">
        <w:r w:rsidR="003976B4">
          <w:t xml:space="preserve"> </w:t>
        </w:r>
        <w:r w:rsidR="003976B4">
          <w:fldChar w:fldCharType="begin" w:fldLock="1"/>
        </w:r>
      </w:ins>
      <w:r w:rsidR="00DC6C20">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3976B4" w:rsidRPr="003976B4">
        <w:rPr>
          <w:noProof/>
        </w:rPr>
        <w:t>(RAUDJÄRV, 2019)</w:t>
      </w:r>
      <w:ins w:id="1990" w:author="Glauber Matteis Gadelha" w:date="2020-02-28T11:14:00Z">
        <w:r w:rsidR="003976B4">
          <w:fldChar w:fldCharType="end"/>
        </w:r>
      </w:ins>
      <w:ins w:id="1991" w:author="Glauber Matteis Gadelha" w:date="2020-02-28T11:04:00Z">
        <w:r>
          <w:t xml:space="preserve"> para compactar recursivamente o conteúdo do  diretório de destino com todos os arquivos em seu estado final, gerando um arquivo de saída nomeado como dashgen.zip no diretório de destino especificado pelo usuário.</w:t>
        </w:r>
      </w:ins>
    </w:p>
    <w:p w14:paraId="3E1D8F8E" w14:textId="77777777" w:rsidR="00E02CBB" w:rsidRDefault="00E02CBB" w:rsidP="00B37E09"/>
    <w:p w14:paraId="0F190179" w14:textId="33F55BC1" w:rsidR="00E02CBB" w:rsidRDefault="00E02CBB" w:rsidP="00415689">
      <w:pPr>
        <w:jc w:val="center"/>
        <w:rPr>
          <w:ins w:id="1992" w:author="Glauber Matteis Gadelha" w:date="2020-02-29T13:11:00Z"/>
          <w:b/>
          <w:sz w:val="20"/>
        </w:rPr>
      </w:pPr>
      <w:r>
        <w:rPr>
          <w:b/>
          <w:sz w:val="20"/>
        </w:rPr>
        <w:t xml:space="preserve">Figura 26 – </w:t>
      </w:r>
      <w:ins w:id="1993" w:author="Glauber Matteis Gadelha" w:date="2020-02-28T11:03:00Z">
        <w:r w:rsidR="007B7FB4">
          <w:rPr>
            <w:b/>
            <w:sz w:val="20"/>
          </w:rPr>
          <w:t xml:space="preserve">código fonte dos métodos </w:t>
        </w:r>
      </w:ins>
      <w:del w:id="1994" w:author="Glauber Matteis Gadelha" w:date="2020-02-28T11:03:00Z">
        <w:r w:rsidDel="007B7FB4">
          <w:rPr>
            <w:b/>
            <w:sz w:val="20"/>
          </w:rPr>
          <w:delText xml:space="preserve">método </w:delText>
        </w:r>
      </w:del>
      <w:proofErr w:type="spellStart"/>
      <w:proofErr w:type="gramStart"/>
      <w:r>
        <w:rPr>
          <w:b/>
          <w:sz w:val="20"/>
        </w:rPr>
        <w:t>processarCopia</w:t>
      </w:r>
      <w:proofErr w:type="spellEnd"/>
      <w:proofErr w:type="gramEnd"/>
      <w:r>
        <w:rPr>
          <w:b/>
          <w:sz w:val="20"/>
        </w:rPr>
        <w:t>()</w:t>
      </w:r>
      <w:ins w:id="1995" w:author="Glauber Matteis Gadelha" w:date="2020-02-28T11:03:00Z">
        <w:r w:rsidR="007B7FB4">
          <w:rPr>
            <w:b/>
            <w:sz w:val="20"/>
          </w:rPr>
          <w:t xml:space="preserve"> e </w:t>
        </w:r>
        <w:proofErr w:type="spellStart"/>
        <w:r w:rsidR="007B7FB4">
          <w:rPr>
            <w:b/>
            <w:sz w:val="20"/>
          </w:rPr>
          <w:t>ProcessarZip</w:t>
        </w:r>
        <w:proofErr w:type="spellEnd"/>
        <w:r w:rsidR="007B7FB4">
          <w:rPr>
            <w:b/>
            <w:sz w:val="20"/>
          </w:rPr>
          <w:t>()</w:t>
        </w:r>
      </w:ins>
    </w:p>
    <w:p w14:paraId="3BBBC7AB" w14:textId="77777777" w:rsidR="001A44A5" w:rsidRDefault="001A44A5" w:rsidP="00415689">
      <w:pPr>
        <w:jc w:val="center"/>
        <w:rPr>
          <w:ins w:id="1996" w:author="Glauber Matteis Gadelha" w:date="2020-02-28T11:04:00Z"/>
          <w:b/>
          <w:sz w:val="20"/>
        </w:rPr>
      </w:pPr>
    </w:p>
    <w:p w14:paraId="739D0550" w14:textId="1E7F5538" w:rsidR="007B7FB4" w:rsidDel="00762FD4" w:rsidRDefault="00415689" w:rsidP="00B37E09">
      <w:pPr>
        <w:rPr>
          <w:del w:id="1997" w:author="Glauber Matteis Gadelha" w:date="2020-02-28T17:20:00Z"/>
          <w:b/>
          <w:sz w:val="20"/>
        </w:rPr>
      </w:pPr>
      <w:ins w:id="1998" w:author="Glauber Matteis Gadelha" w:date="2020-02-28T19:33:00Z">
        <w:r>
          <w:rPr>
            <w:rFonts w:ascii="Consolas" w:eastAsia="Times New Roman" w:hAnsi="Consolas" w:cs="Times New Roman"/>
            <w:noProof/>
            <w:color w:val="008200"/>
            <w:sz w:val="16"/>
            <w:szCs w:val="18"/>
            <w:bdr w:val="none" w:sz="0" w:space="0" w:color="auto" w:frame="1"/>
            <w:lang w:eastAsia="pt-BR"/>
          </w:rPr>
          <w:drawing>
            <wp:inline distT="0" distB="0" distL="0" distR="0" wp14:anchorId="6BE44407" wp14:editId="23841DFE">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ins>
    </w:p>
    <w:p w14:paraId="4D5A2BFD" w14:textId="450BDFFF" w:rsidR="00E02CBB" w:rsidRPr="00E02CBB" w:rsidDel="007B7FB4"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999" w:author="Glauber Matteis Gadelha" w:date="2020-02-28T11:04:00Z"/>
          <w:rFonts w:ascii="Consolas" w:eastAsia="Times New Roman" w:hAnsi="Consolas" w:cs="Courier New"/>
          <w:color w:val="A9B7C6"/>
          <w:sz w:val="16"/>
          <w:szCs w:val="16"/>
          <w:lang w:eastAsia="pt-BR"/>
        </w:rPr>
      </w:pPr>
      <w:del w:id="2000" w:author="Glauber Matteis Gadelha" w:date="2020-02-28T11:04:00Z">
        <w:r w:rsidRPr="00E02CBB" w:rsidDel="007B7FB4">
          <w:rPr>
            <w:rFonts w:ascii="Consolas" w:eastAsia="Times New Roman" w:hAnsi="Consolas" w:cs="Courier New"/>
            <w:color w:val="CC7832"/>
            <w:sz w:val="16"/>
            <w:szCs w:val="16"/>
            <w:lang w:eastAsia="pt-BR"/>
          </w:rPr>
          <w:delText xml:space="preserve">private void </w:delText>
        </w:r>
        <w:r w:rsidRPr="00E02CBB" w:rsidDel="007B7FB4">
          <w:rPr>
            <w:rFonts w:ascii="Consolas" w:eastAsia="Times New Roman" w:hAnsi="Consolas" w:cs="Courier New"/>
            <w:color w:val="FFC66D"/>
            <w:sz w:val="16"/>
            <w:szCs w:val="16"/>
            <w:lang w:eastAsia="pt-BR"/>
          </w:rPr>
          <w:delText>processarCopia</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CC7832"/>
            <w:sz w:val="16"/>
            <w:szCs w:val="16"/>
            <w:lang w:eastAsia="pt-BR"/>
          </w:rPr>
          <w:delText xml:space="preserve">throws </w:delText>
        </w:r>
        <w:r w:rsidRPr="00E02CBB" w:rsidDel="007B7FB4">
          <w:rPr>
            <w:rFonts w:ascii="Consolas" w:eastAsia="Times New Roman" w:hAnsi="Consolas" w:cs="Courier New"/>
            <w:color w:val="A9B7C6"/>
            <w:sz w:val="16"/>
            <w:szCs w:val="16"/>
            <w:lang w:eastAsia="pt-BR"/>
          </w:rPr>
          <w:delText>IOException {</w:delText>
        </w:r>
        <w:r w:rsidRPr="00E02CBB" w:rsidDel="007B7FB4">
          <w:rPr>
            <w:rFonts w:ascii="Consolas" w:eastAsia="Times New Roman" w:hAnsi="Consolas" w:cs="Courier New"/>
            <w:color w:val="A9B7C6"/>
            <w:sz w:val="16"/>
            <w:szCs w:val="16"/>
            <w:lang w:eastAsia="pt-BR"/>
          </w:rPr>
          <w:br/>
          <w:delText xml:space="preserve">    FileUtils.</w:delText>
        </w:r>
        <w:r w:rsidRPr="00E02CBB" w:rsidDel="007B7FB4">
          <w:rPr>
            <w:rFonts w:ascii="Consolas" w:eastAsia="Times New Roman" w:hAnsi="Consolas" w:cs="Courier New"/>
            <w:i/>
            <w:iCs/>
            <w:color w:val="A9B7C6"/>
            <w:sz w:val="16"/>
            <w:szCs w:val="16"/>
            <w:lang w:eastAsia="pt-BR"/>
          </w:rPr>
          <w:delText>copyFile</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CC7832"/>
            <w:sz w:val="16"/>
            <w:szCs w:val="16"/>
            <w:lang w:eastAsia="pt-BR"/>
          </w:rPr>
          <w:delText xml:space="preserve">, new </w:delText>
        </w:r>
        <w:r w:rsidRPr="00E02CBB" w:rsidDel="007B7FB4">
          <w:rPr>
            <w:rFonts w:ascii="Consolas" w:eastAsia="Times New Roman" w:hAnsi="Consolas" w:cs="Courier New"/>
            <w:color w:val="A9B7C6"/>
            <w:sz w:val="16"/>
            <w:szCs w:val="16"/>
            <w:lang w:eastAsia="pt-BR"/>
          </w:rPr>
          <w:delText>File(</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 xml:space="preserve">.getAbsolutePath() +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6A8759"/>
            <w:sz w:val="16"/>
            <w:szCs w:val="16"/>
            <w:lang w:eastAsia="pt-BR"/>
          </w:rPr>
          <w:delText xml:space="preserve">"data"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A9B7C6"/>
            <w:sz w:val="16"/>
            <w:szCs w:val="16"/>
            <w:lang w:eastAsia="pt-BR"/>
          </w:rPr>
          <w:delText>.getName()))</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delText xml:space="preserve">    </w:delText>
        </w:r>
        <w:r w:rsidRPr="00E02CBB" w:rsidDel="007B7FB4">
          <w:rPr>
            <w:rFonts w:ascii="Consolas" w:eastAsia="Times New Roman" w:hAnsi="Consolas" w:cs="Courier New"/>
            <w:color w:val="A9B7C6"/>
            <w:sz w:val="16"/>
            <w:szCs w:val="16"/>
            <w:lang w:eastAsia="pt-BR"/>
          </w:rPr>
          <w:delText>FileUtils.</w:delText>
        </w:r>
        <w:r w:rsidRPr="00E02CBB" w:rsidDel="007B7FB4">
          <w:rPr>
            <w:rFonts w:ascii="Consolas" w:eastAsia="Times New Roman" w:hAnsi="Consolas" w:cs="Courier New"/>
            <w:i/>
            <w:iCs/>
            <w:color w:val="A9B7C6"/>
            <w:sz w:val="16"/>
            <w:szCs w:val="16"/>
            <w:lang w:eastAsia="pt-BR"/>
          </w:rPr>
          <w:delText>copyDirectory</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boilerplateDir</w:delText>
        </w:r>
        <w:r w:rsidRPr="00E02CBB" w:rsidDel="007B7FB4">
          <w:rPr>
            <w:rFonts w:ascii="Consolas" w:eastAsia="Times New Roman" w:hAnsi="Consolas" w:cs="Courier New"/>
            <w:color w:val="CC7832"/>
            <w:sz w:val="16"/>
            <w:szCs w:val="16"/>
            <w:lang w:eastAsia="pt-BR"/>
          </w:rPr>
          <w:delText>, 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r>
        <w:r w:rsidRPr="00E02CBB" w:rsidDel="007B7FB4">
          <w:rPr>
            <w:rFonts w:ascii="Consolas" w:eastAsia="Times New Roman" w:hAnsi="Consolas" w:cs="Courier New"/>
            <w:color w:val="A9B7C6"/>
            <w:sz w:val="16"/>
            <w:szCs w:val="16"/>
            <w:lang w:eastAsia="pt-BR"/>
          </w:rPr>
          <w:delText>}</w:delText>
        </w:r>
      </w:del>
    </w:p>
    <w:p w14:paraId="1756691F" w14:textId="77777777" w:rsidR="00E02CBB" w:rsidRPr="00E02CBB" w:rsidRDefault="00E02CBB" w:rsidP="00415689">
      <w:pPr>
        <w:jc w:val="center"/>
        <w:rPr>
          <w:b/>
          <w:sz w:val="20"/>
        </w:rPr>
      </w:pPr>
      <w:r>
        <w:rPr>
          <w:b/>
          <w:sz w:val="20"/>
        </w:rPr>
        <w:t>Fonte: Elaborada pelo Autor</w:t>
      </w:r>
    </w:p>
    <w:p w14:paraId="690B866D" w14:textId="104D2BBD" w:rsidR="00E02CBB" w:rsidDel="00762FD4" w:rsidRDefault="00E02CBB" w:rsidP="00E02CBB">
      <w:pPr>
        <w:rPr>
          <w:del w:id="2001" w:author="Glauber Matteis Gadelha" w:date="2020-02-28T17:20:00Z"/>
        </w:rPr>
      </w:pPr>
    </w:p>
    <w:p w14:paraId="7A30FE54" w14:textId="7B93B817" w:rsidR="001E1E01" w:rsidDel="00762FD4" w:rsidRDefault="00E02CBB" w:rsidP="001E1E01">
      <w:pPr>
        <w:rPr>
          <w:del w:id="2002" w:author="Glauber Matteis Gadelha" w:date="2020-02-28T17:20:00Z"/>
        </w:rPr>
      </w:pPr>
      <w:del w:id="2003" w:author="Glauber Matteis Gadelha" w:date="2020-02-28T17:20:00Z">
        <w:r w:rsidDel="00762FD4">
          <w:tab/>
        </w:r>
      </w:del>
      <w:del w:id="2004" w:author="Glauber Matteis Gadelha" w:date="2020-02-28T11:18:00Z">
        <w:r w:rsidDel="00EF19CC">
          <w:delText xml:space="preserve">O método </w:delText>
        </w:r>
        <w:r w:rsidRPr="00352FA6" w:rsidDel="00EF19CC">
          <w:rPr>
            <w:highlight w:val="yellow"/>
          </w:rPr>
          <w:delText>processarZip()</w:delText>
        </w:r>
        <w:r w:rsidDel="00EF19CC">
          <w:delText xml:space="preserve"> utiliza a biblioteca </w:delText>
        </w:r>
        <w:r w:rsidR="001E1E01" w:rsidDel="00EF19CC">
          <w:delText>zeroturnaround.zip.ZipUtil</w:delText>
        </w:r>
        <w:r w:rsidDel="00EF19CC">
          <w:delText xml:space="preserve"> para compactar</w:delText>
        </w:r>
        <w:r w:rsidR="001E1E01" w:rsidDel="00EF19CC">
          <w:delText xml:space="preserve"> recursivamente o conteúdo do  diretório de destino com todos os arquivos em seu estado final, gerando um arquivo de saída nomeado como dashgen.zip no diretório de destino especificado pelo usuário. A figura </w:delText>
        </w:r>
      </w:del>
      <w:ins w:id="2005" w:author="Claudio Martins" w:date="2020-02-27T11:09:00Z">
        <w:del w:id="2006" w:author="Glauber Matteis Gadelha" w:date="2020-02-28T11:18:00Z">
          <w:r w:rsidR="00352FA6" w:rsidDel="00EF19CC">
            <w:delText xml:space="preserve">Figura </w:delText>
          </w:r>
        </w:del>
      </w:ins>
      <w:del w:id="2007" w:author="Glauber Matteis Gadelha" w:date="2020-02-28T11:18:00Z">
        <w:r w:rsidR="001E1E01" w:rsidDel="00EF19CC">
          <w:delText>27 exibe o código fonte do método</w:delText>
        </w:r>
      </w:del>
      <w:ins w:id="2008" w:author="Claudio Martins" w:date="2020-02-27T11:09:00Z">
        <w:del w:id="2009" w:author="Glauber Matteis Gadelha" w:date="2020-02-28T11:18:00Z">
          <w:r w:rsidR="00352FA6" w:rsidDel="00EF19CC">
            <w:delText xml:space="preserve"> </w:delText>
          </w:r>
          <w:r w:rsidR="00352FA6" w:rsidRPr="00352FA6" w:rsidDel="00EF19CC">
            <w:rPr>
              <w:color w:val="FF0000"/>
              <w:highlight w:val="yellow"/>
            </w:rPr>
            <w:delText>????? QUAL</w:delText>
          </w:r>
        </w:del>
      </w:ins>
      <w:del w:id="2010" w:author="Glauber Matteis Gadelha" w:date="2020-02-28T11:18:00Z">
        <w:r w:rsidR="001E1E01" w:rsidDel="00EF19CC">
          <w:delText>.</w:delText>
        </w:r>
      </w:del>
    </w:p>
    <w:p w14:paraId="4499CA96" w14:textId="77777777" w:rsidR="001E1E01" w:rsidRDefault="001E1E01" w:rsidP="001E1E01">
      <w:pPr>
        <w:rPr>
          <w:b/>
          <w:sz w:val="20"/>
        </w:rPr>
      </w:pPr>
    </w:p>
    <w:p w14:paraId="5AFDAFE3" w14:textId="54161808" w:rsidR="00E02CBB" w:rsidRPr="00352FA6" w:rsidDel="00EF19CC" w:rsidRDefault="00E02CBB" w:rsidP="00B37E09">
      <w:pPr>
        <w:rPr>
          <w:del w:id="2011" w:author="Glauber Matteis Gadelha" w:date="2020-02-28T11:18:00Z"/>
          <w:b/>
          <w:sz w:val="20"/>
        </w:rPr>
      </w:pPr>
      <w:del w:id="2012" w:author="Glauber Matteis Gadelha" w:date="2020-02-28T11:18:00Z">
        <w:r w:rsidRPr="00352FA6" w:rsidDel="00EF19CC">
          <w:rPr>
            <w:b/>
            <w:sz w:val="20"/>
          </w:rPr>
          <w:lastRenderedPageBreak/>
          <w:delText>Figura 27 – método processarZip()</w:delText>
        </w:r>
      </w:del>
    </w:p>
    <w:p w14:paraId="515177AC" w14:textId="7FEE9E00" w:rsidR="001E1E01" w:rsidRPr="00301F6A" w:rsidDel="00EF19CC"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2013" w:author="Glauber Matteis Gadelha" w:date="2020-02-28T11:18:00Z"/>
          <w:rFonts w:ascii="Consolas" w:eastAsia="Times New Roman" w:hAnsi="Consolas" w:cs="Courier New"/>
          <w:color w:val="A9B7C6"/>
          <w:sz w:val="16"/>
          <w:szCs w:val="16"/>
          <w:lang w:val="en-US" w:eastAsia="pt-BR"/>
        </w:rPr>
      </w:pPr>
      <w:del w:id="2014" w:author="Glauber Matteis Gadelha" w:date="2020-02-28T11:18:00Z">
        <w:r w:rsidRPr="00352FA6" w:rsidDel="00EF19CC">
          <w:rPr>
            <w:rFonts w:ascii="Consolas" w:eastAsia="Times New Roman" w:hAnsi="Consolas" w:cs="Courier New"/>
            <w:color w:val="CC7832"/>
            <w:sz w:val="16"/>
            <w:szCs w:val="16"/>
            <w:lang w:eastAsia="pt-BR"/>
          </w:rPr>
          <w:delText xml:space="preserve">private void </w:delText>
        </w:r>
        <w:r w:rsidRPr="00352FA6" w:rsidDel="00EF19CC">
          <w:rPr>
            <w:rFonts w:ascii="Consolas" w:eastAsia="Times New Roman" w:hAnsi="Consolas" w:cs="Courier New"/>
            <w:color w:val="FFC66D"/>
            <w:sz w:val="16"/>
            <w:szCs w:val="16"/>
            <w:lang w:eastAsia="pt-BR"/>
          </w:rPr>
          <w:delText>processarZip</w:delText>
        </w:r>
        <w:r w:rsidRPr="00352FA6" w:rsidDel="00EF19CC">
          <w:rPr>
            <w:rFonts w:ascii="Consolas" w:eastAsia="Times New Roman" w:hAnsi="Consolas" w:cs="Courier New"/>
            <w:color w:val="A9B7C6"/>
            <w:sz w:val="16"/>
            <w:szCs w:val="16"/>
            <w:lang w:eastAsia="pt-BR"/>
          </w:rPr>
          <w:delText>() {</w:delText>
        </w:r>
        <w:r w:rsidRPr="00352FA6" w:rsidDel="00EF19CC">
          <w:rPr>
            <w:rFonts w:ascii="Consolas" w:eastAsia="Times New Roman" w:hAnsi="Consolas" w:cs="Courier New"/>
            <w:color w:val="A9B7C6"/>
            <w:sz w:val="16"/>
            <w:szCs w:val="16"/>
            <w:lang w:eastAsia="pt-BR"/>
          </w:rPr>
          <w:br/>
          <w:delText xml:space="preserve">    String FILE_NAME = </w:delText>
        </w:r>
        <w:r w:rsidRPr="00352FA6" w:rsidDel="00EF19CC">
          <w:rPr>
            <w:rFonts w:ascii="Consolas" w:eastAsia="Times New Roman" w:hAnsi="Consolas" w:cs="Courier New"/>
            <w:color w:val="6A8759"/>
            <w:sz w:val="16"/>
            <w:szCs w:val="16"/>
            <w:lang w:eastAsia="pt-BR"/>
          </w:rPr>
          <w:delText>"dashgen.zip"</w:delText>
        </w:r>
        <w:r w:rsidRPr="00352FA6" w:rsidDel="00EF19CC">
          <w:rPr>
            <w:rFonts w:ascii="Consolas" w:eastAsia="Times New Roman" w:hAnsi="Consolas" w:cs="Courier New"/>
            <w:color w:val="CC7832"/>
            <w:sz w:val="16"/>
            <w:szCs w:val="16"/>
            <w:lang w:eastAsia="pt-BR"/>
          </w:rPr>
          <w:delText>;</w:delText>
        </w:r>
        <w:r w:rsidRPr="00352FA6" w:rsidDel="00EF19CC">
          <w:rPr>
            <w:rFonts w:ascii="Consolas" w:eastAsia="Times New Roman" w:hAnsi="Consolas" w:cs="Courier New"/>
            <w:color w:val="CC7832"/>
            <w:sz w:val="16"/>
            <w:szCs w:val="16"/>
            <w:lang w:eastAsia="pt-BR"/>
          </w:rPr>
          <w:br/>
          <w:delText xml:space="preserve">    </w:delText>
        </w:r>
        <w:r w:rsidRPr="00352FA6" w:rsidDel="00EF19CC">
          <w:rPr>
            <w:rFonts w:ascii="Consolas" w:eastAsia="Times New Roman" w:hAnsi="Consolas" w:cs="Courier New"/>
            <w:color w:val="A9B7C6"/>
            <w:sz w:val="16"/>
            <w:szCs w:val="16"/>
            <w:lang w:eastAsia="pt-BR"/>
          </w:rPr>
          <w:delText>ZipUtil.</w:delText>
        </w:r>
        <w:r w:rsidRPr="00352FA6" w:rsidDel="00EF19CC">
          <w:rPr>
            <w:rFonts w:ascii="Consolas" w:eastAsia="Times New Roman" w:hAnsi="Consolas" w:cs="Courier New"/>
            <w:i/>
            <w:iCs/>
            <w:color w:val="A9B7C6"/>
            <w:sz w:val="16"/>
            <w:szCs w:val="16"/>
            <w:lang w:eastAsia="pt-BR"/>
          </w:rPr>
          <w:delText>pack</w:delText>
        </w:r>
        <w:r w:rsidRPr="00352FA6" w:rsidDel="00EF19CC">
          <w:rPr>
            <w:rFonts w:ascii="Consolas" w:eastAsia="Times New Roman" w:hAnsi="Consolas" w:cs="Courier New"/>
            <w:color w:val="A9B7C6"/>
            <w:sz w:val="16"/>
            <w:szCs w:val="16"/>
            <w:lang w:eastAsia="pt-BR"/>
          </w:rPr>
          <w:delText>(</w:delText>
        </w:r>
        <w:r w:rsidRPr="00352FA6" w:rsidDel="00EF19CC">
          <w:rPr>
            <w:rFonts w:ascii="Consolas" w:eastAsia="Times New Roman" w:hAnsi="Consolas" w:cs="Courier New"/>
            <w:color w:val="CC7832"/>
            <w:sz w:val="16"/>
            <w:szCs w:val="16"/>
            <w:lang w:eastAsia="pt-BR"/>
          </w:rPr>
          <w:delText>th</w:delText>
        </w:r>
        <w:r w:rsidRPr="00301F6A" w:rsidDel="00EF19CC">
          <w:rPr>
            <w:rFonts w:ascii="Consolas" w:eastAsia="Times New Roman" w:hAnsi="Consolas" w:cs="Courier New"/>
            <w:color w:val="CC7832"/>
            <w:sz w:val="16"/>
            <w:szCs w:val="16"/>
            <w:lang w:val="en-US" w:eastAsia="pt-BR"/>
          </w:rPr>
          <w:delText>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CC7832"/>
            <w:sz w:val="16"/>
            <w:szCs w:val="16"/>
            <w:lang w:val="en-US" w:eastAsia="pt-BR"/>
          </w:rPr>
          <w:delText xml:space="preserve">, new </w:delText>
        </w:r>
        <w:r w:rsidRPr="00301F6A" w:rsidDel="00EF19CC">
          <w:rPr>
            <w:rFonts w:ascii="Consolas" w:eastAsia="Times New Roman" w:hAnsi="Consolas" w:cs="Courier New"/>
            <w:color w:val="A9B7C6"/>
            <w:sz w:val="16"/>
            <w:szCs w:val="16"/>
            <w:lang w:val="en-US" w:eastAsia="pt-BR"/>
          </w:rPr>
          <w:delText>File(</w:delText>
        </w:r>
        <w:r w:rsidRPr="00301F6A" w:rsidDel="00EF19CC">
          <w:rPr>
            <w:rFonts w:ascii="Consolas" w:eastAsia="Times New Roman" w:hAnsi="Consolas" w:cs="Courier New"/>
            <w:color w:val="CC7832"/>
            <w:sz w:val="16"/>
            <w:szCs w:val="16"/>
            <w:lang w:val="en-US" w:eastAsia="pt-BR"/>
          </w:rPr>
          <w:delText>this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A9B7C6"/>
            <w:sz w:val="16"/>
            <w:szCs w:val="16"/>
            <w:lang w:val="en-US" w:eastAsia="pt-BR"/>
          </w:rPr>
          <w:delText xml:space="preserve">.getAbsolutePath() + </w:delText>
        </w:r>
        <w:r w:rsidRPr="00301F6A" w:rsidDel="00EF19CC">
          <w:rPr>
            <w:rFonts w:ascii="Consolas" w:eastAsia="Times New Roman" w:hAnsi="Consolas" w:cs="Courier New"/>
            <w:color w:val="9876AA"/>
            <w:sz w:val="16"/>
            <w:szCs w:val="16"/>
            <w:lang w:val="en-US" w:eastAsia="pt-BR"/>
          </w:rPr>
          <w:delText xml:space="preserve">sep </w:delText>
        </w:r>
        <w:r w:rsidRPr="00301F6A" w:rsidDel="00EF19CC">
          <w:rPr>
            <w:rFonts w:ascii="Consolas" w:eastAsia="Times New Roman" w:hAnsi="Consolas" w:cs="Courier New"/>
            <w:color w:val="A9B7C6"/>
            <w:sz w:val="16"/>
            <w:szCs w:val="16"/>
            <w:lang w:val="en-US" w:eastAsia="pt-BR"/>
          </w:rPr>
          <w:delText>+ FILE_NAME))</w:delText>
        </w:r>
        <w:r w:rsidRPr="00301F6A" w:rsidDel="00EF19CC">
          <w:rPr>
            <w:rFonts w:ascii="Consolas" w:eastAsia="Times New Roman" w:hAnsi="Consolas" w:cs="Courier New"/>
            <w:color w:val="CC7832"/>
            <w:sz w:val="16"/>
            <w:szCs w:val="16"/>
            <w:lang w:val="en-US" w:eastAsia="pt-BR"/>
          </w:rPr>
          <w:delText>;</w:delText>
        </w:r>
        <w:r w:rsidRPr="00301F6A" w:rsidDel="00EF19CC">
          <w:rPr>
            <w:rFonts w:ascii="Consolas" w:eastAsia="Times New Roman" w:hAnsi="Consolas" w:cs="Courier New"/>
            <w:color w:val="CC7832"/>
            <w:sz w:val="16"/>
            <w:szCs w:val="16"/>
            <w:lang w:val="en-US" w:eastAsia="pt-BR"/>
          </w:rPr>
          <w:br/>
        </w:r>
        <w:r w:rsidRPr="00301F6A" w:rsidDel="00EF19CC">
          <w:rPr>
            <w:rFonts w:ascii="Consolas" w:eastAsia="Times New Roman" w:hAnsi="Consolas" w:cs="Courier New"/>
            <w:color w:val="A9B7C6"/>
            <w:sz w:val="16"/>
            <w:szCs w:val="16"/>
            <w:lang w:val="en-US" w:eastAsia="pt-BR"/>
          </w:rPr>
          <w:delText>}</w:delText>
        </w:r>
      </w:del>
    </w:p>
    <w:p w14:paraId="3D68E404" w14:textId="003053B3" w:rsidR="00E02CBB" w:rsidDel="00EF19CC" w:rsidRDefault="00E02CBB" w:rsidP="00B37E09">
      <w:pPr>
        <w:rPr>
          <w:del w:id="2015" w:author="Glauber Matteis Gadelha" w:date="2020-02-28T11:18:00Z"/>
          <w:b/>
          <w:sz w:val="20"/>
        </w:rPr>
      </w:pPr>
      <w:del w:id="2016" w:author="Glauber Matteis Gadelha" w:date="2020-02-28T11:18:00Z">
        <w:r w:rsidDel="00EF19CC">
          <w:rPr>
            <w:b/>
            <w:sz w:val="20"/>
          </w:rPr>
          <w:delText>Fonte: Elaborada pelo Autor</w:delText>
        </w:r>
      </w:del>
    </w:p>
    <w:p w14:paraId="7C0041D2" w14:textId="30650535" w:rsidR="00AD40B2" w:rsidRDefault="00AD40B2" w:rsidP="007E3AB8">
      <w:pPr>
        <w:pStyle w:val="Ttulo2"/>
        <w:rPr>
          <w:ins w:id="2017" w:author="Glauber Matteis Gadelha" w:date="2020-02-29T13:11:00Z"/>
        </w:rPr>
      </w:pPr>
      <w:bookmarkStart w:id="2018" w:name="_Toc33871136"/>
      <w:proofErr w:type="gramStart"/>
      <w:r>
        <w:t>4.</w:t>
      </w:r>
      <w:proofErr w:type="gramEnd"/>
      <w:del w:id="2019" w:author="Glauber Matteis Gadelha" w:date="2020-02-28T20:02:00Z">
        <w:r w:rsidDel="008A3956">
          <w:delText>7.3</w:delText>
        </w:r>
      </w:del>
      <w:ins w:id="2020" w:author="Glauber Matteis Gadelha" w:date="2020-02-28T20:02:00Z">
        <w:r w:rsidR="008A3956">
          <w:t>8</w:t>
        </w:r>
      </w:ins>
      <w:r>
        <w:t xml:space="preserve"> </w:t>
      </w:r>
      <w:del w:id="2021" w:author="Glauber Matteis Gadelha" w:date="2020-02-28T20:30:00Z">
        <w:r w:rsidDel="00790F7A">
          <w:delText>O</w:delText>
        </w:r>
      </w:del>
      <w:ins w:id="2022" w:author="Claudio Martins" w:date="2020-02-27T11:09:00Z">
        <w:del w:id="2023" w:author="Glauber Matteis Gadelha" w:date="2020-02-28T20:30:00Z">
          <w:r w:rsidR="00352FA6" w:rsidDel="00790F7A">
            <w:delText xml:space="preserve"> </w:delText>
          </w:r>
        </w:del>
      </w:ins>
      <w:del w:id="2024" w:author="Glauber Matteis Gadelha" w:date="2020-02-28T20:30:00Z">
        <w:r w:rsidDel="00790F7A">
          <w:delText xml:space="preserve"> Dashboard</w:delText>
        </w:r>
      </w:del>
      <w:ins w:id="2025" w:author="Glauber Matteis Gadelha" w:date="2020-02-28T20:30:00Z">
        <w:r w:rsidR="00790F7A">
          <w:t>Validação da Aplicação DashGen</w:t>
        </w:r>
      </w:ins>
      <w:bookmarkEnd w:id="2018"/>
    </w:p>
    <w:p w14:paraId="2DE7D047" w14:textId="77777777" w:rsidR="001A44A5" w:rsidRPr="001A44A5" w:rsidRDefault="001A44A5" w:rsidP="001A44A5">
      <w:pPr>
        <w:rPr>
          <w:ins w:id="2026" w:author="Glauber Matteis Gadelha" w:date="2020-02-28T20:30:00Z"/>
        </w:rPr>
      </w:pPr>
    </w:p>
    <w:p w14:paraId="6A072D62" w14:textId="1E599306" w:rsidR="00790F7A" w:rsidRDefault="00201F4C" w:rsidP="00790F7A">
      <w:pPr>
        <w:rPr>
          <w:ins w:id="2027" w:author="Glauber Matteis Gadelha" w:date="2020-02-28T22:51:00Z"/>
        </w:rPr>
      </w:pPr>
      <w:ins w:id="2028" w:author="Glauber Matteis Gadelha" w:date="2020-02-28T22:48:00Z">
        <w:r>
          <w:tab/>
          <w:t xml:space="preserve">Para validação da eficácia da aplicação </w:t>
        </w:r>
        <w:proofErr w:type="gramStart"/>
        <w:r>
          <w:t>DashGen</w:t>
        </w:r>
        <w:proofErr w:type="gramEnd"/>
        <w:r>
          <w:t xml:space="preserve"> na geração de dashboards foi aplicado um estudo de caso com um </w:t>
        </w:r>
      </w:ins>
      <w:ins w:id="2029" w:author="Glauber Matteis Gadelha" w:date="2020-02-28T22:49:00Z">
        <w:r>
          <w:t>arquivo em formato CSV com dados fictícios de entrevistados das cinco regiões do Brasil. O arquivo denominado teste</w:t>
        </w:r>
      </w:ins>
      <w:ins w:id="2030" w:author="Glauber Matteis Gadelha" w:date="2020-02-28T22:50:00Z">
        <w:r>
          <w:t>_salario.csv tem como atributos o sexo do entrevistado, a idade, a regi</w:t>
        </w:r>
      </w:ins>
      <w:ins w:id="2031" w:author="Glauber Matteis Gadelha" w:date="2020-02-28T22:51:00Z">
        <w:r>
          <w:t xml:space="preserve">ão e o salário em Reais. Na </w:t>
        </w:r>
      </w:ins>
      <w:ins w:id="2032" w:author="Glauber Matteis Gadelha" w:date="2020-02-28T22:56:00Z">
        <w:r>
          <w:t>T</w:t>
        </w:r>
      </w:ins>
      <w:ins w:id="2033" w:author="Glauber Matteis Gadelha" w:date="2020-02-28T22:51:00Z">
        <w:r>
          <w:t xml:space="preserve">abela </w:t>
        </w:r>
      </w:ins>
      <w:ins w:id="2034" w:author="Glauber Matteis Gadelha" w:date="2020-02-29T13:12:00Z">
        <w:r w:rsidR="001A44A5">
          <w:t>7</w:t>
        </w:r>
      </w:ins>
      <w:ins w:id="2035" w:author="Glauber Matteis Gadelha" w:date="2020-02-28T22:51:00Z">
        <w:r>
          <w:t xml:space="preserve"> podemos visualizar as </w:t>
        </w:r>
      </w:ins>
      <w:ins w:id="2036" w:author="Glauber Matteis Gadelha" w:date="2020-02-28T22:55:00Z">
        <w:r>
          <w:t>dez</w:t>
        </w:r>
      </w:ins>
      <w:ins w:id="2037" w:author="Glauber Matteis Gadelha" w:date="2020-02-28T22:51:00Z">
        <w:r>
          <w:t xml:space="preserve"> primeiras linhas do arquivo.</w:t>
        </w:r>
      </w:ins>
    </w:p>
    <w:p w14:paraId="09A824A2" w14:textId="77777777" w:rsidR="00201F4C" w:rsidRDefault="00201F4C" w:rsidP="00790F7A">
      <w:pPr>
        <w:rPr>
          <w:ins w:id="2038" w:author="Glauber Matteis Gadelha" w:date="2020-02-28T22:52:00Z"/>
        </w:rPr>
      </w:pPr>
    </w:p>
    <w:p w14:paraId="4D262362" w14:textId="1B176B9F" w:rsidR="00201F4C" w:rsidRDefault="00201F4C" w:rsidP="00201F4C">
      <w:pPr>
        <w:jc w:val="center"/>
        <w:rPr>
          <w:ins w:id="2039" w:author="Glauber Matteis Gadelha" w:date="2020-02-29T13:11:00Z"/>
          <w:b/>
          <w:sz w:val="20"/>
        </w:rPr>
      </w:pPr>
      <w:ins w:id="2040" w:author="Glauber Matteis Gadelha" w:date="2020-02-28T22:52:00Z">
        <w:r w:rsidRPr="00201F4C">
          <w:rPr>
            <w:b/>
            <w:sz w:val="20"/>
          </w:rPr>
          <w:t xml:space="preserve">Tabela </w:t>
        </w:r>
      </w:ins>
      <w:ins w:id="2041" w:author="Glauber Matteis Gadelha" w:date="2020-02-29T13:12:00Z">
        <w:r w:rsidR="001A44A5">
          <w:rPr>
            <w:b/>
            <w:sz w:val="20"/>
          </w:rPr>
          <w:t>7</w:t>
        </w:r>
      </w:ins>
      <w:ins w:id="2042" w:author="Glauber Matteis Gadelha" w:date="2020-02-28T22:52:00Z">
        <w:r w:rsidRPr="00201F4C">
          <w:rPr>
            <w:b/>
            <w:sz w:val="20"/>
          </w:rPr>
          <w:t xml:space="preserve"> –</w:t>
        </w:r>
      </w:ins>
      <w:ins w:id="2043" w:author="Glauber Matteis Gadelha" w:date="2020-02-28T22:55:00Z">
        <w:r w:rsidRPr="00201F4C">
          <w:rPr>
            <w:b/>
            <w:sz w:val="20"/>
          </w:rPr>
          <w:t xml:space="preserve"> </w:t>
        </w:r>
      </w:ins>
      <w:ins w:id="2044" w:author="Glauber Matteis Gadelha" w:date="2020-02-28T22:52:00Z">
        <w:r w:rsidRPr="00201F4C">
          <w:rPr>
            <w:b/>
            <w:sz w:val="20"/>
          </w:rPr>
          <w:t xml:space="preserve">primeiras linhas do arquivo </w:t>
        </w:r>
        <w:proofErr w:type="gramStart"/>
        <w:r w:rsidRPr="00201F4C">
          <w:rPr>
            <w:b/>
            <w:sz w:val="20"/>
          </w:rPr>
          <w:t>teste_salario.</w:t>
        </w:r>
        <w:proofErr w:type="gramEnd"/>
        <w:r w:rsidRPr="00201F4C">
          <w:rPr>
            <w:b/>
            <w:sz w:val="20"/>
          </w:rPr>
          <w:t>csv</w:t>
        </w:r>
      </w:ins>
    </w:p>
    <w:p w14:paraId="312DEF83" w14:textId="77777777" w:rsidR="001A44A5" w:rsidRPr="00201F4C" w:rsidRDefault="001A44A5" w:rsidP="00201F4C">
      <w:pPr>
        <w:jc w:val="center"/>
        <w:rPr>
          <w:ins w:id="2045" w:author="Glauber Matteis Gadelha" w:date="2020-02-28T22:55:00Z"/>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14:paraId="76E99489" w14:textId="77777777" w:rsidTr="00A56DDB">
        <w:trPr>
          <w:trHeight w:val="290"/>
          <w:ins w:id="2046" w:author="Glauber Matteis Gadelha" w:date="2020-02-28T22:55:00Z"/>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D731C77" w14:textId="77777777" w:rsidR="00201F4C" w:rsidRPr="00B31F17" w:rsidRDefault="00201F4C">
            <w:pPr>
              <w:autoSpaceDE w:val="0"/>
              <w:autoSpaceDN w:val="0"/>
              <w:adjustRightInd w:val="0"/>
              <w:spacing w:line="240" w:lineRule="auto"/>
              <w:jc w:val="center"/>
              <w:rPr>
                <w:ins w:id="2047" w:author="Glauber Matteis Gadelha" w:date="2020-02-28T22:55:00Z"/>
                <w:rFonts w:ascii="Calibri" w:hAnsi="Calibri" w:cs="Calibri"/>
                <w:b/>
                <w:color w:val="000000"/>
                <w:sz w:val="22"/>
              </w:rPr>
            </w:pPr>
            <w:ins w:id="2048" w:author="Glauber Matteis Gadelha" w:date="2020-02-28T22:55:00Z">
              <w:r w:rsidRPr="00B31F17">
                <w:rPr>
                  <w:rFonts w:ascii="Calibri" w:hAnsi="Calibri" w:cs="Calibri"/>
                  <w:b/>
                  <w:color w:val="000000"/>
                  <w:sz w:val="22"/>
                </w:rPr>
                <w:t>SEXO</w:t>
              </w:r>
            </w:ins>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417CFD5" w14:textId="77777777" w:rsidR="00201F4C" w:rsidRPr="00B31F17" w:rsidRDefault="00201F4C">
            <w:pPr>
              <w:autoSpaceDE w:val="0"/>
              <w:autoSpaceDN w:val="0"/>
              <w:adjustRightInd w:val="0"/>
              <w:spacing w:line="240" w:lineRule="auto"/>
              <w:jc w:val="center"/>
              <w:rPr>
                <w:ins w:id="2049" w:author="Glauber Matteis Gadelha" w:date="2020-02-28T22:55:00Z"/>
                <w:rFonts w:ascii="Calibri" w:hAnsi="Calibri" w:cs="Calibri"/>
                <w:b/>
                <w:color w:val="000000"/>
                <w:sz w:val="22"/>
              </w:rPr>
            </w:pPr>
            <w:ins w:id="2050" w:author="Glauber Matteis Gadelha" w:date="2020-02-28T22:55:00Z">
              <w:r w:rsidRPr="00B31F17">
                <w:rPr>
                  <w:rFonts w:ascii="Calibri" w:hAnsi="Calibri" w:cs="Calibri"/>
                  <w:b/>
                  <w:color w:val="000000"/>
                  <w:sz w:val="22"/>
                </w:rPr>
                <w:t>IDADE</w:t>
              </w:r>
            </w:ins>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08CE69D" w14:textId="77777777" w:rsidR="00201F4C" w:rsidRPr="00B31F17" w:rsidRDefault="00201F4C" w:rsidP="007E4365">
            <w:pPr>
              <w:autoSpaceDE w:val="0"/>
              <w:autoSpaceDN w:val="0"/>
              <w:adjustRightInd w:val="0"/>
              <w:spacing w:line="240" w:lineRule="auto"/>
              <w:jc w:val="center"/>
              <w:rPr>
                <w:ins w:id="2051" w:author="Glauber Matteis Gadelha" w:date="2020-02-28T22:55:00Z"/>
                <w:rFonts w:ascii="Calibri" w:hAnsi="Calibri" w:cs="Calibri"/>
                <w:b/>
                <w:color w:val="000000"/>
                <w:sz w:val="22"/>
              </w:rPr>
            </w:pPr>
            <w:ins w:id="2052" w:author="Glauber Matteis Gadelha" w:date="2020-02-28T22:55:00Z">
              <w:r w:rsidRPr="00B31F17">
                <w:rPr>
                  <w:rFonts w:ascii="Calibri" w:hAnsi="Calibri" w:cs="Calibri"/>
                  <w:b/>
                  <w:color w:val="000000"/>
                  <w:sz w:val="22"/>
                </w:rPr>
                <w:t>REGIAO</w:t>
              </w:r>
            </w:ins>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77CC69" w14:textId="77777777" w:rsidR="00201F4C" w:rsidRPr="00B31F17" w:rsidRDefault="00201F4C" w:rsidP="007E4365">
            <w:pPr>
              <w:autoSpaceDE w:val="0"/>
              <w:autoSpaceDN w:val="0"/>
              <w:adjustRightInd w:val="0"/>
              <w:spacing w:line="240" w:lineRule="auto"/>
              <w:jc w:val="center"/>
              <w:rPr>
                <w:ins w:id="2053" w:author="Glauber Matteis Gadelha" w:date="2020-02-28T22:55:00Z"/>
                <w:rFonts w:ascii="Calibri" w:hAnsi="Calibri" w:cs="Calibri"/>
                <w:b/>
                <w:color w:val="000000"/>
                <w:sz w:val="22"/>
              </w:rPr>
            </w:pPr>
            <w:ins w:id="2054" w:author="Glauber Matteis Gadelha" w:date="2020-02-28T22:55:00Z">
              <w:r w:rsidRPr="00B31F17">
                <w:rPr>
                  <w:rFonts w:ascii="Calibri" w:hAnsi="Calibri" w:cs="Calibri"/>
                  <w:b/>
                  <w:color w:val="000000"/>
                  <w:sz w:val="22"/>
                </w:rPr>
                <w:t>SALARIO</w:t>
              </w:r>
            </w:ins>
          </w:p>
        </w:tc>
      </w:tr>
      <w:tr w:rsidR="00201F4C" w14:paraId="5448CF2A" w14:textId="77777777" w:rsidTr="00A56DDB">
        <w:trPr>
          <w:trHeight w:val="290"/>
          <w:ins w:id="2055"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79F4350A" w14:textId="77777777" w:rsidR="00201F4C" w:rsidRDefault="00201F4C">
            <w:pPr>
              <w:autoSpaceDE w:val="0"/>
              <w:autoSpaceDN w:val="0"/>
              <w:adjustRightInd w:val="0"/>
              <w:spacing w:line="240" w:lineRule="auto"/>
              <w:jc w:val="center"/>
              <w:rPr>
                <w:ins w:id="2056" w:author="Glauber Matteis Gadelha" w:date="2020-02-28T22:55:00Z"/>
                <w:rFonts w:ascii="Calibri" w:hAnsi="Calibri" w:cs="Calibri"/>
                <w:color w:val="000000"/>
                <w:sz w:val="22"/>
              </w:rPr>
            </w:pPr>
            <w:ins w:id="2057"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28A3C8C7" w14:textId="77777777" w:rsidR="00201F4C" w:rsidRDefault="00201F4C">
            <w:pPr>
              <w:autoSpaceDE w:val="0"/>
              <w:autoSpaceDN w:val="0"/>
              <w:adjustRightInd w:val="0"/>
              <w:spacing w:line="240" w:lineRule="auto"/>
              <w:jc w:val="center"/>
              <w:rPr>
                <w:ins w:id="2058" w:author="Glauber Matteis Gadelha" w:date="2020-02-28T22:55:00Z"/>
                <w:rFonts w:ascii="Calibri" w:hAnsi="Calibri" w:cs="Calibri"/>
                <w:color w:val="000000"/>
                <w:sz w:val="22"/>
              </w:rPr>
            </w:pPr>
            <w:ins w:id="2059" w:author="Glauber Matteis Gadelha" w:date="2020-02-28T22:55:00Z">
              <w:r>
                <w:rPr>
                  <w:rFonts w:ascii="Calibri" w:hAnsi="Calibri" w:cs="Calibri"/>
                  <w:color w:val="000000"/>
                  <w:sz w:val="22"/>
                </w:rPr>
                <w:t>23</w:t>
              </w:r>
            </w:ins>
          </w:p>
        </w:tc>
        <w:tc>
          <w:tcPr>
            <w:tcW w:w="2268" w:type="dxa"/>
            <w:tcBorders>
              <w:top w:val="single" w:sz="6" w:space="0" w:color="auto"/>
              <w:left w:val="single" w:sz="6" w:space="0" w:color="auto"/>
              <w:bottom w:val="single" w:sz="6" w:space="0" w:color="auto"/>
              <w:right w:val="single" w:sz="6" w:space="0" w:color="auto"/>
            </w:tcBorders>
          </w:tcPr>
          <w:p w14:paraId="2E5A55C8" w14:textId="77777777" w:rsidR="00201F4C" w:rsidRDefault="00201F4C">
            <w:pPr>
              <w:autoSpaceDE w:val="0"/>
              <w:autoSpaceDN w:val="0"/>
              <w:adjustRightInd w:val="0"/>
              <w:spacing w:line="240" w:lineRule="auto"/>
              <w:jc w:val="left"/>
              <w:rPr>
                <w:ins w:id="2060" w:author="Glauber Matteis Gadelha" w:date="2020-02-28T22:55:00Z"/>
                <w:rFonts w:ascii="Calibri" w:hAnsi="Calibri" w:cs="Calibri"/>
                <w:color w:val="000000"/>
                <w:sz w:val="22"/>
              </w:rPr>
            </w:pPr>
            <w:ins w:id="2061" w:author="Glauber Matteis Gadelha" w:date="2020-02-28T22:55:00Z">
              <w:r>
                <w:rPr>
                  <w:rFonts w:ascii="Calibri" w:hAnsi="Calibri" w:cs="Calibri"/>
                  <w:color w:val="000000"/>
                  <w:sz w:val="22"/>
                </w:rPr>
                <w:t>NORTE</w:t>
              </w:r>
            </w:ins>
          </w:p>
        </w:tc>
        <w:tc>
          <w:tcPr>
            <w:tcW w:w="932" w:type="dxa"/>
            <w:tcBorders>
              <w:top w:val="single" w:sz="6" w:space="0" w:color="auto"/>
              <w:left w:val="single" w:sz="6" w:space="0" w:color="auto"/>
              <w:bottom w:val="single" w:sz="6" w:space="0" w:color="auto"/>
              <w:right w:val="single" w:sz="6" w:space="0" w:color="auto"/>
            </w:tcBorders>
          </w:tcPr>
          <w:p w14:paraId="5A99AB2D" w14:textId="77777777" w:rsidR="00201F4C" w:rsidRDefault="00201F4C">
            <w:pPr>
              <w:autoSpaceDE w:val="0"/>
              <w:autoSpaceDN w:val="0"/>
              <w:adjustRightInd w:val="0"/>
              <w:spacing w:line="240" w:lineRule="auto"/>
              <w:jc w:val="right"/>
              <w:rPr>
                <w:ins w:id="2062" w:author="Glauber Matteis Gadelha" w:date="2020-02-28T22:55:00Z"/>
                <w:rFonts w:ascii="Calibri" w:hAnsi="Calibri" w:cs="Calibri"/>
                <w:color w:val="000000"/>
                <w:sz w:val="22"/>
              </w:rPr>
            </w:pPr>
            <w:ins w:id="2063" w:author="Glauber Matteis Gadelha" w:date="2020-02-28T22:55:00Z">
              <w:r>
                <w:rPr>
                  <w:rFonts w:ascii="Calibri" w:hAnsi="Calibri" w:cs="Calibri"/>
                  <w:color w:val="000000"/>
                  <w:sz w:val="22"/>
                </w:rPr>
                <w:t>1200.00</w:t>
              </w:r>
            </w:ins>
          </w:p>
        </w:tc>
      </w:tr>
      <w:tr w:rsidR="00201F4C" w14:paraId="7DA86E80" w14:textId="77777777" w:rsidTr="00A56DDB">
        <w:trPr>
          <w:trHeight w:val="290"/>
          <w:ins w:id="2064"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084054BB" w14:textId="77777777" w:rsidR="00201F4C" w:rsidRDefault="00201F4C">
            <w:pPr>
              <w:autoSpaceDE w:val="0"/>
              <w:autoSpaceDN w:val="0"/>
              <w:adjustRightInd w:val="0"/>
              <w:spacing w:line="240" w:lineRule="auto"/>
              <w:jc w:val="center"/>
              <w:rPr>
                <w:ins w:id="2065" w:author="Glauber Matteis Gadelha" w:date="2020-02-28T22:55:00Z"/>
                <w:rFonts w:ascii="Calibri" w:hAnsi="Calibri" w:cs="Calibri"/>
                <w:color w:val="000000"/>
                <w:sz w:val="22"/>
              </w:rPr>
            </w:pPr>
            <w:ins w:id="2066"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26FF2E93" w14:textId="77777777" w:rsidR="00201F4C" w:rsidRDefault="00201F4C">
            <w:pPr>
              <w:autoSpaceDE w:val="0"/>
              <w:autoSpaceDN w:val="0"/>
              <w:adjustRightInd w:val="0"/>
              <w:spacing w:line="240" w:lineRule="auto"/>
              <w:jc w:val="center"/>
              <w:rPr>
                <w:ins w:id="2067" w:author="Glauber Matteis Gadelha" w:date="2020-02-28T22:55:00Z"/>
                <w:rFonts w:ascii="Calibri" w:hAnsi="Calibri" w:cs="Calibri"/>
                <w:color w:val="000000"/>
                <w:sz w:val="22"/>
              </w:rPr>
            </w:pPr>
            <w:ins w:id="2068" w:author="Glauber Matteis Gadelha" w:date="2020-02-28T22:55:00Z">
              <w:r>
                <w:rPr>
                  <w:rFonts w:ascii="Calibri" w:hAnsi="Calibri" w:cs="Calibri"/>
                  <w:color w:val="000000"/>
                  <w:sz w:val="22"/>
                </w:rPr>
                <w:t>23</w:t>
              </w:r>
            </w:ins>
          </w:p>
        </w:tc>
        <w:tc>
          <w:tcPr>
            <w:tcW w:w="2268" w:type="dxa"/>
            <w:tcBorders>
              <w:top w:val="single" w:sz="6" w:space="0" w:color="auto"/>
              <w:left w:val="single" w:sz="6" w:space="0" w:color="auto"/>
              <w:bottom w:val="single" w:sz="6" w:space="0" w:color="auto"/>
              <w:right w:val="single" w:sz="6" w:space="0" w:color="auto"/>
            </w:tcBorders>
          </w:tcPr>
          <w:p w14:paraId="26AA906D" w14:textId="77777777" w:rsidR="00201F4C" w:rsidRDefault="00201F4C">
            <w:pPr>
              <w:autoSpaceDE w:val="0"/>
              <w:autoSpaceDN w:val="0"/>
              <w:adjustRightInd w:val="0"/>
              <w:spacing w:line="240" w:lineRule="auto"/>
              <w:jc w:val="left"/>
              <w:rPr>
                <w:ins w:id="2069" w:author="Glauber Matteis Gadelha" w:date="2020-02-28T22:55:00Z"/>
                <w:rFonts w:ascii="Calibri" w:hAnsi="Calibri" w:cs="Calibri"/>
                <w:color w:val="000000"/>
                <w:sz w:val="22"/>
              </w:rPr>
            </w:pPr>
            <w:ins w:id="2070" w:author="Glauber Matteis Gadelha" w:date="2020-02-28T22:55:00Z">
              <w:r>
                <w:rPr>
                  <w:rFonts w:ascii="Calibri" w:hAnsi="Calibri" w:cs="Calibri"/>
                  <w:color w:val="000000"/>
                  <w:sz w:val="22"/>
                </w:rPr>
                <w:t>NORTE</w:t>
              </w:r>
            </w:ins>
          </w:p>
        </w:tc>
        <w:tc>
          <w:tcPr>
            <w:tcW w:w="932" w:type="dxa"/>
            <w:tcBorders>
              <w:top w:val="single" w:sz="6" w:space="0" w:color="auto"/>
              <w:left w:val="single" w:sz="6" w:space="0" w:color="auto"/>
              <w:bottom w:val="single" w:sz="6" w:space="0" w:color="auto"/>
              <w:right w:val="single" w:sz="6" w:space="0" w:color="auto"/>
            </w:tcBorders>
          </w:tcPr>
          <w:p w14:paraId="787362F6" w14:textId="77777777" w:rsidR="00201F4C" w:rsidRDefault="00201F4C">
            <w:pPr>
              <w:autoSpaceDE w:val="0"/>
              <w:autoSpaceDN w:val="0"/>
              <w:adjustRightInd w:val="0"/>
              <w:spacing w:line="240" w:lineRule="auto"/>
              <w:jc w:val="right"/>
              <w:rPr>
                <w:ins w:id="2071" w:author="Glauber Matteis Gadelha" w:date="2020-02-28T22:55:00Z"/>
                <w:rFonts w:ascii="Calibri" w:hAnsi="Calibri" w:cs="Calibri"/>
                <w:color w:val="000000"/>
                <w:sz w:val="22"/>
              </w:rPr>
            </w:pPr>
            <w:ins w:id="2072" w:author="Glauber Matteis Gadelha" w:date="2020-02-28T22:55:00Z">
              <w:r>
                <w:rPr>
                  <w:rFonts w:ascii="Calibri" w:hAnsi="Calibri" w:cs="Calibri"/>
                  <w:color w:val="000000"/>
                  <w:sz w:val="22"/>
                </w:rPr>
                <w:t>1550.00</w:t>
              </w:r>
            </w:ins>
          </w:p>
        </w:tc>
      </w:tr>
      <w:tr w:rsidR="00201F4C" w14:paraId="19963E6F" w14:textId="77777777" w:rsidTr="00A56DDB">
        <w:trPr>
          <w:trHeight w:val="290"/>
          <w:ins w:id="2073"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41A41D82" w14:textId="77777777" w:rsidR="00201F4C" w:rsidRDefault="00201F4C">
            <w:pPr>
              <w:autoSpaceDE w:val="0"/>
              <w:autoSpaceDN w:val="0"/>
              <w:adjustRightInd w:val="0"/>
              <w:spacing w:line="240" w:lineRule="auto"/>
              <w:jc w:val="center"/>
              <w:rPr>
                <w:ins w:id="2074" w:author="Glauber Matteis Gadelha" w:date="2020-02-28T22:55:00Z"/>
                <w:rFonts w:ascii="Calibri" w:hAnsi="Calibri" w:cs="Calibri"/>
                <w:color w:val="000000"/>
                <w:sz w:val="22"/>
              </w:rPr>
            </w:pPr>
            <w:ins w:id="2075"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500CEB8D" w14:textId="77777777" w:rsidR="00201F4C" w:rsidRDefault="00201F4C">
            <w:pPr>
              <w:autoSpaceDE w:val="0"/>
              <w:autoSpaceDN w:val="0"/>
              <w:adjustRightInd w:val="0"/>
              <w:spacing w:line="240" w:lineRule="auto"/>
              <w:jc w:val="center"/>
              <w:rPr>
                <w:ins w:id="2076" w:author="Glauber Matteis Gadelha" w:date="2020-02-28T22:55:00Z"/>
                <w:rFonts w:ascii="Calibri" w:hAnsi="Calibri" w:cs="Calibri"/>
                <w:color w:val="000000"/>
                <w:sz w:val="22"/>
              </w:rPr>
            </w:pPr>
            <w:ins w:id="2077" w:author="Glauber Matteis Gadelha" w:date="2020-02-28T22:55:00Z">
              <w:r>
                <w:rPr>
                  <w:rFonts w:ascii="Calibri" w:hAnsi="Calibri" w:cs="Calibri"/>
                  <w:color w:val="000000"/>
                  <w:sz w:val="22"/>
                </w:rPr>
                <w:t>25</w:t>
              </w:r>
            </w:ins>
          </w:p>
        </w:tc>
        <w:tc>
          <w:tcPr>
            <w:tcW w:w="2268" w:type="dxa"/>
            <w:tcBorders>
              <w:top w:val="single" w:sz="6" w:space="0" w:color="auto"/>
              <w:left w:val="single" w:sz="6" w:space="0" w:color="auto"/>
              <w:bottom w:val="single" w:sz="6" w:space="0" w:color="auto"/>
              <w:right w:val="single" w:sz="6" w:space="0" w:color="auto"/>
            </w:tcBorders>
          </w:tcPr>
          <w:p w14:paraId="1AB56C92" w14:textId="77777777" w:rsidR="00201F4C" w:rsidRDefault="00201F4C">
            <w:pPr>
              <w:autoSpaceDE w:val="0"/>
              <w:autoSpaceDN w:val="0"/>
              <w:adjustRightInd w:val="0"/>
              <w:spacing w:line="240" w:lineRule="auto"/>
              <w:jc w:val="left"/>
              <w:rPr>
                <w:ins w:id="2078" w:author="Glauber Matteis Gadelha" w:date="2020-02-28T22:55:00Z"/>
                <w:rFonts w:ascii="Calibri" w:hAnsi="Calibri" w:cs="Calibri"/>
                <w:color w:val="000000"/>
                <w:sz w:val="22"/>
              </w:rPr>
            </w:pPr>
            <w:ins w:id="2079" w:author="Glauber Matteis Gadelha" w:date="2020-02-28T22:55:00Z">
              <w:r>
                <w:rPr>
                  <w:rFonts w:ascii="Calibri" w:hAnsi="Calibri" w:cs="Calibri"/>
                  <w:color w:val="000000"/>
                  <w:sz w:val="22"/>
                </w:rPr>
                <w:t>SUL</w:t>
              </w:r>
            </w:ins>
          </w:p>
        </w:tc>
        <w:tc>
          <w:tcPr>
            <w:tcW w:w="932" w:type="dxa"/>
            <w:tcBorders>
              <w:top w:val="single" w:sz="6" w:space="0" w:color="auto"/>
              <w:left w:val="single" w:sz="6" w:space="0" w:color="auto"/>
              <w:bottom w:val="single" w:sz="6" w:space="0" w:color="auto"/>
              <w:right w:val="single" w:sz="6" w:space="0" w:color="auto"/>
            </w:tcBorders>
          </w:tcPr>
          <w:p w14:paraId="3D12E98B" w14:textId="77777777" w:rsidR="00201F4C" w:rsidRDefault="00201F4C">
            <w:pPr>
              <w:autoSpaceDE w:val="0"/>
              <w:autoSpaceDN w:val="0"/>
              <w:adjustRightInd w:val="0"/>
              <w:spacing w:line="240" w:lineRule="auto"/>
              <w:jc w:val="right"/>
              <w:rPr>
                <w:ins w:id="2080" w:author="Glauber Matteis Gadelha" w:date="2020-02-28T22:55:00Z"/>
                <w:rFonts w:ascii="Calibri" w:hAnsi="Calibri" w:cs="Calibri"/>
                <w:color w:val="000000"/>
                <w:sz w:val="22"/>
              </w:rPr>
            </w:pPr>
            <w:ins w:id="2081" w:author="Glauber Matteis Gadelha" w:date="2020-02-28T22:55:00Z">
              <w:r>
                <w:rPr>
                  <w:rFonts w:ascii="Calibri" w:hAnsi="Calibri" w:cs="Calibri"/>
                  <w:color w:val="000000"/>
                  <w:sz w:val="22"/>
                </w:rPr>
                <w:t>1100.00</w:t>
              </w:r>
            </w:ins>
          </w:p>
        </w:tc>
      </w:tr>
      <w:tr w:rsidR="00201F4C" w14:paraId="05BB58BB" w14:textId="77777777" w:rsidTr="00A56DDB">
        <w:trPr>
          <w:trHeight w:val="290"/>
          <w:ins w:id="2082"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33E5DFFF" w14:textId="77777777" w:rsidR="00201F4C" w:rsidRDefault="00201F4C">
            <w:pPr>
              <w:autoSpaceDE w:val="0"/>
              <w:autoSpaceDN w:val="0"/>
              <w:adjustRightInd w:val="0"/>
              <w:spacing w:line="240" w:lineRule="auto"/>
              <w:jc w:val="center"/>
              <w:rPr>
                <w:ins w:id="2083" w:author="Glauber Matteis Gadelha" w:date="2020-02-28T22:55:00Z"/>
                <w:rFonts w:ascii="Calibri" w:hAnsi="Calibri" w:cs="Calibri"/>
                <w:color w:val="000000"/>
                <w:sz w:val="22"/>
              </w:rPr>
            </w:pPr>
            <w:ins w:id="2084"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14CF11E8" w14:textId="77777777" w:rsidR="00201F4C" w:rsidRDefault="00201F4C">
            <w:pPr>
              <w:autoSpaceDE w:val="0"/>
              <w:autoSpaceDN w:val="0"/>
              <w:adjustRightInd w:val="0"/>
              <w:spacing w:line="240" w:lineRule="auto"/>
              <w:jc w:val="center"/>
              <w:rPr>
                <w:ins w:id="2085" w:author="Glauber Matteis Gadelha" w:date="2020-02-28T22:55:00Z"/>
                <w:rFonts w:ascii="Calibri" w:hAnsi="Calibri" w:cs="Calibri"/>
                <w:color w:val="000000"/>
                <w:sz w:val="22"/>
              </w:rPr>
            </w:pPr>
            <w:ins w:id="2086" w:author="Glauber Matteis Gadelha" w:date="2020-02-28T22:55:00Z">
              <w:r>
                <w:rPr>
                  <w:rFonts w:ascii="Calibri" w:hAnsi="Calibri" w:cs="Calibri"/>
                  <w:color w:val="000000"/>
                  <w:sz w:val="22"/>
                </w:rPr>
                <w:t>21</w:t>
              </w:r>
            </w:ins>
          </w:p>
        </w:tc>
        <w:tc>
          <w:tcPr>
            <w:tcW w:w="2268" w:type="dxa"/>
            <w:tcBorders>
              <w:top w:val="single" w:sz="6" w:space="0" w:color="auto"/>
              <w:left w:val="single" w:sz="6" w:space="0" w:color="auto"/>
              <w:bottom w:val="single" w:sz="6" w:space="0" w:color="auto"/>
              <w:right w:val="single" w:sz="6" w:space="0" w:color="auto"/>
            </w:tcBorders>
          </w:tcPr>
          <w:p w14:paraId="66EEA3B5" w14:textId="77777777" w:rsidR="00201F4C" w:rsidRDefault="00201F4C">
            <w:pPr>
              <w:autoSpaceDE w:val="0"/>
              <w:autoSpaceDN w:val="0"/>
              <w:adjustRightInd w:val="0"/>
              <w:spacing w:line="240" w:lineRule="auto"/>
              <w:jc w:val="left"/>
              <w:rPr>
                <w:ins w:id="2087" w:author="Glauber Matteis Gadelha" w:date="2020-02-28T22:55:00Z"/>
                <w:rFonts w:ascii="Calibri" w:hAnsi="Calibri" w:cs="Calibri"/>
                <w:color w:val="000000"/>
                <w:sz w:val="22"/>
              </w:rPr>
            </w:pPr>
            <w:ins w:id="2088" w:author="Glauber Matteis Gadelha" w:date="2020-02-28T22:55:00Z">
              <w:r>
                <w:rPr>
                  <w:rFonts w:ascii="Calibri" w:hAnsi="Calibri" w:cs="Calibri"/>
                  <w:color w:val="000000"/>
                  <w:sz w:val="22"/>
                </w:rPr>
                <w:t>SUDESTE</w:t>
              </w:r>
            </w:ins>
          </w:p>
        </w:tc>
        <w:tc>
          <w:tcPr>
            <w:tcW w:w="932" w:type="dxa"/>
            <w:tcBorders>
              <w:top w:val="single" w:sz="6" w:space="0" w:color="auto"/>
              <w:left w:val="single" w:sz="6" w:space="0" w:color="auto"/>
              <w:bottom w:val="single" w:sz="6" w:space="0" w:color="auto"/>
              <w:right w:val="single" w:sz="6" w:space="0" w:color="auto"/>
            </w:tcBorders>
          </w:tcPr>
          <w:p w14:paraId="6C0B39F5" w14:textId="77777777" w:rsidR="00201F4C" w:rsidRDefault="00201F4C">
            <w:pPr>
              <w:autoSpaceDE w:val="0"/>
              <w:autoSpaceDN w:val="0"/>
              <w:adjustRightInd w:val="0"/>
              <w:spacing w:line="240" w:lineRule="auto"/>
              <w:jc w:val="right"/>
              <w:rPr>
                <w:ins w:id="2089" w:author="Glauber Matteis Gadelha" w:date="2020-02-28T22:55:00Z"/>
                <w:rFonts w:ascii="Calibri" w:hAnsi="Calibri" w:cs="Calibri"/>
                <w:color w:val="000000"/>
                <w:sz w:val="22"/>
              </w:rPr>
            </w:pPr>
            <w:ins w:id="2090" w:author="Glauber Matteis Gadelha" w:date="2020-02-28T22:55:00Z">
              <w:r>
                <w:rPr>
                  <w:rFonts w:ascii="Calibri" w:hAnsi="Calibri" w:cs="Calibri"/>
                  <w:color w:val="000000"/>
                  <w:sz w:val="22"/>
                </w:rPr>
                <w:t>1120.00</w:t>
              </w:r>
            </w:ins>
          </w:p>
        </w:tc>
      </w:tr>
      <w:tr w:rsidR="00201F4C" w14:paraId="2BB0A56B" w14:textId="77777777" w:rsidTr="00A56DDB">
        <w:trPr>
          <w:trHeight w:val="290"/>
          <w:ins w:id="2091"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7F47A09F" w14:textId="77777777" w:rsidR="00201F4C" w:rsidRDefault="00201F4C">
            <w:pPr>
              <w:autoSpaceDE w:val="0"/>
              <w:autoSpaceDN w:val="0"/>
              <w:adjustRightInd w:val="0"/>
              <w:spacing w:line="240" w:lineRule="auto"/>
              <w:jc w:val="center"/>
              <w:rPr>
                <w:ins w:id="2092" w:author="Glauber Matteis Gadelha" w:date="2020-02-28T22:55:00Z"/>
                <w:rFonts w:ascii="Calibri" w:hAnsi="Calibri" w:cs="Calibri"/>
                <w:color w:val="000000"/>
                <w:sz w:val="22"/>
              </w:rPr>
            </w:pPr>
            <w:ins w:id="2093"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79E9F7C8" w14:textId="77777777" w:rsidR="00201F4C" w:rsidRDefault="00201F4C">
            <w:pPr>
              <w:autoSpaceDE w:val="0"/>
              <w:autoSpaceDN w:val="0"/>
              <w:adjustRightInd w:val="0"/>
              <w:spacing w:line="240" w:lineRule="auto"/>
              <w:jc w:val="center"/>
              <w:rPr>
                <w:ins w:id="2094" w:author="Glauber Matteis Gadelha" w:date="2020-02-28T22:55:00Z"/>
                <w:rFonts w:ascii="Calibri" w:hAnsi="Calibri" w:cs="Calibri"/>
                <w:color w:val="000000"/>
                <w:sz w:val="22"/>
              </w:rPr>
            </w:pPr>
            <w:ins w:id="2095" w:author="Glauber Matteis Gadelha" w:date="2020-02-28T22:55:00Z">
              <w:r>
                <w:rPr>
                  <w:rFonts w:ascii="Calibri" w:hAnsi="Calibri" w:cs="Calibri"/>
                  <w:color w:val="000000"/>
                  <w:sz w:val="22"/>
                </w:rPr>
                <w:t>33</w:t>
              </w:r>
            </w:ins>
          </w:p>
        </w:tc>
        <w:tc>
          <w:tcPr>
            <w:tcW w:w="2268" w:type="dxa"/>
            <w:tcBorders>
              <w:top w:val="single" w:sz="6" w:space="0" w:color="auto"/>
              <w:left w:val="single" w:sz="6" w:space="0" w:color="auto"/>
              <w:bottom w:val="single" w:sz="6" w:space="0" w:color="auto"/>
              <w:right w:val="single" w:sz="6" w:space="0" w:color="auto"/>
            </w:tcBorders>
          </w:tcPr>
          <w:p w14:paraId="1FD3B5F5" w14:textId="77777777" w:rsidR="00201F4C" w:rsidRDefault="00201F4C">
            <w:pPr>
              <w:autoSpaceDE w:val="0"/>
              <w:autoSpaceDN w:val="0"/>
              <w:adjustRightInd w:val="0"/>
              <w:spacing w:line="240" w:lineRule="auto"/>
              <w:jc w:val="left"/>
              <w:rPr>
                <w:ins w:id="2096" w:author="Glauber Matteis Gadelha" w:date="2020-02-28T22:55:00Z"/>
                <w:rFonts w:ascii="Calibri" w:hAnsi="Calibri" w:cs="Calibri"/>
                <w:color w:val="000000"/>
                <w:sz w:val="22"/>
              </w:rPr>
            </w:pPr>
            <w:ins w:id="2097" w:author="Glauber Matteis Gadelha" w:date="2020-02-28T22:55:00Z">
              <w:r>
                <w:rPr>
                  <w:rFonts w:ascii="Calibri" w:hAnsi="Calibri" w:cs="Calibri"/>
                  <w:color w:val="000000"/>
                  <w:sz w:val="22"/>
                </w:rPr>
                <w:t>CENTRO-OESTE</w:t>
              </w:r>
            </w:ins>
          </w:p>
        </w:tc>
        <w:tc>
          <w:tcPr>
            <w:tcW w:w="932" w:type="dxa"/>
            <w:tcBorders>
              <w:top w:val="single" w:sz="6" w:space="0" w:color="auto"/>
              <w:left w:val="single" w:sz="6" w:space="0" w:color="auto"/>
              <w:bottom w:val="single" w:sz="6" w:space="0" w:color="auto"/>
              <w:right w:val="single" w:sz="6" w:space="0" w:color="auto"/>
            </w:tcBorders>
          </w:tcPr>
          <w:p w14:paraId="17F84D0D" w14:textId="77777777" w:rsidR="00201F4C" w:rsidRDefault="00201F4C">
            <w:pPr>
              <w:autoSpaceDE w:val="0"/>
              <w:autoSpaceDN w:val="0"/>
              <w:adjustRightInd w:val="0"/>
              <w:spacing w:line="240" w:lineRule="auto"/>
              <w:jc w:val="right"/>
              <w:rPr>
                <w:ins w:id="2098" w:author="Glauber Matteis Gadelha" w:date="2020-02-28T22:55:00Z"/>
                <w:rFonts w:ascii="Calibri" w:hAnsi="Calibri" w:cs="Calibri"/>
                <w:color w:val="000000"/>
                <w:sz w:val="22"/>
              </w:rPr>
            </w:pPr>
            <w:ins w:id="2099" w:author="Glauber Matteis Gadelha" w:date="2020-02-28T22:55:00Z">
              <w:r>
                <w:rPr>
                  <w:rFonts w:ascii="Calibri" w:hAnsi="Calibri" w:cs="Calibri"/>
                  <w:color w:val="000000"/>
                  <w:sz w:val="22"/>
                </w:rPr>
                <w:t>1000.00</w:t>
              </w:r>
            </w:ins>
          </w:p>
        </w:tc>
      </w:tr>
      <w:tr w:rsidR="00201F4C" w14:paraId="259A7C75" w14:textId="77777777" w:rsidTr="00A56DDB">
        <w:trPr>
          <w:trHeight w:val="290"/>
          <w:ins w:id="2100"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32C6CE77" w14:textId="77777777" w:rsidR="00201F4C" w:rsidRDefault="00201F4C">
            <w:pPr>
              <w:autoSpaceDE w:val="0"/>
              <w:autoSpaceDN w:val="0"/>
              <w:adjustRightInd w:val="0"/>
              <w:spacing w:line="240" w:lineRule="auto"/>
              <w:jc w:val="center"/>
              <w:rPr>
                <w:ins w:id="2101" w:author="Glauber Matteis Gadelha" w:date="2020-02-28T22:55:00Z"/>
                <w:rFonts w:ascii="Calibri" w:hAnsi="Calibri" w:cs="Calibri"/>
                <w:color w:val="000000"/>
                <w:sz w:val="22"/>
              </w:rPr>
            </w:pPr>
            <w:ins w:id="2102"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0FEB87D8" w14:textId="77777777" w:rsidR="00201F4C" w:rsidRDefault="00201F4C">
            <w:pPr>
              <w:autoSpaceDE w:val="0"/>
              <w:autoSpaceDN w:val="0"/>
              <w:adjustRightInd w:val="0"/>
              <w:spacing w:line="240" w:lineRule="auto"/>
              <w:jc w:val="center"/>
              <w:rPr>
                <w:ins w:id="2103" w:author="Glauber Matteis Gadelha" w:date="2020-02-28T22:55:00Z"/>
                <w:rFonts w:ascii="Calibri" w:hAnsi="Calibri" w:cs="Calibri"/>
                <w:color w:val="000000"/>
                <w:sz w:val="22"/>
              </w:rPr>
            </w:pPr>
            <w:ins w:id="2104" w:author="Glauber Matteis Gadelha" w:date="2020-02-28T22:55:00Z">
              <w:r>
                <w:rPr>
                  <w:rFonts w:ascii="Calibri" w:hAnsi="Calibri" w:cs="Calibri"/>
                  <w:color w:val="000000"/>
                  <w:sz w:val="22"/>
                </w:rPr>
                <w:t>27</w:t>
              </w:r>
            </w:ins>
          </w:p>
        </w:tc>
        <w:tc>
          <w:tcPr>
            <w:tcW w:w="2268" w:type="dxa"/>
            <w:tcBorders>
              <w:top w:val="single" w:sz="6" w:space="0" w:color="auto"/>
              <w:left w:val="single" w:sz="6" w:space="0" w:color="auto"/>
              <w:bottom w:val="single" w:sz="6" w:space="0" w:color="auto"/>
              <w:right w:val="single" w:sz="6" w:space="0" w:color="auto"/>
            </w:tcBorders>
          </w:tcPr>
          <w:p w14:paraId="59C7306D" w14:textId="77777777" w:rsidR="00201F4C" w:rsidRDefault="00201F4C">
            <w:pPr>
              <w:autoSpaceDE w:val="0"/>
              <w:autoSpaceDN w:val="0"/>
              <w:adjustRightInd w:val="0"/>
              <w:spacing w:line="240" w:lineRule="auto"/>
              <w:jc w:val="left"/>
              <w:rPr>
                <w:ins w:id="2105" w:author="Glauber Matteis Gadelha" w:date="2020-02-28T22:55:00Z"/>
                <w:rFonts w:ascii="Calibri" w:hAnsi="Calibri" w:cs="Calibri"/>
                <w:color w:val="000000"/>
                <w:sz w:val="22"/>
              </w:rPr>
            </w:pPr>
            <w:ins w:id="2106" w:author="Glauber Matteis Gadelha" w:date="2020-02-28T22:55:00Z">
              <w:r>
                <w:rPr>
                  <w:rFonts w:ascii="Calibri" w:hAnsi="Calibri" w:cs="Calibri"/>
                  <w:color w:val="000000"/>
                  <w:sz w:val="22"/>
                </w:rPr>
                <w:t>NORDESTE</w:t>
              </w:r>
            </w:ins>
          </w:p>
        </w:tc>
        <w:tc>
          <w:tcPr>
            <w:tcW w:w="932" w:type="dxa"/>
            <w:tcBorders>
              <w:top w:val="single" w:sz="6" w:space="0" w:color="auto"/>
              <w:left w:val="single" w:sz="6" w:space="0" w:color="auto"/>
              <w:bottom w:val="single" w:sz="6" w:space="0" w:color="auto"/>
              <w:right w:val="single" w:sz="6" w:space="0" w:color="auto"/>
            </w:tcBorders>
          </w:tcPr>
          <w:p w14:paraId="49999FF6" w14:textId="77777777" w:rsidR="00201F4C" w:rsidRDefault="00201F4C">
            <w:pPr>
              <w:autoSpaceDE w:val="0"/>
              <w:autoSpaceDN w:val="0"/>
              <w:adjustRightInd w:val="0"/>
              <w:spacing w:line="240" w:lineRule="auto"/>
              <w:jc w:val="right"/>
              <w:rPr>
                <w:ins w:id="2107" w:author="Glauber Matteis Gadelha" w:date="2020-02-28T22:55:00Z"/>
                <w:rFonts w:ascii="Calibri" w:hAnsi="Calibri" w:cs="Calibri"/>
                <w:color w:val="000000"/>
                <w:sz w:val="22"/>
              </w:rPr>
            </w:pPr>
            <w:ins w:id="2108" w:author="Glauber Matteis Gadelha" w:date="2020-02-28T22:55:00Z">
              <w:r>
                <w:rPr>
                  <w:rFonts w:ascii="Calibri" w:hAnsi="Calibri" w:cs="Calibri"/>
                  <w:color w:val="000000"/>
                  <w:sz w:val="22"/>
                </w:rPr>
                <w:t>1110.00</w:t>
              </w:r>
            </w:ins>
          </w:p>
        </w:tc>
      </w:tr>
      <w:tr w:rsidR="00201F4C" w14:paraId="201FDB44" w14:textId="77777777" w:rsidTr="00A56DDB">
        <w:trPr>
          <w:trHeight w:val="290"/>
          <w:ins w:id="2109"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32A5510C" w14:textId="77777777" w:rsidR="00201F4C" w:rsidRDefault="00201F4C">
            <w:pPr>
              <w:autoSpaceDE w:val="0"/>
              <w:autoSpaceDN w:val="0"/>
              <w:adjustRightInd w:val="0"/>
              <w:spacing w:line="240" w:lineRule="auto"/>
              <w:jc w:val="center"/>
              <w:rPr>
                <w:ins w:id="2110" w:author="Glauber Matteis Gadelha" w:date="2020-02-28T22:55:00Z"/>
                <w:rFonts w:ascii="Calibri" w:hAnsi="Calibri" w:cs="Calibri"/>
                <w:color w:val="000000"/>
                <w:sz w:val="22"/>
              </w:rPr>
            </w:pPr>
            <w:ins w:id="2111"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0B230A36" w14:textId="77777777" w:rsidR="00201F4C" w:rsidRDefault="00201F4C">
            <w:pPr>
              <w:autoSpaceDE w:val="0"/>
              <w:autoSpaceDN w:val="0"/>
              <w:adjustRightInd w:val="0"/>
              <w:spacing w:line="240" w:lineRule="auto"/>
              <w:jc w:val="center"/>
              <w:rPr>
                <w:ins w:id="2112" w:author="Glauber Matteis Gadelha" w:date="2020-02-28T22:55:00Z"/>
                <w:rFonts w:ascii="Calibri" w:hAnsi="Calibri" w:cs="Calibri"/>
                <w:color w:val="000000"/>
                <w:sz w:val="22"/>
              </w:rPr>
            </w:pPr>
            <w:ins w:id="2113" w:author="Glauber Matteis Gadelha" w:date="2020-02-28T22:55:00Z">
              <w:r>
                <w:rPr>
                  <w:rFonts w:ascii="Calibri" w:hAnsi="Calibri" w:cs="Calibri"/>
                  <w:color w:val="000000"/>
                  <w:sz w:val="22"/>
                </w:rPr>
                <w:t>33</w:t>
              </w:r>
            </w:ins>
          </w:p>
        </w:tc>
        <w:tc>
          <w:tcPr>
            <w:tcW w:w="2268" w:type="dxa"/>
            <w:tcBorders>
              <w:top w:val="single" w:sz="6" w:space="0" w:color="auto"/>
              <w:left w:val="single" w:sz="6" w:space="0" w:color="auto"/>
              <w:bottom w:val="single" w:sz="6" w:space="0" w:color="auto"/>
              <w:right w:val="single" w:sz="6" w:space="0" w:color="auto"/>
            </w:tcBorders>
          </w:tcPr>
          <w:p w14:paraId="5A4B6CB8" w14:textId="77777777" w:rsidR="00201F4C" w:rsidRDefault="00201F4C">
            <w:pPr>
              <w:autoSpaceDE w:val="0"/>
              <w:autoSpaceDN w:val="0"/>
              <w:adjustRightInd w:val="0"/>
              <w:spacing w:line="240" w:lineRule="auto"/>
              <w:jc w:val="left"/>
              <w:rPr>
                <w:ins w:id="2114" w:author="Glauber Matteis Gadelha" w:date="2020-02-28T22:55:00Z"/>
                <w:rFonts w:ascii="Calibri" w:hAnsi="Calibri" w:cs="Calibri"/>
                <w:color w:val="000000"/>
                <w:sz w:val="22"/>
              </w:rPr>
            </w:pPr>
            <w:ins w:id="2115" w:author="Glauber Matteis Gadelha" w:date="2020-02-28T22:55:00Z">
              <w:r>
                <w:rPr>
                  <w:rFonts w:ascii="Calibri" w:hAnsi="Calibri" w:cs="Calibri"/>
                  <w:color w:val="000000"/>
                  <w:sz w:val="22"/>
                </w:rPr>
                <w:t>SUDESTE</w:t>
              </w:r>
            </w:ins>
          </w:p>
        </w:tc>
        <w:tc>
          <w:tcPr>
            <w:tcW w:w="932" w:type="dxa"/>
            <w:tcBorders>
              <w:top w:val="single" w:sz="6" w:space="0" w:color="auto"/>
              <w:left w:val="single" w:sz="6" w:space="0" w:color="auto"/>
              <w:bottom w:val="single" w:sz="6" w:space="0" w:color="auto"/>
              <w:right w:val="single" w:sz="6" w:space="0" w:color="auto"/>
            </w:tcBorders>
          </w:tcPr>
          <w:p w14:paraId="1A96A40A" w14:textId="77777777" w:rsidR="00201F4C" w:rsidRDefault="00201F4C">
            <w:pPr>
              <w:autoSpaceDE w:val="0"/>
              <w:autoSpaceDN w:val="0"/>
              <w:adjustRightInd w:val="0"/>
              <w:spacing w:line="240" w:lineRule="auto"/>
              <w:jc w:val="right"/>
              <w:rPr>
                <w:ins w:id="2116" w:author="Glauber Matteis Gadelha" w:date="2020-02-28T22:55:00Z"/>
                <w:rFonts w:ascii="Calibri" w:hAnsi="Calibri" w:cs="Calibri"/>
                <w:color w:val="000000"/>
                <w:sz w:val="22"/>
              </w:rPr>
            </w:pPr>
            <w:ins w:id="2117" w:author="Glauber Matteis Gadelha" w:date="2020-02-28T22:55:00Z">
              <w:r>
                <w:rPr>
                  <w:rFonts w:ascii="Calibri" w:hAnsi="Calibri" w:cs="Calibri"/>
                  <w:color w:val="000000"/>
                  <w:sz w:val="22"/>
                </w:rPr>
                <w:t>1000.00</w:t>
              </w:r>
            </w:ins>
          </w:p>
        </w:tc>
      </w:tr>
      <w:tr w:rsidR="00201F4C" w14:paraId="7739B3B6" w14:textId="77777777" w:rsidTr="00A56DDB">
        <w:trPr>
          <w:trHeight w:val="290"/>
          <w:ins w:id="2118"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012B8C0F" w14:textId="77777777" w:rsidR="00201F4C" w:rsidRDefault="00201F4C">
            <w:pPr>
              <w:autoSpaceDE w:val="0"/>
              <w:autoSpaceDN w:val="0"/>
              <w:adjustRightInd w:val="0"/>
              <w:spacing w:line="240" w:lineRule="auto"/>
              <w:jc w:val="center"/>
              <w:rPr>
                <w:ins w:id="2119" w:author="Glauber Matteis Gadelha" w:date="2020-02-28T22:55:00Z"/>
                <w:rFonts w:ascii="Calibri" w:hAnsi="Calibri" w:cs="Calibri"/>
                <w:color w:val="000000"/>
                <w:sz w:val="22"/>
              </w:rPr>
            </w:pPr>
            <w:ins w:id="2120" w:author="Glauber Matteis Gadelha" w:date="2020-02-28T22:55:00Z">
              <w:r>
                <w:rPr>
                  <w:rFonts w:ascii="Calibri" w:hAnsi="Calibri" w:cs="Calibri"/>
                  <w:color w:val="000000"/>
                  <w:sz w:val="22"/>
                </w:rPr>
                <w:t>F</w:t>
              </w:r>
            </w:ins>
          </w:p>
        </w:tc>
        <w:tc>
          <w:tcPr>
            <w:tcW w:w="850" w:type="dxa"/>
            <w:tcBorders>
              <w:top w:val="single" w:sz="6" w:space="0" w:color="auto"/>
              <w:left w:val="single" w:sz="6" w:space="0" w:color="auto"/>
              <w:bottom w:val="single" w:sz="6" w:space="0" w:color="auto"/>
              <w:right w:val="single" w:sz="6" w:space="0" w:color="auto"/>
            </w:tcBorders>
          </w:tcPr>
          <w:p w14:paraId="7EA8D271" w14:textId="77777777" w:rsidR="00201F4C" w:rsidRDefault="00201F4C">
            <w:pPr>
              <w:autoSpaceDE w:val="0"/>
              <w:autoSpaceDN w:val="0"/>
              <w:adjustRightInd w:val="0"/>
              <w:spacing w:line="240" w:lineRule="auto"/>
              <w:jc w:val="center"/>
              <w:rPr>
                <w:ins w:id="2121" w:author="Glauber Matteis Gadelha" w:date="2020-02-28T22:55:00Z"/>
                <w:rFonts w:ascii="Calibri" w:hAnsi="Calibri" w:cs="Calibri"/>
                <w:color w:val="000000"/>
                <w:sz w:val="22"/>
              </w:rPr>
            </w:pPr>
            <w:ins w:id="2122" w:author="Glauber Matteis Gadelha" w:date="2020-02-28T22:55:00Z">
              <w:r>
                <w:rPr>
                  <w:rFonts w:ascii="Calibri" w:hAnsi="Calibri" w:cs="Calibri"/>
                  <w:color w:val="000000"/>
                  <w:sz w:val="22"/>
                </w:rPr>
                <w:t>42</w:t>
              </w:r>
            </w:ins>
          </w:p>
        </w:tc>
        <w:tc>
          <w:tcPr>
            <w:tcW w:w="2268" w:type="dxa"/>
            <w:tcBorders>
              <w:top w:val="single" w:sz="6" w:space="0" w:color="auto"/>
              <w:left w:val="single" w:sz="6" w:space="0" w:color="auto"/>
              <w:bottom w:val="single" w:sz="6" w:space="0" w:color="auto"/>
              <w:right w:val="single" w:sz="6" w:space="0" w:color="auto"/>
            </w:tcBorders>
          </w:tcPr>
          <w:p w14:paraId="2D9E45B2" w14:textId="77777777" w:rsidR="00201F4C" w:rsidRDefault="00201F4C">
            <w:pPr>
              <w:autoSpaceDE w:val="0"/>
              <w:autoSpaceDN w:val="0"/>
              <w:adjustRightInd w:val="0"/>
              <w:spacing w:line="240" w:lineRule="auto"/>
              <w:jc w:val="left"/>
              <w:rPr>
                <w:ins w:id="2123" w:author="Glauber Matteis Gadelha" w:date="2020-02-28T22:55:00Z"/>
                <w:rFonts w:ascii="Calibri" w:hAnsi="Calibri" w:cs="Calibri"/>
                <w:color w:val="000000"/>
                <w:sz w:val="22"/>
              </w:rPr>
            </w:pPr>
            <w:ins w:id="2124" w:author="Glauber Matteis Gadelha" w:date="2020-02-28T22:55:00Z">
              <w:r>
                <w:rPr>
                  <w:rFonts w:ascii="Calibri" w:hAnsi="Calibri" w:cs="Calibri"/>
                  <w:color w:val="000000"/>
                  <w:sz w:val="22"/>
                </w:rPr>
                <w:t>SUDESTE</w:t>
              </w:r>
            </w:ins>
          </w:p>
        </w:tc>
        <w:tc>
          <w:tcPr>
            <w:tcW w:w="932" w:type="dxa"/>
            <w:tcBorders>
              <w:top w:val="single" w:sz="6" w:space="0" w:color="auto"/>
              <w:left w:val="single" w:sz="6" w:space="0" w:color="auto"/>
              <w:bottom w:val="single" w:sz="6" w:space="0" w:color="auto"/>
              <w:right w:val="single" w:sz="6" w:space="0" w:color="auto"/>
            </w:tcBorders>
          </w:tcPr>
          <w:p w14:paraId="2BE47A6F" w14:textId="77777777" w:rsidR="00201F4C" w:rsidRDefault="00201F4C">
            <w:pPr>
              <w:autoSpaceDE w:val="0"/>
              <w:autoSpaceDN w:val="0"/>
              <w:adjustRightInd w:val="0"/>
              <w:spacing w:line="240" w:lineRule="auto"/>
              <w:jc w:val="right"/>
              <w:rPr>
                <w:ins w:id="2125" w:author="Glauber Matteis Gadelha" w:date="2020-02-28T22:55:00Z"/>
                <w:rFonts w:ascii="Calibri" w:hAnsi="Calibri" w:cs="Calibri"/>
                <w:color w:val="000000"/>
                <w:sz w:val="22"/>
              </w:rPr>
            </w:pPr>
            <w:ins w:id="2126" w:author="Glauber Matteis Gadelha" w:date="2020-02-28T22:55:00Z">
              <w:r>
                <w:rPr>
                  <w:rFonts w:ascii="Calibri" w:hAnsi="Calibri" w:cs="Calibri"/>
                  <w:color w:val="000000"/>
                  <w:sz w:val="22"/>
                </w:rPr>
                <w:t>998.00</w:t>
              </w:r>
            </w:ins>
          </w:p>
        </w:tc>
      </w:tr>
      <w:tr w:rsidR="00201F4C" w14:paraId="18632203" w14:textId="77777777" w:rsidTr="00A56DDB">
        <w:trPr>
          <w:trHeight w:val="290"/>
          <w:ins w:id="2127"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7BB04094" w14:textId="77777777" w:rsidR="00201F4C" w:rsidRDefault="00201F4C">
            <w:pPr>
              <w:autoSpaceDE w:val="0"/>
              <w:autoSpaceDN w:val="0"/>
              <w:adjustRightInd w:val="0"/>
              <w:spacing w:line="240" w:lineRule="auto"/>
              <w:jc w:val="center"/>
              <w:rPr>
                <w:ins w:id="2128" w:author="Glauber Matteis Gadelha" w:date="2020-02-28T22:55:00Z"/>
                <w:rFonts w:ascii="Calibri" w:hAnsi="Calibri" w:cs="Calibri"/>
                <w:color w:val="000000"/>
                <w:sz w:val="22"/>
              </w:rPr>
            </w:pPr>
            <w:ins w:id="2129"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33AA6A86" w14:textId="77777777" w:rsidR="00201F4C" w:rsidRDefault="00201F4C">
            <w:pPr>
              <w:autoSpaceDE w:val="0"/>
              <w:autoSpaceDN w:val="0"/>
              <w:adjustRightInd w:val="0"/>
              <w:spacing w:line="240" w:lineRule="auto"/>
              <w:jc w:val="center"/>
              <w:rPr>
                <w:ins w:id="2130" w:author="Glauber Matteis Gadelha" w:date="2020-02-28T22:55:00Z"/>
                <w:rFonts w:ascii="Calibri" w:hAnsi="Calibri" w:cs="Calibri"/>
                <w:color w:val="000000"/>
                <w:sz w:val="22"/>
              </w:rPr>
            </w:pPr>
            <w:ins w:id="2131" w:author="Glauber Matteis Gadelha" w:date="2020-02-28T22:55:00Z">
              <w:r>
                <w:rPr>
                  <w:rFonts w:ascii="Calibri" w:hAnsi="Calibri" w:cs="Calibri"/>
                  <w:color w:val="000000"/>
                  <w:sz w:val="22"/>
                </w:rPr>
                <w:t>40</w:t>
              </w:r>
            </w:ins>
          </w:p>
        </w:tc>
        <w:tc>
          <w:tcPr>
            <w:tcW w:w="2268" w:type="dxa"/>
            <w:tcBorders>
              <w:top w:val="single" w:sz="6" w:space="0" w:color="auto"/>
              <w:left w:val="single" w:sz="6" w:space="0" w:color="auto"/>
              <w:bottom w:val="single" w:sz="6" w:space="0" w:color="auto"/>
              <w:right w:val="single" w:sz="6" w:space="0" w:color="auto"/>
            </w:tcBorders>
          </w:tcPr>
          <w:p w14:paraId="2BC55ACB" w14:textId="77777777" w:rsidR="00201F4C" w:rsidRDefault="00201F4C">
            <w:pPr>
              <w:autoSpaceDE w:val="0"/>
              <w:autoSpaceDN w:val="0"/>
              <w:adjustRightInd w:val="0"/>
              <w:spacing w:line="240" w:lineRule="auto"/>
              <w:jc w:val="left"/>
              <w:rPr>
                <w:ins w:id="2132" w:author="Glauber Matteis Gadelha" w:date="2020-02-28T22:55:00Z"/>
                <w:rFonts w:ascii="Calibri" w:hAnsi="Calibri" w:cs="Calibri"/>
                <w:color w:val="000000"/>
                <w:sz w:val="22"/>
              </w:rPr>
            </w:pPr>
            <w:ins w:id="2133" w:author="Glauber Matteis Gadelha" w:date="2020-02-28T22:55:00Z">
              <w:r>
                <w:rPr>
                  <w:rFonts w:ascii="Calibri" w:hAnsi="Calibri" w:cs="Calibri"/>
                  <w:color w:val="000000"/>
                  <w:sz w:val="22"/>
                </w:rPr>
                <w:t>NORDESTE</w:t>
              </w:r>
            </w:ins>
          </w:p>
        </w:tc>
        <w:tc>
          <w:tcPr>
            <w:tcW w:w="932" w:type="dxa"/>
            <w:tcBorders>
              <w:top w:val="single" w:sz="6" w:space="0" w:color="auto"/>
              <w:left w:val="single" w:sz="6" w:space="0" w:color="auto"/>
              <w:bottom w:val="single" w:sz="6" w:space="0" w:color="auto"/>
              <w:right w:val="single" w:sz="6" w:space="0" w:color="auto"/>
            </w:tcBorders>
          </w:tcPr>
          <w:p w14:paraId="4D38D57E" w14:textId="77777777" w:rsidR="00201F4C" w:rsidRDefault="00201F4C">
            <w:pPr>
              <w:autoSpaceDE w:val="0"/>
              <w:autoSpaceDN w:val="0"/>
              <w:adjustRightInd w:val="0"/>
              <w:spacing w:line="240" w:lineRule="auto"/>
              <w:jc w:val="right"/>
              <w:rPr>
                <w:ins w:id="2134" w:author="Glauber Matteis Gadelha" w:date="2020-02-28T22:55:00Z"/>
                <w:rFonts w:ascii="Calibri" w:hAnsi="Calibri" w:cs="Calibri"/>
                <w:color w:val="000000"/>
                <w:sz w:val="22"/>
              </w:rPr>
            </w:pPr>
            <w:ins w:id="2135" w:author="Glauber Matteis Gadelha" w:date="2020-02-28T22:55:00Z">
              <w:r>
                <w:rPr>
                  <w:rFonts w:ascii="Calibri" w:hAnsi="Calibri" w:cs="Calibri"/>
                  <w:color w:val="000000"/>
                  <w:sz w:val="22"/>
                </w:rPr>
                <w:t>1897.00</w:t>
              </w:r>
            </w:ins>
          </w:p>
        </w:tc>
      </w:tr>
      <w:tr w:rsidR="00201F4C" w14:paraId="66998F9D" w14:textId="77777777" w:rsidTr="00A56DDB">
        <w:trPr>
          <w:trHeight w:val="290"/>
          <w:ins w:id="2136" w:author="Glauber Matteis Gadelha" w:date="2020-02-28T22:55:00Z"/>
        </w:trPr>
        <w:tc>
          <w:tcPr>
            <w:tcW w:w="820" w:type="dxa"/>
            <w:tcBorders>
              <w:top w:val="single" w:sz="6" w:space="0" w:color="auto"/>
              <w:left w:val="single" w:sz="6" w:space="0" w:color="auto"/>
              <w:bottom w:val="single" w:sz="6" w:space="0" w:color="auto"/>
              <w:right w:val="single" w:sz="6" w:space="0" w:color="auto"/>
            </w:tcBorders>
          </w:tcPr>
          <w:p w14:paraId="2E1C7B66" w14:textId="77777777" w:rsidR="00201F4C" w:rsidRDefault="00201F4C">
            <w:pPr>
              <w:autoSpaceDE w:val="0"/>
              <w:autoSpaceDN w:val="0"/>
              <w:adjustRightInd w:val="0"/>
              <w:spacing w:line="240" w:lineRule="auto"/>
              <w:jc w:val="center"/>
              <w:rPr>
                <w:ins w:id="2137" w:author="Glauber Matteis Gadelha" w:date="2020-02-28T22:55:00Z"/>
                <w:rFonts w:ascii="Calibri" w:hAnsi="Calibri" w:cs="Calibri"/>
                <w:color w:val="000000"/>
                <w:sz w:val="22"/>
              </w:rPr>
            </w:pPr>
            <w:ins w:id="2138" w:author="Glauber Matteis Gadelha" w:date="2020-02-28T22:55:00Z">
              <w:r>
                <w:rPr>
                  <w:rFonts w:ascii="Calibri" w:hAnsi="Calibri" w:cs="Calibri"/>
                  <w:color w:val="000000"/>
                  <w:sz w:val="22"/>
                </w:rPr>
                <w:t>M</w:t>
              </w:r>
            </w:ins>
          </w:p>
        </w:tc>
        <w:tc>
          <w:tcPr>
            <w:tcW w:w="850" w:type="dxa"/>
            <w:tcBorders>
              <w:top w:val="single" w:sz="6" w:space="0" w:color="auto"/>
              <w:left w:val="single" w:sz="6" w:space="0" w:color="auto"/>
              <w:bottom w:val="single" w:sz="6" w:space="0" w:color="auto"/>
              <w:right w:val="single" w:sz="6" w:space="0" w:color="auto"/>
            </w:tcBorders>
          </w:tcPr>
          <w:p w14:paraId="15B6B546" w14:textId="77777777" w:rsidR="00201F4C" w:rsidRDefault="00201F4C">
            <w:pPr>
              <w:autoSpaceDE w:val="0"/>
              <w:autoSpaceDN w:val="0"/>
              <w:adjustRightInd w:val="0"/>
              <w:spacing w:line="240" w:lineRule="auto"/>
              <w:jc w:val="center"/>
              <w:rPr>
                <w:ins w:id="2139" w:author="Glauber Matteis Gadelha" w:date="2020-02-28T22:55:00Z"/>
                <w:rFonts w:ascii="Calibri" w:hAnsi="Calibri" w:cs="Calibri"/>
                <w:color w:val="000000"/>
                <w:sz w:val="22"/>
              </w:rPr>
            </w:pPr>
            <w:ins w:id="2140" w:author="Glauber Matteis Gadelha" w:date="2020-02-28T22:55:00Z">
              <w:r>
                <w:rPr>
                  <w:rFonts w:ascii="Calibri" w:hAnsi="Calibri" w:cs="Calibri"/>
                  <w:color w:val="000000"/>
                  <w:sz w:val="22"/>
                </w:rPr>
                <w:t>41</w:t>
              </w:r>
            </w:ins>
          </w:p>
        </w:tc>
        <w:tc>
          <w:tcPr>
            <w:tcW w:w="2268" w:type="dxa"/>
            <w:tcBorders>
              <w:top w:val="single" w:sz="6" w:space="0" w:color="auto"/>
              <w:left w:val="single" w:sz="6" w:space="0" w:color="auto"/>
              <w:bottom w:val="single" w:sz="6" w:space="0" w:color="auto"/>
              <w:right w:val="single" w:sz="6" w:space="0" w:color="auto"/>
            </w:tcBorders>
          </w:tcPr>
          <w:p w14:paraId="1D550145" w14:textId="77777777" w:rsidR="00201F4C" w:rsidRDefault="00201F4C">
            <w:pPr>
              <w:autoSpaceDE w:val="0"/>
              <w:autoSpaceDN w:val="0"/>
              <w:adjustRightInd w:val="0"/>
              <w:spacing w:line="240" w:lineRule="auto"/>
              <w:jc w:val="left"/>
              <w:rPr>
                <w:ins w:id="2141" w:author="Glauber Matteis Gadelha" w:date="2020-02-28T22:55:00Z"/>
                <w:rFonts w:ascii="Calibri" w:hAnsi="Calibri" w:cs="Calibri"/>
                <w:color w:val="000000"/>
                <w:sz w:val="22"/>
              </w:rPr>
            </w:pPr>
            <w:ins w:id="2142" w:author="Glauber Matteis Gadelha" w:date="2020-02-28T22:55:00Z">
              <w:r>
                <w:rPr>
                  <w:rFonts w:ascii="Calibri" w:hAnsi="Calibri" w:cs="Calibri"/>
                  <w:color w:val="000000"/>
                  <w:sz w:val="22"/>
                </w:rPr>
                <w:t>NORDESTE</w:t>
              </w:r>
            </w:ins>
          </w:p>
        </w:tc>
        <w:tc>
          <w:tcPr>
            <w:tcW w:w="932" w:type="dxa"/>
            <w:tcBorders>
              <w:top w:val="single" w:sz="6" w:space="0" w:color="auto"/>
              <w:left w:val="single" w:sz="6" w:space="0" w:color="auto"/>
              <w:bottom w:val="single" w:sz="6" w:space="0" w:color="auto"/>
              <w:right w:val="single" w:sz="6" w:space="0" w:color="auto"/>
            </w:tcBorders>
          </w:tcPr>
          <w:p w14:paraId="611E6871" w14:textId="77777777" w:rsidR="00201F4C" w:rsidRDefault="00201F4C">
            <w:pPr>
              <w:autoSpaceDE w:val="0"/>
              <w:autoSpaceDN w:val="0"/>
              <w:adjustRightInd w:val="0"/>
              <w:spacing w:line="240" w:lineRule="auto"/>
              <w:jc w:val="right"/>
              <w:rPr>
                <w:ins w:id="2143" w:author="Glauber Matteis Gadelha" w:date="2020-02-28T22:55:00Z"/>
                <w:rFonts w:ascii="Calibri" w:hAnsi="Calibri" w:cs="Calibri"/>
                <w:color w:val="000000"/>
                <w:sz w:val="22"/>
              </w:rPr>
            </w:pPr>
            <w:ins w:id="2144" w:author="Glauber Matteis Gadelha" w:date="2020-02-28T22:55:00Z">
              <w:r>
                <w:rPr>
                  <w:rFonts w:ascii="Calibri" w:hAnsi="Calibri" w:cs="Calibri"/>
                  <w:color w:val="000000"/>
                  <w:sz w:val="22"/>
                </w:rPr>
                <w:t>1990.00</w:t>
              </w:r>
            </w:ins>
          </w:p>
        </w:tc>
      </w:tr>
    </w:tbl>
    <w:p w14:paraId="3760AA5A" w14:textId="082C9349" w:rsidR="00201F4C" w:rsidRPr="00201F4C" w:rsidRDefault="00201F4C" w:rsidP="00201F4C">
      <w:pPr>
        <w:jc w:val="center"/>
        <w:rPr>
          <w:ins w:id="2145" w:author="Glauber Matteis Gadelha" w:date="2020-02-28T20:30:00Z"/>
          <w:b/>
          <w:sz w:val="20"/>
        </w:rPr>
      </w:pPr>
      <w:ins w:id="2146" w:author="Glauber Matteis Gadelha" w:date="2020-02-28T22:56:00Z">
        <w:r>
          <w:rPr>
            <w:b/>
            <w:sz w:val="20"/>
          </w:rPr>
          <w:t>Fonte: Elaborada pelo Autor</w:t>
        </w:r>
      </w:ins>
    </w:p>
    <w:p w14:paraId="2E859EB8" w14:textId="77777777" w:rsidR="00790F7A" w:rsidRPr="00790F7A" w:rsidRDefault="00790F7A" w:rsidP="00790F7A"/>
    <w:p w14:paraId="0A86C6AC" w14:textId="77777777" w:rsidR="00A96A19" w:rsidRDefault="00A96A19" w:rsidP="00AD40B2">
      <w:pPr>
        <w:rPr>
          <w:ins w:id="2147" w:author="Glauber Matteis Gadelha" w:date="2020-02-28T22:58:00Z"/>
        </w:rPr>
      </w:pPr>
      <w:ins w:id="2148" w:author="Glauber Matteis Gadelha" w:date="2020-02-28T22:56:00Z">
        <w:r>
          <w:tab/>
          <w:t xml:space="preserve">Considerando os atributos contidos no arquivo, para </w:t>
        </w:r>
      </w:ins>
      <w:ins w:id="2149" w:author="Glauber Matteis Gadelha" w:date="2020-02-28T22:58:00Z">
        <w:r>
          <w:t>esta simulação, foram definidos os seguintes requisitos:</w:t>
        </w:r>
      </w:ins>
    </w:p>
    <w:p w14:paraId="55CA9ADC" w14:textId="6D3353C8" w:rsidR="00AA3080" w:rsidRDefault="00AA3080" w:rsidP="00A96A19">
      <w:pPr>
        <w:pStyle w:val="PargrafodaLista"/>
        <w:numPr>
          <w:ilvl w:val="0"/>
          <w:numId w:val="50"/>
        </w:numPr>
        <w:rPr>
          <w:ins w:id="2150" w:author="Glauber Matteis Gadelha" w:date="2020-02-28T23:12:00Z"/>
        </w:rPr>
      </w:pPr>
      <w:ins w:id="2151" w:author="Glauber Matteis Gadelha" w:date="2020-02-28T23:11:00Z">
        <w:r>
          <w:t xml:space="preserve">Arquivo </w:t>
        </w:r>
      </w:ins>
      <w:ins w:id="2152" w:author="Glauber Matteis Gadelha" w:date="2020-02-28T23:12:00Z">
        <w:r>
          <w:t>CSV: “c:\</w:t>
        </w:r>
        <w:proofErr w:type="spellStart"/>
        <w:r>
          <w:t>tccrepo</w:t>
        </w:r>
        <w:proofErr w:type="spellEnd"/>
        <w:r>
          <w:t>\</w:t>
        </w:r>
        <w:proofErr w:type="spellStart"/>
        <w:r>
          <w:t>support</w:t>
        </w:r>
        <w:proofErr w:type="spellEnd"/>
        <w:r>
          <w:t>\</w:t>
        </w:r>
        <w:proofErr w:type="gramStart"/>
        <w:r>
          <w:t>teste_salario.</w:t>
        </w:r>
        <w:proofErr w:type="gramEnd"/>
        <w:r>
          <w:t>csv”.</w:t>
        </w:r>
      </w:ins>
    </w:p>
    <w:p w14:paraId="4E389EDD" w14:textId="56E87F30" w:rsidR="00AA3080" w:rsidRDefault="00AA3080" w:rsidP="00A96A19">
      <w:pPr>
        <w:pStyle w:val="PargrafodaLista"/>
        <w:numPr>
          <w:ilvl w:val="0"/>
          <w:numId w:val="50"/>
        </w:numPr>
        <w:rPr>
          <w:ins w:id="2153" w:author="Glauber Matteis Gadelha" w:date="2020-02-28T23:11:00Z"/>
        </w:rPr>
      </w:pPr>
      <w:ins w:id="2154" w:author="Glauber Matteis Gadelha" w:date="2020-02-28T23:12:00Z">
        <w:r>
          <w:t>Pasta de destino: ”%USERPROFILE%</w:t>
        </w:r>
      </w:ins>
      <w:ins w:id="2155" w:author="Glauber Matteis Gadelha" w:date="2020-02-28T23:13:00Z">
        <w:r>
          <w:t>\desktop\dashboard”</w:t>
        </w:r>
      </w:ins>
    </w:p>
    <w:p w14:paraId="52FD2797" w14:textId="1BBA72A9" w:rsidR="004976B8" w:rsidRDefault="004976B8" w:rsidP="00A96A19">
      <w:pPr>
        <w:pStyle w:val="PargrafodaLista"/>
        <w:numPr>
          <w:ilvl w:val="0"/>
          <w:numId w:val="50"/>
        </w:numPr>
        <w:rPr>
          <w:ins w:id="2156" w:author="Glauber Matteis Gadelha" w:date="2020-02-28T23:11:00Z"/>
        </w:rPr>
      </w:pPr>
      <w:ins w:id="2157" w:author="Glauber Matteis Gadelha" w:date="2020-02-28T23:11:00Z">
        <w:r>
          <w:t>Título do dashboard: “Renda Bruta Brasil”.</w:t>
        </w:r>
      </w:ins>
    </w:p>
    <w:p w14:paraId="56AAFA87" w14:textId="45E35273" w:rsidR="00A96A19" w:rsidRDefault="00A96A19" w:rsidP="00A96A19">
      <w:pPr>
        <w:pStyle w:val="PargrafodaLista"/>
        <w:numPr>
          <w:ilvl w:val="0"/>
          <w:numId w:val="50"/>
        </w:numPr>
        <w:rPr>
          <w:ins w:id="2158" w:author="Glauber Matteis Gadelha" w:date="2020-02-28T22:59:00Z"/>
        </w:rPr>
      </w:pPr>
      <w:ins w:id="2159" w:author="Glauber Matteis Gadelha" w:date="2020-02-28T22:58:00Z">
        <w:r>
          <w:t>U</w:t>
        </w:r>
      </w:ins>
      <w:ins w:id="2160" w:author="Glauber Matteis Gadelha" w:date="2020-02-28T22:59:00Z">
        <w:r>
          <w:t xml:space="preserve">m gráfico tipo pizza com o atributo de dimensão SEXO - </w:t>
        </w:r>
      </w:ins>
      <w:ins w:id="2161" w:author="Glauber Matteis Gadelha" w:date="2020-02-28T23:00:00Z">
        <w:r>
          <w:t>Redução por Contagem</w:t>
        </w:r>
      </w:ins>
      <w:ins w:id="2162" w:author="Glauber Matteis Gadelha" w:date="2020-02-28T23:01:00Z">
        <w:r>
          <w:t xml:space="preserve"> – Rótulo: “Sexo dos Entrevistados”</w:t>
        </w:r>
      </w:ins>
      <w:ins w:id="2163" w:author="Glauber Matteis Gadelha" w:date="2020-02-28T22:59:00Z">
        <w:r>
          <w:t>.</w:t>
        </w:r>
      </w:ins>
    </w:p>
    <w:p w14:paraId="39870B3A" w14:textId="2DBDDE32" w:rsidR="00A96A19" w:rsidRDefault="00A96A19" w:rsidP="00A96A19">
      <w:pPr>
        <w:pStyle w:val="PargrafodaLista"/>
        <w:numPr>
          <w:ilvl w:val="0"/>
          <w:numId w:val="50"/>
        </w:numPr>
        <w:rPr>
          <w:ins w:id="2164" w:author="Glauber Matteis Gadelha" w:date="2020-02-28T23:00:00Z"/>
        </w:rPr>
      </w:pPr>
      <w:ins w:id="2165" w:author="Glauber Matteis Gadelha" w:date="2020-02-28T22:59:00Z">
        <w:r>
          <w:t>Um gráfico tipo linha com o atributo de dimensão IDADE</w:t>
        </w:r>
      </w:ins>
      <w:ins w:id="2166" w:author="Glauber Matteis Gadelha" w:date="2020-02-28T23:00:00Z">
        <w:r>
          <w:t xml:space="preserve"> – Redução por Contagem</w:t>
        </w:r>
      </w:ins>
      <w:ins w:id="2167" w:author="Glauber Matteis Gadelha" w:date="2020-02-28T23:01:00Z">
        <w:r>
          <w:t xml:space="preserve"> – Rótulo: “Idade dos </w:t>
        </w:r>
      </w:ins>
      <w:ins w:id="2168" w:author="Glauber Matteis Gadelha" w:date="2020-02-28T23:02:00Z">
        <w:r>
          <w:t>Entrevistados”</w:t>
        </w:r>
      </w:ins>
      <w:ins w:id="2169" w:author="Glauber Matteis Gadelha" w:date="2020-02-28T23:00:00Z">
        <w:r>
          <w:t>.</w:t>
        </w:r>
      </w:ins>
    </w:p>
    <w:p w14:paraId="04A7F231" w14:textId="77777777" w:rsidR="00A96A19" w:rsidRDefault="00A96A19" w:rsidP="00A96A19">
      <w:pPr>
        <w:pStyle w:val="PargrafodaLista"/>
        <w:numPr>
          <w:ilvl w:val="0"/>
          <w:numId w:val="50"/>
        </w:numPr>
        <w:rPr>
          <w:ins w:id="2170" w:author="Glauber Matteis Gadelha" w:date="2020-02-28T23:02:00Z"/>
        </w:rPr>
      </w:pPr>
      <w:ins w:id="2171" w:author="Glauber Matteis Gadelha" w:date="2020-02-28T23:00:00Z">
        <w:r>
          <w:t xml:space="preserve">Um gráfico tipo barras horizontais com o atributo de dimensão REGIAO </w:t>
        </w:r>
      </w:ins>
      <w:ins w:id="2172" w:author="Glauber Matteis Gadelha" w:date="2020-02-28T23:01:00Z">
        <w:r>
          <w:t>–</w:t>
        </w:r>
      </w:ins>
      <w:ins w:id="2173" w:author="Glauber Matteis Gadelha" w:date="2020-02-28T23:00:00Z">
        <w:r>
          <w:t xml:space="preserve"> </w:t>
        </w:r>
      </w:ins>
      <w:ins w:id="2174" w:author="Glauber Matteis Gadelha" w:date="2020-02-28T23:01:00Z">
        <w:r>
          <w:t>Redução por Contagem</w:t>
        </w:r>
      </w:ins>
      <w:ins w:id="2175" w:author="Glauber Matteis Gadelha" w:date="2020-02-28T23:02:00Z">
        <w:r>
          <w:t xml:space="preserve"> – Rótulo: “Região”.</w:t>
        </w:r>
      </w:ins>
    </w:p>
    <w:p w14:paraId="31F1C2C8" w14:textId="79ED1B59" w:rsidR="004A23E9" w:rsidRDefault="00A96A19" w:rsidP="00A96A19">
      <w:pPr>
        <w:pStyle w:val="PargrafodaLista"/>
        <w:numPr>
          <w:ilvl w:val="0"/>
          <w:numId w:val="50"/>
        </w:numPr>
        <w:rPr>
          <w:ins w:id="2176" w:author="Glauber Matteis Gadelha" w:date="2020-02-28T23:04:00Z"/>
        </w:rPr>
      </w:pPr>
      <w:ins w:id="2177" w:author="Glauber Matteis Gadelha" w:date="2020-02-28T23:02:00Z">
        <w:r>
          <w:lastRenderedPageBreak/>
          <w:t>Um gráfico tipo barras horizontais</w:t>
        </w:r>
      </w:ins>
      <w:ins w:id="2178" w:author="Glauber Matteis Gadelha" w:date="2020-02-28T23:03:00Z">
        <w:r w:rsidR="004A23E9">
          <w:t xml:space="preserve"> c</w:t>
        </w:r>
      </w:ins>
      <w:ins w:id="2179" w:author="Glauber Matteis Gadelha" w:date="2020-02-28T23:04:00Z">
        <w:r w:rsidR="004A23E9">
          <w:t>om o atributo de dimensão SEXO – Redução por Somatória – Atributo de medição SALARIO</w:t>
        </w:r>
      </w:ins>
      <w:ins w:id="2180" w:author="Glauber Matteis Gadelha" w:date="2020-02-28T23:06:00Z">
        <w:r w:rsidR="00646B66">
          <w:t xml:space="preserve"> – Rótulo: “Renda Bruta X Sexo”</w:t>
        </w:r>
      </w:ins>
      <w:ins w:id="2181" w:author="Glauber Matteis Gadelha" w:date="2020-02-28T23:04:00Z">
        <w:r w:rsidR="004A23E9">
          <w:t>.</w:t>
        </w:r>
      </w:ins>
    </w:p>
    <w:p w14:paraId="7EC433DB" w14:textId="579D8790" w:rsidR="00646B66" w:rsidRDefault="00A96A19" w:rsidP="00646B66">
      <w:pPr>
        <w:pStyle w:val="PargrafodaLista"/>
        <w:numPr>
          <w:ilvl w:val="0"/>
          <w:numId w:val="50"/>
        </w:numPr>
        <w:rPr>
          <w:ins w:id="2182" w:author="Glauber Matteis Gadelha" w:date="2020-02-28T23:06:00Z"/>
        </w:rPr>
      </w:pPr>
      <w:ins w:id="2183" w:author="Glauber Matteis Gadelha" w:date="2020-02-28T23:02:00Z">
        <w:r>
          <w:t xml:space="preserve"> </w:t>
        </w:r>
      </w:ins>
      <w:ins w:id="2184" w:author="Glauber Matteis Gadelha" w:date="2020-02-28T23:04:00Z">
        <w:r w:rsidR="004A23E9">
          <w:t xml:space="preserve">Um gráfico tipo barras horizontais com o atributo de dimensão IDADE – Redução por Somatória – Atributo de medição </w:t>
        </w:r>
      </w:ins>
      <w:ins w:id="2185" w:author="Glauber Matteis Gadelha" w:date="2020-02-28T23:06:00Z">
        <w:r w:rsidR="00646B66">
          <w:t>SALARIO – Rótulo: “Renda Bruta X I</w:t>
        </w:r>
      </w:ins>
      <w:ins w:id="2186" w:author="Glauber Matteis Gadelha" w:date="2020-02-28T23:07:00Z">
        <w:r w:rsidR="00646B66">
          <w:t>dade</w:t>
        </w:r>
      </w:ins>
      <w:ins w:id="2187" w:author="Glauber Matteis Gadelha" w:date="2020-02-28T23:06:00Z">
        <w:r w:rsidR="00646B66">
          <w:t>”.</w:t>
        </w:r>
      </w:ins>
    </w:p>
    <w:p w14:paraId="71FA1853" w14:textId="62A419EA" w:rsidR="004A23E9" w:rsidRDefault="004A23E9" w:rsidP="004A23E9">
      <w:pPr>
        <w:pStyle w:val="PargrafodaLista"/>
        <w:numPr>
          <w:ilvl w:val="0"/>
          <w:numId w:val="50"/>
        </w:numPr>
        <w:rPr>
          <w:ins w:id="2188" w:author="Glauber Matteis Gadelha" w:date="2020-02-28T23:07:00Z"/>
        </w:rPr>
      </w:pPr>
      <w:ins w:id="2189" w:author="Glauber Matteis Gadelha" w:date="2020-02-28T23:05:00Z">
        <w:r>
          <w:t xml:space="preserve">Um gráfico tipo barras horizontais com o atributo de dimensão REGIAO – Redução por Somatória – Atributo de medição </w:t>
        </w:r>
      </w:ins>
      <w:ins w:id="2190" w:author="Glauber Matteis Gadelha" w:date="2020-02-28T23:07:00Z">
        <w:r w:rsidR="00646B66">
          <w:t>SALARIO – Rótulo: “Renda Bruta X Região”.</w:t>
        </w:r>
      </w:ins>
    </w:p>
    <w:p w14:paraId="03156F49" w14:textId="77777777" w:rsidR="00AB10BE" w:rsidRDefault="00AB10BE" w:rsidP="00AB10BE">
      <w:pPr>
        <w:rPr>
          <w:ins w:id="2191" w:author="Glauber Matteis Gadelha" w:date="2020-02-28T23:07:00Z"/>
        </w:rPr>
      </w:pPr>
    </w:p>
    <w:p w14:paraId="4ACBD5EC" w14:textId="543F7CC8" w:rsidR="00AB10BE" w:rsidRDefault="00AB10BE" w:rsidP="00AB10BE">
      <w:pPr>
        <w:rPr>
          <w:ins w:id="2192" w:author="Glauber Matteis Gadelha" w:date="2020-02-28T23:09:00Z"/>
        </w:rPr>
      </w:pPr>
      <w:ins w:id="2193" w:author="Glauber Matteis Gadelha" w:date="2020-02-28T23:07:00Z">
        <w:r>
          <w:tab/>
          <w:t xml:space="preserve">Na execução da aplicação </w:t>
        </w:r>
        <w:proofErr w:type="gramStart"/>
        <w:r>
          <w:t>DashGen</w:t>
        </w:r>
        <w:proofErr w:type="gramEnd"/>
        <w:r>
          <w:t xml:space="preserve">, a interface gráfica com os dados </w:t>
        </w:r>
      </w:ins>
      <w:ins w:id="2194" w:author="Glauber Matteis Gadelha" w:date="2020-02-28T23:08:00Z">
        <w:r>
          <w:t xml:space="preserve">inseridos em conformidade com os valores propostos pode ser vista na Figura </w:t>
        </w:r>
      </w:ins>
      <w:ins w:id="2195" w:author="Glauber Matteis Gadelha" w:date="2020-02-29T13:12:00Z">
        <w:r w:rsidR="001A44A5">
          <w:t>27</w:t>
        </w:r>
      </w:ins>
      <w:ins w:id="2196" w:author="Glauber Matteis Gadelha" w:date="2020-02-28T23:08:00Z">
        <w:r>
          <w:t>.</w:t>
        </w:r>
      </w:ins>
      <w:ins w:id="2197" w:author="Glauber Matteis Gadelha" w:date="2020-02-28T23:20:00Z">
        <w:r w:rsidR="003D61C7">
          <w:t xml:space="preserve"> </w:t>
        </w:r>
      </w:ins>
      <w:ins w:id="2198" w:author="Glauber Matteis Gadelha" w:date="2020-02-28T23:21:00Z">
        <w:r w:rsidR="003D61C7">
          <w:tab/>
        </w:r>
      </w:ins>
    </w:p>
    <w:p w14:paraId="2EF13B90" w14:textId="5F71E676" w:rsidR="00AB10BE" w:rsidRPr="00AB10BE" w:rsidRDefault="00AB10BE" w:rsidP="00AB10BE">
      <w:pPr>
        <w:jc w:val="center"/>
        <w:rPr>
          <w:ins w:id="2199" w:author="Glauber Matteis Gadelha" w:date="2020-02-28T23:05:00Z"/>
          <w:b/>
          <w:sz w:val="20"/>
        </w:rPr>
      </w:pPr>
      <w:ins w:id="2200" w:author="Glauber Matteis Gadelha" w:date="2020-02-28T23:09:00Z">
        <w:r>
          <w:rPr>
            <w:b/>
            <w:sz w:val="20"/>
          </w:rPr>
          <w:t>Figura 2</w:t>
        </w:r>
      </w:ins>
      <w:ins w:id="2201" w:author="Glauber Matteis Gadelha" w:date="2020-02-29T13:12:00Z">
        <w:r w:rsidR="001A44A5">
          <w:rPr>
            <w:b/>
            <w:sz w:val="20"/>
          </w:rPr>
          <w:t>7</w:t>
        </w:r>
      </w:ins>
      <w:ins w:id="2202" w:author="Glauber Matteis Gadelha" w:date="2020-02-28T23:09:00Z">
        <w:r>
          <w:rPr>
            <w:b/>
            <w:sz w:val="20"/>
          </w:rPr>
          <w:t xml:space="preserve"> – Instância do </w:t>
        </w:r>
        <w:proofErr w:type="gramStart"/>
        <w:r>
          <w:rPr>
            <w:b/>
            <w:sz w:val="20"/>
          </w:rPr>
          <w:t>DashGen</w:t>
        </w:r>
        <w:proofErr w:type="gramEnd"/>
        <w:r>
          <w:rPr>
            <w:b/>
            <w:sz w:val="20"/>
          </w:rPr>
          <w:t xml:space="preserve"> com dados inseridos</w:t>
        </w:r>
      </w:ins>
    </w:p>
    <w:p w14:paraId="28F13F7F" w14:textId="77777777" w:rsidR="008B6E0D" w:rsidRDefault="00AA3080" w:rsidP="00595800">
      <w:pPr>
        <w:pStyle w:val="PargrafodaLista"/>
        <w:ind w:left="0"/>
        <w:jc w:val="center"/>
        <w:rPr>
          <w:ins w:id="2203" w:author="Glauber Matteis Gadelha" w:date="2020-02-28T23:17:00Z"/>
        </w:rPr>
      </w:pPr>
      <w:ins w:id="2204" w:author="Glauber Matteis Gadelha" w:date="2020-02-28T23:16:00Z">
        <w:r>
          <w:rPr>
            <w:noProof/>
            <w:lang w:eastAsia="pt-BR"/>
          </w:rPr>
          <w:drawing>
            <wp:inline distT="0" distB="0" distL="0" distR="0" wp14:anchorId="24642F4F" wp14:editId="63EA47BA">
              <wp:extent cx="4271749" cy="3845927"/>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77125" cy="3850767"/>
                      </a:xfrm>
                      <a:prstGeom prst="rect">
                        <a:avLst/>
                      </a:prstGeom>
                    </pic:spPr>
                  </pic:pic>
                </a:graphicData>
              </a:graphic>
            </wp:inline>
          </w:drawing>
        </w:r>
      </w:ins>
    </w:p>
    <w:p w14:paraId="6A115D4D" w14:textId="77777777" w:rsidR="008B6E0D" w:rsidRDefault="008B6E0D" w:rsidP="00595800">
      <w:pPr>
        <w:pStyle w:val="PargrafodaLista"/>
        <w:ind w:left="0"/>
        <w:jc w:val="center"/>
        <w:rPr>
          <w:ins w:id="2205" w:author="Glauber Matteis Gadelha" w:date="2020-02-29T11:03:00Z"/>
          <w:b/>
          <w:sz w:val="20"/>
        </w:rPr>
      </w:pPr>
      <w:ins w:id="2206" w:author="Glauber Matteis Gadelha" w:date="2020-02-28T23:17:00Z">
        <w:r w:rsidRPr="008B6E0D">
          <w:rPr>
            <w:b/>
            <w:sz w:val="20"/>
          </w:rPr>
          <w:t>Fonte: Elaborada pelo Autor</w:t>
        </w:r>
      </w:ins>
    </w:p>
    <w:p w14:paraId="40C41648" w14:textId="77777777" w:rsidR="009F43FB" w:rsidRDefault="009F43FB" w:rsidP="00595800">
      <w:pPr>
        <w:pStyle w:val="PargrafodaLista"/>
        <w:ind w:left="0"/>
        <w:jc w:val="center"/>
        <w:rPr>
          <w:ins w:id="2207" w:author="Glauber Matteis Gadelha" w:date="2020-02-28T23:17:00Z"/>
        </w:rPr>
      </w:pPr>
    </w:p>
    <w:p w14:paraId="31FFA17D" w14:textId="6034C18A" w:rsidR="003D61C7" w:rsidRDefault="003D61C7" w:rsidP="003D61C7">
      <w:pPr>
        <w:spacing w:after="160" w:line="240" w:lineRule="auto"/>
        <w:rPr>
          <w:ins w:id="2208" w:author="Glauber Matteis Gadelha" w:date="2020-02-29T13:13:00Z"/>
        </w:rPr>
      </w:pPr>
      <w:ins w:id="2209" w:author="Glauber Matteis Gadelha" w:date="2020-02-28T23:21:00Z">
        <w:r>
          <w:tab/>
          <w:t>Ao clicar sobre o botão “Finalizar Dashboard</w:t>
        </w:r>
      </w:ins>
      <w:ins w:id="2210" w:author="Glauber Matteis Gadelha" w:date="2020-02-28T23:22:00Z">
        <w:r>
          <w:t xml:space="preserve">”, o </w:t>
        </w:r>
        <w:proofErr w:type="gramStart"/>
        <w:r>
          <w:t>DashGen</w:t>
        </w:r>
        <w:proofErr w:type="gramEnd"/>
        <w:r>
          <w:t xml:space="preserve"> processa o gabarito e o modelo de dados do dashboard, produzindo o artefato final </w:t>
        </w:r>
      </w:ins>
      <w:ins w:id="2211" w:author="Glauber Matteis Gadelha" w:date="2020-02-28T23:23:00Z">
        <w:r w:rsidRPr="003D61C7">
          <w:rPr>
            <w:i/>
          </w:rPr>
          <w:t>dashboard.html</w:t>
        </w:r>
        <w:r>
          <w:t xml:space="preserve"> e c</w:t>
        </w:r>
      </w:ins>
      <w:ins w:id="2212" w:author="Glauber Matteis Gadelha" w:date="2020-02-29T11:03:00Z">
        <w:r w:rsidR="009F43FB">
          <w:t>o</w:t>
        </w:r>
      </w:ins>
      <w:ins w:id="2213" w:author="Glauber Matteis Gadelha" w:date="2020-02-28T23:23:00Z">
        <w:r>
          <w:t xml:space="preserve">pia as dependências contidas no diretório de origem </w:t>
        </w:r>
        <w:r w:rsidRPr="003D61C7">
          <w:rPr>
            <w:i/>
          </w:rPr>
          <w:t>boilerplate</w:t>
        </w:r>
      </w:ins>
      <w:ins w:id="2214" w:author="Glauber Matteis Gadelha" w:date="2020-02-28T23:24:00Z">
        <w:r>
          <w:rPr>
            <w:i/>
          </w:rPr>
          <w:t xml:space="preserve"> </w:t>
        </w:r>
      </w:ins>
      <w:ins w:id="2215" w:author="Glauber Matteis Gadelha" w:date="2020-02-29T11:03:00Z">
        <w:r w:rsidR="009F43FB">
          <w:t>para o</w:t>
        </w:r>
      </w:ins>
      <w:ins w:id="2216" w:author="Glauber Matteis Gadelha" w:date="2020-02-28T23:25:00Z">
        <w:r>
          <w:t xml:space="preserve"> diretório de destino</w:t>
        </w:r>
      </w:ins>
      <w:ins w:id="2217" w:author="Glauber Matteis Gadelha" w:date="2020-02-28T23:24:00Z">
        <w:r>
          <w:t xml:space="preserve">. </w:t>
        </w:r>
      </w:ins>
      <w:ins w:id="2218" w:author="Glauber Matteis Gadelha" w:date="2020-02-28T23:25:00Z">
        <w:r>
          <w:t>Também neste mesmo diretório, a aplicaç</w:t>
        </w:r>
      </w:ins>
      <w:ins w:id="2219" w:author="Glauber Matteis Gadelha" w:date="2020-02-28T23:26:00Z">
        <w:r>
          <w:t xml:space="preserve">ão gera o arquivo compactado </w:t>
        </w:r>
        <w:r>
          <w:lastRenderedPageBreak/>
          <w:t>dashgen.zip. Ao término deste processamento, a interface gr</w:t>
        </w:r>
      </w:ins>
      <w:ins w:id="2220" w:author="Glauber Matteis Gadelha" w:date="2020-02-28T23:27:00Z">
        <w:r>
          <w:t>áfica retorna um painel de alerta confirmando o sucesso na geração do dashboard</w:t>
        </w:r>
      </w:ins>
      <w:ins w:id="2221" w:author="Glauber Matteis Gadelha" w:date="2020-02-28T23:28:00Z">
        <w:r>
          <w:t xml:space="preserve">, conforme </w:t>
        </w:r>
      </w:ins>
      <w:ins w:id="2222" w:author="Glauber Matteis Gadelha" w:date="2020-02-28T23:41:00Z">
        <w:r w:rsidR="00A007BF">
          <w:t>se visualiza</w:t>
        </w:r>
      </w:ins>
      <w:ins w:id="2223" w:author="Glauber Matteis Gadelha" w:date="2020-02-28T23:28:00Z">
        <w:r>
          <w:t xml:space="preserve"> na Figura </w:t>
        </w:r>
      </w:ins>
      <w:ins w:id="2224" w:author="Glauber Matteis Gadelha" w:date="2020-02-29T13:13:00Z">
        <w:r w:rsidR="00FC1741">
          <w:t>28</w:t>
        </w:r>
      </w:ins>
      <w:ins w:id="2225" w:author="Glauber Matteis Gadelha" w:date="2020-02-28T23:27:00Z">
        <w:r>
          <w:t>.</w:t>
        </w:r>
      </w:ins>
    </w:p>
    <w:p w14:paraId="6AF3DA65" w14:textId="77777777" w:rsidR="00FC1741" w:rsidRDefault="00FC1741" w:rsidP="003D61C7">
      <w:pPr>
        <w:spacing w:after="160" w:line="240" w:lineRule="auto"/>
        <w:rPr>
          <w:ins w:id="2226" w:author="Glauber Matteis Gadelha" w:date="2020-02-28T23:28:00Z"/>
        </w:rPr>
      </w:pPr>
    </w:p>
    <w:p w14:paraId="02F28533" w14:textId="62F1A27F" w:rsidR="003D61C7" w:rsidRDefault="003D61C7" w:rsidP="00FC1741">
      <w:pPr>
        <w:spacing w:after="160" w:line="240" w:lineRule="auto"/>
        <w:jc w:val="center"/>
        <w:rPr>
          <w:ins w:id="2227" w:author="Glauber Matteis Gadelha" w:date="2020-02-28T23:29:00Z"/>
          <w:b/>
          <w:sz w:val="20"/>
        </w:rPr>
      </w:pPr>
      <w:ins w:id="2228" w:author="Glauber Matteis Gadelha" w:date="2020-02-28T23:28:00Z">
        <w:r>
          <w:rPr>
            <w:b/>
            <w:sz w:val="20"/>
          </w:rPr>
          <w:t xml:space="preserve">Figura </w:t>
        </w:r>
      </w:ins>
      <w:ins w:id="2229" w:author="Glauber Matteis Gadelha" w:date="2020-02-29T13:13:00Z">
        <w:r w:rsidR="00561A1A">
          <w:rPr>
            <w:b/>
            <w:sz w:val="20"/>
          </w:rPr>
          <w:t>28</w:t>
        </w:r>
      </w:ins>
      <w:ins w:id="2230" w:author="Glauber Matteis Gadelha" w:date="2020-02-28T23:28:00Z">
        <w:r>
          <w:rPr>
            <w:b/>
            <w:sz w:val="20"/>
          </w:rPr>
          <w:t xml:space="preserve"> – Confirmação do sucesso na geração do dashboard</w:t>
        </w:r>
      </w:ins>
    </w:p>
    <w:p w14:paraId="506A5C7E" w14:textId="5B1C6036" w:rsidR="003D61C7" w:rsidRDefault="003D61C7" w:rsidP="003D61C7">
      <w:pPr>
        <w:spacing w:after="160" w:line="240" w:lineRule="auto"/>
        <w:jc w:val="center"/>
        <w:rPr>
          <w:ins w:id="2231" w:author="Glauber Matteis Gadelha" w:date="2020-02-28T23:28:00Z"/>
          <w:b/>
          <w:sz w:val="20"/>
        </w:rPr>
      </w:pPr>
      <w:ins w:id="2232" w:author="Glauber Matteis Gadelha" w:date="2020-02-28T23:29:00Z">
        <w:r>
          <w:rPr>
            <w:b/>
            <w:noProof/>
            <w:sz w:val="20"/>
            <w:lang w:eastAsia="pt-BR"/>
          </w:rPr>
          <w:drawing>
            <wp:inline distT="0" distB="0" distL="0" distR="0" wp14:anchorId="60359A3C" wp14:editId="1C8D80E9">
              <wp:extent cx="5366192" cy="4844955"/>
              <wp:effectExtent l="0" t="0" r="635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6417" cy="4845158"/>
                      </a:xfrm>
                      <a:prstGeom prst="rect">
                        <a:avLst/>
                      </a:prstGeom>
                      <a:noFill/>
                      <a:ln>
                        <a:noFill/>
                      </a:ln>
                    </pic:spPr>
                  </pic:pic>
                </a:graphicData>
              </a:graphic>
            </wp:inline>
          </w:drawing>
        </w:r>
      </w:ins>
    </w:p>
    <w:p w14:paraId="0EB7F886" w14:textId="77777777" w:rsidR="00EC2F87" w:rsidRDefault="003D61C7" w:rsidP="003D61C7">
      <w:pPr>
        <w:spacing w:after="160" w:line="240" w:lineRule="auto"/>
        <w:jc w:val="center"/>
        <w:rPr>
          <w:ins w:id="2233" w:author="Glauber Matteis Gadelha" w:date="2020-02-28T23:29:00Z"/>
          <w:b/>
          <w:sz w:val="20"/>
        </w:rPr>
      </w:pPr>
      <w:ins w:id="2234" w:author="Glauber Matteis Gadelha" w:date="2020-02-28T23:28:00Z">
        <w:r>
          <w:rPr>
            <w:b/>
            <w:sz w:val="20"/>
          </w:rPr>
          <w:t>Fonte: Elaborada pelo Autor</w:t>
        </w:r>
      </w:ins>
    </w:p>
    <w:p w14:paraId="25A5CEC1" w14:textId="77777777" w:rsidR="00696F50" w:rsidRDefault="00696F50" w:rsidP="00696F50">
      <w:pPr>
        <w:rPr>
          <w:ins w:id="2235" w:author="Glauber Matteis Gadelha" w:date="2020-02-28T23:32:00Z"/>
        </w:rPr>
      </w:pPr>
    </w:p>
    <w:p w14:paraId="417AD56D" w14:textId="1917FBF4" w:rsidR="00696F50" w:rsidRDefault="00696F50" w:rsidP="00696F50">
      <w:pPr>
        <w:rPr>
          <w:ins w:id="2236" w:author="Glauber Matteis Gadelha" w:date="2020-02-28T23:34:00Z"/>
        </w:rPr>
      </w:pPr>
      <w:ins w:id="2237" w:author="Glauber Matteis Gadelha" w:date="2020-02-28T23:32:00Z">
        <w:r>
          <w:tab/>
          <w:t>O dashboard gerado est</w:t>
        </w:r>
      </w:ins>
      <w:ins w:id="2238" w:author="Glauber Matteis Gadelha" w:date="2020-02-28T23:33:00Z">
        <w:r>
          <w:t xml:space="preserve">á representado na Figura </w:t>
        </w:r>
      </w:ins>
      <w:ins w:id="2239" w:author="Glauber Matteis Gadelha" w:date="2020-02-29T13:14:00Z">
        <w:r w:rsidR="00400429">
          <w:t>29</w:t>
        </w:r>
      </w:ins>
      <w:ins w:id="2240" w:author="Glauber Matteis Gadelha" w:date="2020-02-28T23:33:00Z">
        <w:r>
          <w:t>, contendo os seis gráficos nas dimens</w:t>
        </w:r>
      </w:ins>
      <w:ins w:id="2241" w:author="Glauber Matteis Gadelha" w:date="2020-02-28T23:34:00Z">
        <w:r>
          <w:t xml:space="preserve">ões e tipos especificados ao </w:t>
        </w:r>
        <w:proofErr w:type="gramStart"/>
        <w:r>
          <w:t>DashGen</w:t>
        </w:r>
        <w:proofErr w:type="gramEnd"/>
        <w:r>
          <w:t>.</w:t>
        </w:r>
      </w:ins>
      <w:ins w:id="2242" w:author="Glauber Matteis Gadelha" w:date="2020-02-28T23:42:00Z">
        <w:r w:rsidR="00857149">
          <w:t xml:space="preserve"> A composição atendeu perfeitamente às especificações feitas através da interface gráfica de usuário. </w:t>
        </w:r>
      </w:ins>
      <w:ins w:id="2243" w:author="Glauber Matteis Gadelha" w:date="2020-02-28T23:43:00Z">
        <w:r w:rsidR="00FB3746">
          <w:t>A aplicação concluiu corretamente a cópia das dependências e a geração do arquivo compactado no diret</w:t>
        </w:r>
      </w:ins>
      <w:ins w:id="2244" w:author="Glauber Matteis Gadelha" w:date="2020-02-28T23:44:00Z">
        <w:r w:rsidR="00FB3746">
          <w:t>ório de destino.</w:t>
        </w:r>
      </w:ins>
    </w:p>
    <w:p w14:paraId="4C7B14D6" w14:textId="77777777" w:rsidR="00696F50" w:rsidRDefault="00696F50" w:rsidP="00696F50">
      <w:pPr>
        <w:rPr>
          <w:ins w:id="2245" w:author="Glauber Matteis Gadelha" w:date="2020-02-28T23:34:00Z"/>
        </w:rPr>
      </w:pPr>
    </w:p>
    <w:p w14:paraId="1D49A399" w14:textId="77777777" w:rsidR="00696F50" w:rsidRDefault="00696F50">
      <w:pPr>
        <w:spacing w:after="160" w:line="240" w:lineRule="auto"/>
        <w:jc w:val="left"/>
        <w:rPr>
          <w:ins w:id="2246" w:author="Glauber Matteis Gadelha" w:date="2020-02-28T23:35:00Z"/>
          <w:b/>
          <w:sz w:val="20"/>
        </w:rPr>
      </w:pPr>
      <w:ins w:id="2247" w:author="Glauber Matteis Gadelha" w:date="2020-02-28T23:35:00Z">
        <w:r>
          <w:rPr>
            <w:b/>
            <w:sz w:val="20"/>
          </w:rPr>
          <w:br w:type="page"/>
        </w:r>
      </w:ins>
    </w:p>
    <w:p w14:paraId="2F266396" w14:textId="01347376" w:rsidR="00696F50" w:rsidRDefault="00696F50" w:rsidP="00696F50">
      <w:pPr>
        <w:jc w:val="center"/>
        <w:rPr>
          <w:ins w:id="2248" w:author="Glauber Matteis Gadelha" w:date="2020-02-28T23:34:00Z"/>
          <w:b/>
          <w:sz w:val="20"/>
        </w:rPr>
      </w:pPr>
      <w:ins w:id="2249" w:author="Glauber Matteis Gadelha" w:date="2020-02-28T23:34:00Z">
        <w:r>
          <w:rPr>
            <w:b/>
            <w:sz w:val="20"/>
          </w:rPr>
          <w:lastRenderedPageBreak/>
          <w:t xml:space="preserve">Figura </w:t>
        </w:r>
      </w:ins>
      <w:ins w:id="2250" w:author="Glauber Matteis Gadelha" w:date="2020-02-29T13:13:00Z">
        <w:r w:rsidR="00400429">
          <w:rPr>
            <w:b/>
            <w:sz w:val="20"/>
          </w:rPr>
          <w:t>29</w:t>
        </w:r>
      </w:ins>
      <w:ins w:id="2251" w:author="Glauber Matteis Gadelha" w:date="2020-02-28T23:34:00Z">
        <w:r>
          <w:rPr>
            <w:b/>
            <w:sz w:val="20"/>
          </w:rPr>
          <w:t xml:space="preserve"> – Reprodução de tela do Dashboard gerado pelo </w:t>
        </w:r>
        <w:proofErr w:type="spellStart"/>
        <w:r>
          <w:rPr>
            <w:b/>
            <w:sz w:val="20"/>
          </w:rPr>
          <w:t>Dashgen</w:t>
        </w:r>
        <w:proofErr w:type="spellEnd"/>
        <w:r>
          <w:rPr>
            <w:b/>
            <w:sz w:val="20"/>
          </w:rPr>
          <w:t xml:space="preserve"> no estudo de caso</w:t>
        </w:r>
      </w:ins>
    </w:p>
    <w:p w14:paraId="0135655A" w14:textId="30E977FF" w:rsidR="00696F50" w:rsidRDefault="00696F50" w:rsidP="00696F50">
      <w:pPr>
        <w:jc w:val="center"/>
        <w:rPr>
          <w:ins w:id="2252" w:author="Glauber Matteis Gadelha" w:date="2020-02-28T23:35:00Z"/>
          <w:b/>
          <w:sz w:val="20"/>
        </w:rPr>
      </w:pPr>
      <w:ins w:id="2253" w:author="Glauber Matteis Gadelha" w:date="2020-02-28T23:35:00Z">
        <w:r>
          <w:rPr>
            <w:b/>
            <w:noProof/>
            <w:sz w:val="20"/>
            <w:lang w:eastAsia="pt-BR"/>
          </w:rPr>
          <w:drawing>
            <wp:inline distT="0" distB="0" distL="0" distR="0" wp14:anchorId="4C70FBCB" wp14:editId="6C165C8D">
              <wp:extent cx="5759450" cy="3712210"/>
              <wp:effectExtent l="0" t="0" r="0" b="254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ins>
    </w:p>
    <w:p w14:paraId="3E8BD3C3" w14:textId="77777777" w:rsidR="002C19E0" w:rsidRDefault="00696F50" w:rsidP="00696F50">
      <w:pPr>
        <w:jc w:val="center"/>
        <w:rPr>
          <w:ins w:id="2254" w:author="Glauber Matteis Gadelha" w:date="2020-02-28T23:47:00Z"/>
          <w:b/>
          <w:sz w:val="20"/>
        </w:rPr>
      </w:pPr>
      <w:ins w:id="2255" w:author="Glauber Matteis Gadelha" w:date="2020-02-28T23:34:00Z">
        <w:r>
          <w:rPr>
            <w:b/>
            <w:sz w:val="20"/>
          </w:rPr>
          <w:t xml:space="preserve">Fonte: Elaborada pelo </w:t>
        </w:r>
      </w:ins>
      <w:ins w:id="2256" w:author="Glauber Matteis Gadelha" w:date="2020-02-28T23:35:00Z">
        <w:r>
          <w:rPr>
            <w:b/>
            <w:sz w:val="20"/>
          </w:rPr>
          <w:t>Autor</w:t>
        </w:r>
      </w:ins>
    </w:p>
    <w:p w14:paraId="30EA035C" w14:textId="1547A693" w:rsidR="00AD40B2" w:rsidRPr="008B6E0D" w:rsidDel="00516BCE" w:rsidRDefault="00AD40B2" w:rsidP="00696F50">
      <w:pPr>
        <w:jc w:val="center"/>
        <w:rPr>
          <w:del w:id="2257" w:author="Glauber Matteis Gadelha" w:date="2020-02-28T23:18:00Z"/>
        </w:rPr>
      </w:pPr>
      <w:del w:id="2258" w:author="Glauber Matteis Gadelha" w:date="2020-02-28T20:02:00Z">
        <w:r w:rsidRPr="008B6E0D" w:rsidDel="008A3956">
          <w:delText xml:space="preserve">Após todo o processamento das classes aqui demonstradas, no diretório de destino será gerado o </w:delText>
        </w:r>
      </w:del>
      <w:ins w:id="2259" w:author="Claudio Martins" w:date="2020-02-27T11:10:00Z">
        <w:del w:id="2260" w:author="Glauber Matteis Gadelha" w:date="2020-02-28T20:02:00Z">
          <w:r w:rsidR="00352FA6" w:rsidRPr="008B6E0D" w:rsidDel="008A3956">
            <w:delText xml:space="preserve">artefato final do processamento, o </w:delText>
          </w:r>
        </w:del>
      </w:ins>
      <w:del w:id="2261" w:author="Glauber Matteis Gadelha" w:date="2020-02-28T20:02:00Z">
        <w:r w:rsidRPr="008B6E0D" w:rsidDel="008A3956">
          <w:delText>arquivo dashboard.html. Este arquivo faz uso da</w:delText>
        </w:r>
        <w:r w:rsidR="00FA5E28" w:rsidRPr="008B6E0D" w:rsidDel="008A3956">
          <w:delText xml:space="preserve">s dependências CSS e Javascript </w:delText>
        </w:r>
        <w:r w:rsidRPr="008B6E0D" w:rsidDel="008A3956">
          <w:delText>contidas nos subdiretórios css</w:delText>
        </w:r>
        <w:r w:rsidR="007E4CC2" w:rsidRPr="008B6E0D" w:rsidDel="008A3956">
          <w:delText>,</w:delText>
        </w:r>
        <w:r w:rsidR="00FA5E28" w:rsidRPr="008B6E0D" w:rsidDel="008A3956">
          <w:delText xml:space="preserve"> </w:delText>
        </w:r>
        <w:r w:rsidRPr="008B6E0D" w:rsidDel="008A3956">
          <w:delText xml:space="preserve">js e a DC.js se utiliza do arquivo CSV contido no subdiretório data. A figura </w:delText>
        </w:r>
      </w:del>
      <w:ins w:id="2262" w:author="Claudio Martins" w:date="2020-02-27T11:10:00Z">
        <w:del w:id="2263" w:author="Glauber Matteis Gadelha" w:date="2020-02-28T20:02:00Z">
          <w:r w:rsidR="00352FA6" w:rsidRPr="008B6E0D" w:rsidDel="008A3956">
            <w:delText xml:space="preserve">Figura </w:delText>
          </w:r>
        </w:del>
      </w:ins>
      <w:del w:id="2264" w:author="Glauber Matteis Gadelha" w:date="2020-02-28T20:02:00Z">
        <w:r w:rsidRPr="008B6E0D" w:rsidDel="008A3956">
          <w:delText>28 é uma reprodução de tela de um Dashboard gerado pelo aplicativo DashGen.</w:delText>
        </w:r>
      </w:del>
    </w:p>
    <w:p w14:paraId="1C8FB3D2" w14:textId="31451CC1" w:rsidR="00FA5E28" w:rsidDel="00516BCE" w:rsidRDefault="00FA5E28" w:rsidP="00696F50">
      <w:pPr>
        <w:jc w:val="center"/>
        <w:rPr>
          <w:del w:id="2265" w:author="Glauber Matteis Gadelha" w:date="2020-02-28T23:18:00Z"/>
        </w:rPr>
      </w:pPr>
    </w:p>
    <w:p w14:paraId="3D5FB2C4" w14:textId="78CE1ADC" w:rsidR="00762FD4" w:rsidRDefault="00762FD4" w:rsidP="00696F50">
      <w:pPr>
        <w:jc w:val="center"/>
        <w:rPr>
          <w:ins w:id="2266" w:author="Glauber Matteis Gadelha" w:date="2020-02-28T17:20:00Z"/>
          <w:b/>
          <w:sz w:val="20"/>
        </w:rPr>
      </w:pPr>
    </w:p>
    <w:p w14:paraId="4FF23922" w14:textId="4DC713F6" w:rsidR="00FA5E28" w:rsidDel="002C19E0" w:rsidRDefault="00FA5E28" w:rsidP="00AD40B2">
      <w:pPr>
        <w:rPr>
          <w:del w:id="2267" w:author="Glauber Matteis Gadelha" w:date="2020-02-28T23:46:00Z"/>
          <w:b/>
          <w:sz w:val="20"/>
        </w:rPr>
      </w:pPr>
      <w:del w:id="2268" w:author="Glauber Matteis Gadelha" w:date="2020-02-28T23:46:00Z">
        <w:r w:rsidDel="002C19E0">
          <w:rPr>
            <w:b/>
            <w:sz w:val="20"/>
          </w:rPr>
          <w:delText>Figura 28 – Reprodução de um Dashboard gerado pelo DashGen</w:delText>
        </w:r>
      </w:del>
    </w:p>
    <w:p w14:paraId="1A86AFE3" w14:textId="6955A193" w:rsidR="0071613C" w:rsidDel="002C19E0" w:rsidRDefault="0071613C" w:rsidP="00F64028">
      <w:pPr>
        <w:jc w:val="center"/>
        <w:rPr>
          <w:del w:id="2269" w:author="Glauber Matteis Gadelha" w:date="2020-02-28T23:46:00Z"/>
          <w:b/>
          <w:sz w:val="20"/>
        </w:rPr>
      </w:pPr>
      <w:del w:id="2270" w:author="Glauber Matteis Gadelha" w:date="2020-02-28T23:19:00Z">
        <w:r w:rsidDel="0020296D">
          <w:rPr>
            <w:b/>
            <w:noProof/>
            <w:sz w:val="20"/>
            <w:lang w:eastAsia="pt-BR"/>
          </w:rPr>
          <w:drawing>
            <wp:inline distT="0" distB="0" distL="0" distR="0" wp14:anchorId="740D1E1A" wp14:editId="39900191">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del>
    </w:p>
    <w:p w14:paraId="3F1CEB7F" w14:textId="34C68291" w:rsidR="00072B63" w:rsidDel="002C19E0" w:rsidRDefault="00FA5E28" w:rsidP="00AD40B2">
      <w:pPr>
        <w:rPr>
          <w:del w:id="2271" w:author="Glauber Matteis Gadelha" w:date="2020-02-28T23:46:00Z"/>
          <w:b/>
          <w:sz w:val="20"/>
        </w:rPr>
      </w:pPr>
      <w:del w:id="2272" w:author="Glauber Matteis Gadelha" w:date="2020-02-28T23:46:00Z">
        <w:r w:rsidDel="002C19E0">
          <w:rPr>
            <w:b/>
            <w:sz w:val="20"/>
          </w:rPr>
          <w:delText>Fonte: Elaborada pelo Autor</w:delText>
        </w:r>
      </w:del>
    </w:p>
    <w:p w14:paraId="3D73FAAA" w14:textId="77777777" w:rsidR="00F64028" w:rsidRDefault="00F64028" w:rsidP="00F64028">
      <w:del w:id="2273" w:author="Glauber Matteis Gadelha" w:date="2020-02-28T23:46:00Z">
        <w:r w:rsidDel="002C19E0">
          <w:tab/>
        </w:r>
      </w:del>
      <w:r>
        <w:t xml:space="preserve">A biblioteca </w:t>
      </w:r>
      <w:proofErr w:type="gramStart"/>
      <w:r>
        <w:t>DC.</w:t>
      </w:r>
      <w:proofErr w:type="gramEnd"/>
      <w:r>
        <w:t>js torna estes gráficos dinâmicos e faz filtros em função das seleções feitas pelo usuário ao clicar sobre um atributo de qualquer dos gráficos.</w:t>
      </w:r>
    </w:p>
    <w:p w14:paraId="25641F14" w14:textId="77777777" w:rsidR="00F64028" w:rsidRPr="00FA5E28" w:rsidRDefault="00F64028" w:rsidP="00F64028"/>
    <w:p w14:paraId="0D091B82" w14:textId="7B6F7FA6" w:rsidR="00C20B51" w:rsidRDefault="00C20B51" w:rsidP="00C20B51">
      <w:pPr>
        <w:pStyle w:val="Ttulo2"/>
      </w:pPr>
      <w:bookmarkStart w:id="2274" w:name="_Toc33871137"/>
      <w:proofErr w:type="gramStart"/>
      <w:r>
        <w:t>4.</w:t>
      </w:r>
      <w:proofErr w:type="gramEnd"/>
      <w:del w:id="2275" w:author="Glauber Matteis Gadelha" w:date="2020-02-29T12:22:00Z">
        <w:r w:rsidDel="007E3AB8">
          <w:delText xml:space="preserve">8 </w:delText>
        </w:r>
      </w:del>
      <w:ins w:id="2276" w:author="Glauber Matteis Gadelha" w:date="2020-02-29T12:22:00Z">
        <w:r w:rsidR="007E3AB8">
          <w:t xml:space="preserve">9 </w:t>
        </w:r>
      </w:ins>
      <w:r>
        <w:t>Particularidades do ambiente para execução do DashGen</w:t>
      </w:r>
      <w:bookmarkEnd w:id="2274"/>
    </w:p>
    <w:p w14:paraId="31710A84" w14:textId="7238ADA0" w:rsidR="007D4322" w:rsidRDefault="00C20B51" w:rsidP="00C20B51">
      <w:r>
        <w:tab/>
        <w:t xml:space="preserve">O projeto </w:t>
      </w:r>
      <w:proofErr w:type="gramStart"/>
      <w:r>
        <w:t>DashGen</w:t>
      </w:r>
      <w:proofErr w:type="gramEnd"/>
      <w:r>
        <w:t xml:space="preserve"> foi concebido para ser distribuído em um </w:t>
      </w:r>
      <w:r w:rsidRPr="00580920">
        <w:t>pacote JAR</w:t>
      </w:r>
      <w:ins w:id="2277" w:author="Glauber Matteis Gadelha" w:date="2020-02-28T12:23:00Z">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w:t>
        </w:r>
      </w:ins>
      <w:ins w:id="2278" w:author="Glauber Matteis Gadelha" w:date="2020-02-28T12:24:00Z">
        <w:r w:rsidR="00580920" w:rsidRPr="00580920">
          <w:t xml:space="preserve">ou arquivo </w:t>
        </w:r>
      </w:ins>
      <w:ins w:id="2279" w:author="Glauber Matteis Gadelha" w:date="2020-02-28T12:26:00Z">
        <w:r w:rsidR="00580920">
          <w:t>J</w:t>
        </w:r>
      </w:ins>
      <w:ins w:id="2280" w:author="Glauber Matteis Gadelha" w:date="2020-02-28T12:24:00Z">
        <w:r w:rsidR="00580920" w:rsidRPr="00580920">
          <w:t>ava)</w:t>
        </w:r>
      </w:ins>
      <w:ins w:id="2281" w:author="Glauber Matteis Gadelha" w:date="2020-02-28T12:25:00Z">
        <w:r w:rsidR="00580920">
          <w:t xml:space="preserve"> é um formato de arquivo compactado</w:t>
        </w:r>
      </w:ins>
      <w:ins w:id="2282" w:author="Glauber Matteis Gadelha" w:date="2020-02-28T12:26:00Z">
        <w:r w:rsidR="00580920">
          <w:t xml:space="preserve"> </w:t>
        </w:r>
      </w:ins>
      <w:ins w:id="2283" w:author="Glauber Matteis Gadelha" w:date="2020-02-28T12:48:00Z">
        <w:r w:rsidR="00DC6C20">
          <w:t>tipicamente</w:t>
        </w:r>
      </w:ins>
      <w:ins w:id="2284" w:author="Glauber Matteis Gadelha" w:date="2020-02-28T12:26:00Z">
        <w:r w:rsidR="00580920">
          <w:t xml:space="preserve"> usado para agregar classes </w:t>
        </w:r>
      </w:ins>
      <w:ins w:id="2285" w:author="Glauber Matteis Gadelha" w:date="2020-02-28T12:48:00Z">
        <w:r w:rsidR="00DC6C20">
          <w:t>J</w:t>
        </w:r>
      </w:ins>
      <w:ins w:id="2286" w:author="Glauber Matteis Gadelha" w:date="2020-02-28T12:26:00Z">
        <w:r w:rsidR="00580920">
          <w:t>ava</w:t>
        </w:r>
      </w:ins>
      <w:ins w:id="2287" w:author="Glauber Matteis Gadelha" w:date="2020-02-28T12:27:00Z">
        <w:r w:rsidR="00580920">
          <w:t xml:space="preserve"> compiladas, </w:t>
        </w:r>
      </w:ins>
      <w:proofErr w:type="spellStart"/>
      <w:ins w:id="2288" w:author="Glauber Matteis Gadelha" w:date="2020-02-29T11:05:00Z">
        <w:r w:rsidR="009F43FB">
          <w:t>m</w:t>
        </w:r>
      </w:ins>
      <w:ins w:id="2289" w:author="Glauber Matteis Gadelha" w:date="2020-02-28T12:27:00Z">
        <w:r w:rsidR="00580920">
          <w:t>etadados</w:t>
        </w:r>
        <w:proofErr w:type="spellEnd"/>
        <w:r w:rsidR="00580920">
          <w:t xml:space="preserve"> e recursos como arquivos co</w:t>
        </w:r>
      </w:ins>
      <w:ins w:id="2290" w:author="Glauber Matteis Gadelha" w:date="2020-02-28T17:12:00Z">
        <w:r w:rsidR="00CA4231">
          <w:t>ntendo</w:t>
        </w:r>
      </w:ins>
      <w:ins w:id="2291" w:author="Glauber Matteis Gadelha" w:date="2020-02-28T12:27:00Z">
        <w:r w:rsidR="00580920">
          <w:t xml:space="preserve"> texto, imagens ou vídeos em um</w:t>
        </w:r>
      </w:ins>
      <w:ins w:id="2292" w:author="Glauber Matteis Gadelha" w:date="2020-02-28T12:28:00Z">
        <w:r w:rsidR="00580920">
          <w:t xml:space="preserve"> único arquivo de distribuição</w:t>
        </w:r>
      </w:ins>
      <w:ins w:id="2293" w:author="Glauber Matteis Gadelha" w:date="2020-02-28T12:48:00Z">
        <w:r w:rsidR="00DC6C20">
          <w:t xml:space="preserve"> </w:t>
        </w:r>
        <w:r w:rsidR="00DC6C20">
          <w:fldChar w:fldCharType="begin" w:fldLock="1"/>
        </w:r>
      </w:ins>
      <w:r w:rsidR="00CA4231">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DC6C20">
        <w:fldChar w:fldCharType="separate"/>
      </w:r>
      <w:r w:rsidR="00DC6C20" w:rsidRPr="00DC6C20">
        <w:rPr>
          <w:noProof/>
        </w:rPr>
        <w:t>(WIKIPEDIA.ORG, 2019e)</w:t>
      </w:r>
      <w:ins w:id="2294" w:author="Glauber Matteis Gadelha" w:date="2020-02-28T12:48:00Z">
        <w:r w:rsidR="00DC6C20">
          <w:fldChar w:fldCharType="end"/>
        </w:r>
      </w:ins>
      <w:ins w:id="2295" w:author="Glauber Matteis Gadelha" w:date="2020-02-28T12:24:00Z">
        <w:r w:rsidR="00580920" w:rsidRPr="00580920">
          <w:t>.</w:t>
        </w:r>
      </w:ins>
      <w:ins w:id="2296" w:author="Glauber Matteis Gadelha" w:date="2020-02-28T12:28:00Z">
        <w:r w:rsidR="00580920">
          <w:t xml:space="preserve"> </w:t>
        </w:r>
      </w:ins>
      <w:ins w:id="2297" w:author="Claudio Martins" w:date="2020-02-27T12:31:00Z">
        <w:del w:id="2298" w:author="Glauber Matteis Gadelha" w:date="2020-02-28T12:24:00Z">
          <w:r w:rsidR="004C4EE3" w:rsidRPr="004C4EE3" w:rsidDel="00580920">
            <w:rPr>
              <w:color w:val="FF0000"/>
              <w:highlight w:val="yellow"/>
            </w:rPr>
            <w:delText xml:space="preserve"> (EXPLICAR O QUE É “JAR”</w:delText>
          </w:r>
        </w:del>
      </w:ins>
      <w:ins w:id="2299" w:author="Claudio Martins" w:date="2020-02-27T12:32:00Z">
        <w:del w:id="2300" w:author="Glauber Matteis Gadelha" w:date="2020-02-28T12:24:00Z">
          <w:r w:rsidR="004C4EE3" w:rsidDel="00580920">
            <w:rPr>
              <w:color w:val="FF0000"/>
              <w:highlight w:val="yellow"/>
            </w:rPr>
            <w:delText>, pode usar nota de rodapé, mas recomendo explicar no texto</w:delText>
          </w:r>
        </w:del>
      </w:ins>
      <w:ins w:id="2301" w:author="Claudio Martins" w:date="2020-02-27T12:31:00Z">
        <w:del w:id="2302" w:author="Glauber Matteis Gadelha" w:date="2020-02-28T12:24:00Z">
          <w:r w:rsidR="004C4EE3" w:rsidRPr="004C4EE3" w:rsidDel="00580920">
            <w:rPr>
              <w:color w:val="FF0000"/>
              <w:highlight w:val="yellow"/>
            </w:rPr>
            <w:delText>)</w:delText>
          </w:r>
        </w:del>
      </w:ins>
      <w:del w:id="2303" w:author="Glauber Matteis Gadelha" w:date="2020-02-28T12:24:00Z">
        <w:r w:rsidDel="00580920">
          <w:delText xml:space="preserve">. </w:delText>
        </w:r>
      </w:del>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2568F4C5"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w:t>
      </w:r>
      <w:ins w:id="2304" w:author="Glauber Matteis Gadelha" w:date="2020-02-28T12:29:00Z">
        <w:r w:rsidR="00580920">
          <w:t xml:space="preserve"> este</w:t>
        </w:r>
      </w:ins>
      <w:r w:rsidR="00E56232">
        <w:t xml:space="preserve"> foi também adicionado ao JAR, por questões de facilidade de referencia em tempo de execução. A aplicação foi validada no</w:t>
      </w:r>
      <w:ins w:id="2305" w:author="Claudio Martins" w:date="2020-02-27T12:32:00Z">
        <w:r w:rsidR="004C4EE3">
          <w:t>s sistemas operacionais</w:t>
        </w:r>
      </w:ins>
      <w:r w:rsidR="00E56232">
        <w:t xml:space="preserve"> Windows 10 e </w:t>
      </w:r>
      <w:del w:id="2306" w:author="Claudio Martins" w:date="2020-02-27T12:33:00Z">
        <w:r w:rsidR="00E56232" w:rsidDel="004C4EE3">
          <w:delText xml:space="preserve">no </w:delText>
        </w:r>
      </w:del>
      <w:r w:rsidR="00E56232">
        <w:t xml:space="preserve">Xubuntu </w:t>
      </w:r>
      <w:proofErr w:type="gramStart"/>
      <w:r w:rsidR="00E56232">
        <w:t>18.04 LTS</w:t>
      </w:r>
      <w:proofErr w:type="gramEnd"/>
      <w:r w:rsidR="00E56232">
        <w:t xml:space="preserve">, sem </w:t>
      </w:r>
      <w:r w:rsidR="00E56232">
        <w:lastRenderedPageBreak/>
        <w:t xml:space="preserve">qualquer problema quanto à execução, ambos usando o JRE </w:t>
      </w:r>
      <w:del w:id="2307" w:author="Claudio Martins" w:date="2020-02-27T12:33:00Z">
        <w:r w:rsidR="00E56232" w:rsidDel="004C4EE3">
          <w:delText xml:space="preserve">8u241 </w:delText>
        </w:r>
      </w:del>
      <w:r w:rsidR="00E56232">
        <w:t>da Oracle</w:t>
      </w:r>
      <w:ins w:id="2308" w:author="Claudio Martins" w:date="2020-02-27T12:33:00Z">
        <w:r w:rsidR="004C4EE3">
          <w:t xml:space="preserve"> (versão 8u241)</w:t>
        </w:r>
      </w:ins>
      <w:r w:rsidR="00E56232">
        <w:t>.</w:t>
      </w:r>
    </w:p>
    <w:p w14:paraId="092E5E82" w14:textId="7AA4BFE2" w:rsidR="00E72038" w:rsidDel="004B5765" w:rsidRDefault="00E72038">
      <w:pPr>
        <w:spacing w:after="160" w:line="240" w:lineRule="auto"/>
        <w:jc w:val="left"/>
        <w:rPr>
          <w:ins w:id="2309" w:author="Claudio Martins" w:date="2020-02-26T20:11:00Z"/>
          <w:del w:id="2310" w:author="Glauber Matteis Gadelha" w:date="2020-02-28T12:50:00Z"/>
        </w:rPr>
      </w:pPr>
      <w:ins w:id="2311" w:author="Claudio Martins" w:date="2020-02-26T20:11:00Z">
        <w:del w:id="2312" w:author="Glauber Matteis Gadelha" w:date="2020-02-28T12:50:00Z">
          <w:r w:rsidDel="004B5765">
            <w:br w:type="page"/>
          </w:r>
        </w:del>
      </w:ins>
    </w:p>
    <w:p w14:paraId="52EE0EC0" w14:textId="77777777" w:rsidR="007D4322" w:rsidRDefault="007D4322" w:rsidP="00C20B51"/>
    <w:p w14:paraId="52EC62CA" w14:textId="77777777" w:rsidR="007D4322" w:rsidRDefault="007D4322" w:rsidP="007E3AB8">
      <w:pPr>
        <w:pStyle w:val="Ttulo1"/>
      </w:pPr>
      <w:bookmarkStart w:id="2313" w:name="_Toc33871138"/>
      <w:proofErr w:type="gramStart"/>
      <w:r>
        <w:t>5</w:t>
      </w:r>
      <w:proofErr w:type="gramEnd"/>
      <w:r>
        <w:t xml:space="preserve"> CONSIDERAÇÕES FINAIS</w:t>
      </w:r>
      <w:bookmarkEnd w:id="2313"/>
    </w:p>
    <w:p w14:paraId="5196B6C0" w14:textId="44872D56" w:rsidR="007D4322" w:rsidRDefault="007D4322" w:rsidP="007D4322">
      <w:r>
        <w:tab/>
        <w:t xml:space="preserve">A aplicação projetada e desenvolvida como objeto do presente trabalho comprova que a programação generativa baseada em gabaritos é uma alternativa </w:t>
      </w:r>
      <w:del w:id="2314" w:author="Claudio Martins" w:date="2020-02-27T12:33:00Z">
        <w:r w:rsidDel="004C4EE3">
          <w:delText xml:space="preserve">totalmente </w:delText>
        </w:r>
      </w:del>
      <w:r>
        <w:t>viável na redução do esforço para geração de</w:t>
      </w:r>
      <w:ins w:id="2315" w:author="Claudio Martins" w:date="2020-02-27T12:33:00Z">
        <w:r w:rsidR="004C4EE3">
          <w:t xml:space="preserve"> código e</w:t>
        </w:r>
      </w:ins>
      <w:r>
        <w:t xml:space="preserve"> documentos</w:t>
      </w:r>
      <w:ins w:id="2316" w:author="Claudio Martins" w:date="2020-02-27T12:34:00Z">
        <w:del w:id="2317" w:author="Glauber Matteis Gadelha" w:date="2020-02-29T11:05:00Z">
          <w:r w:rsidR="004C4EE3" w:rsidDel="009F43FB">
            <w:delText>,</w:delText>
          </w:r>
        </w:del>
        <w:r w:rsidR="004C4EE3">
          <w:t xml:space="preserve"> que seguem um padrão </w:t>
        </w:r>
      </w:ins>
      <w:del w:id="2318" w:author="Claudio Martins" w:date="2020-02-27T12:34:00Z">
        <w:r w:rsidDel="004C4EE3">
          <w:delText xml:space="preserve"> de saída com etapas altamente repetitivas</w:delText>
        </w:r>
      </w:del>
      <w:ins w:id="2319" w:author="Claudio Martins" w:date="2020-02-27T12:34:00Z">
        <w:r w:rsidR="004C4EE3">
          <w:t>preestabelecido</w:t>
        </w:r>
      </w:ins>
      <w:r>
        <w:t xml:space="preserve">. Além disso, fornece uma visão clara de como </w:t>
      </w:r>
      <w:del w:id="2320" w:author="Claudio Martins" w:date="2020-02-27T12:35:00Z">
        <w:r w:rsidDel="004C4EE3">
          <w:delText xml:space="preserve">aplicar </w:delText>
        </w:r>
      </w:del>
      <w:ins w:id="2321" w:author="Claudio Martins" w:date="2020-02-27T12:35:00Z">
        <w:r w:rsidR="004C4EE3">
          <w:t xml:space="preserve">desenvolver </w:t>
        </w:r>
      </w:ins>
      <w:ins w:id="2322" w:author="Claudio Martins" w:date="2020-02-27T12:36:00Z">
        <w:r w:rsidR="004C4EE3">
          <w:t xml:space="preserve">a </w:t>
        </w:r>
      </w:ins>
      <w:r>
        <w:t xml:space="preserve">geração de documentos compostos usando o </w:t>
      </w:r>
      <w:del w:id="2323" w:author="Claudio Martins" w:date="2020-02-27T12:35:00Z">
        <w:r w:rsidDel="004C4EE3">
          <w:delText xml:space="preserve">Motor </w:delText>
        </w:r>
      </w:del>
      <w:ins w:id="2324" w:author="Claudio Martins" w:date="2020-02-27T12:35:00Z">
        <w:r w:rsidR="004C4EE3">
          <w:t xml:space="preserve">motor </w:t>
        </w:r>
      </w:ins>
      <w:r>
        <w:t xml:space="preserve">de </w:t>
      </w:r>
      <w:del w:id="2325" w:author="Claudio Martins" w:date="2020-02-27T12:35:00Z">
        <w:r w:rsidDel="004C4EE3">
          <w:delText xml:space="preserve">Gabaritos </w:delText>
        </w:r>
      </w:del>
      <w:ins w:id="2326" w:author="Claudio Martins" w:date="2020-02-27T12:35:00Z">
        <w:r w:rsidR="004C4EE3">
          <w:t xml:space="preserve">gabaritos do </w:t>
        </w:r>
      </w:ins>
      <w:r>
        <w:t>Apache Freemarker. A classe</w:t>
      </w:r>
      <w:ins w:id="2327" w:author="Claudio Martins" w:date="2020-02-27T12:37:00Z">
        <w:r w:rsidR="004C4EE3">
          <w:t xml:space="preserve"> Java </w:t>
        </w:r>
      </w:ins>
      <w:ins w:id="2328" w:author="Glauber Matteis Gadelha" w:date="2020-02-28T11:19:00Z">
        <w:r w:rsidR="00EF19CC" w:rsidRPr="009F43FB">
          <w:rPr>
            <w:i/>
          </w:rPr>
          <w:t>Gerador</w:t>
        </w:r>
        <w:r w:rsidR="00EF19CC">
          <w:t xml:space="preserve">, </w:t>
        </w:r>
      </w:ins>
      <w:ins w:id="2329" w:author="Claudio Martins" w:date="2020-02-27T12:37:00Z">
        <w:r w:rsidR="004C4EE3">
          <w:t xml:space="preserve">responsável </w:t>
        </w:r>
        <w:del w:id="2330" w:author="Glauber Matteis Gadelha" w:date="2020-02-28T11:19:00Z">
          <w:r w:rsidR="004C4EE3" w:rsidDel="00EF19CC">
            <w:delText>(</w:delText>
          </w:r>
          <w:r w:rsidR="004C4EE3" w:rsidRPr="004C4EE3" w:rsidDel="00EF19CC">
            <w:rPr>
              <w:color w:val="FF0000"/>
              <w:highlight w:val="yellow"/>
            </w:rPr>
            <w:delText>CITAR O NOME DA CLASSE</w:delText>
          </w:r>
          <w:r w:rsidR="004C4EE3" w:rsidDel="00EF19CC">
            <w:delText>)</w:delText>
          </w:r>
        </w:del>
      </w:ins>
      <w:del w:id="2331" w:author="Glauber Matteis Gadelha" w:date="2020-02-28T11:19:00Z">
        <w:r w:rsidDel="00EF19CC">
          <w:delText xml:space="preserve"> </w:delText>
        </w:r>
      </w:del>
      <w:del w:id="2332" w:author="Claudio Martins" w:date="2020-02-27T12:37:00Z">
        <w:r w:rsidDel="004C4EE3">
          <w:delText xml:space="preserve">de </w:delText>
        </w:r>
      </w:del>
      <w:ins w:id="2333" w:author="Claudio Martins" w:date="2020-02-27T12:37:00Z">
        <w:r w:rsidR="004C4EE3">
          <w:t xml:space="preserve">pela </w:t>
        </w:r>
      </w:ins>
      <w:r>
        <w:t xml:space="preserve">geração do </w:t>
      </w:r>
      <w:del w:id="2334" w:author="Claudio Martins" w:date="2020-02-27T12:37:00Z">
        <w:r w:rsidDel="004C4EE3">
          <w:delText xml:space="preserve">arquivo </w:delText>
        </w:r>
      </w:del>
      <w:ins w:id="2335" w:author="Claudio Martins" w:date="2020-02-27T12:37:00Z">
        <w:r w:rsidR="004C4EE3">
          <w:t xml:space="preserve">artefato </w:t>
        </w:r>
      </w:ins>
      <w:r>
        <w:t xml:space="preserve">final, assim como a classe </w:t>
      </w:r>
      <w:ins w:id="2336" w:author="Glauber Matteis Gadelha" w:date="2020-02-28T11:20:00Z">
        <w:r w:rsidR="00EF19CC" w:rsidRPr="009F43FB">
          <w:rPr>
            <w:i/>
          </w:rPr>
          <w:t>Dataset</w:t>
        </w:r>
        <w:r w:rsidR="00EF19CC">
          <w:t>,</w:t>
        </w:r>
      </w:ins>
      <w:del w:id="2337" w:author="Glauber Matteis Gadelha" w:date="2020-02-28T11:20:00Z">
        <w:r w:rsidDel="00EF19CC">
          <w:delText>de</w:delText>
        </w:r>
      </w:del>
      <w:ins w:id="2338" w:author="Glauber Matteis Gadelha" w:date="2020-02-28T11:20:00Z">
        <w:r w:rsidR="00EF19CC">
          <w:t xml:space="preserve"> que permite a</w:t>
        </w:r>
      </w:ins>
      <w:r>
        <w:t xml:space="preserve"> manipulação do arquivo CSV </w:t>
      </w:r>
      <w:ins w:id="2339" w:author="Claudio Martins" w:date="2020-02-27T12:37:00Z">
        <w:del w:id="2340" w:author="Glauber Matteis Gadelha" w:date="2020-02-28T11:26:00Z">
          <w:r w:rsidR="004C4EE3" w:rsidDel="00EF19CC">
            <w:delText>(</w:delText>
          </w:r>
          <w:r w:rsidR="004C4EE3" w:rsidRPr="004C4EE3" w:rsidDel="00EF19CC">
            <w:rPr>
              <w:color w:val="FF0000"/>
              <w:highlight w:val="yellow"/>
            </w:rPr>
            <w:delText>CITAR O NOME DA CLASSE</w:delText>
          </w:r>
          <w:r w:rsidR="004C4EE3" w:rsidDel="00EF19CC">
            <w:delText xml:space="preserve">) </w:delText>
          </w:r>
        </w:del>
      </w:ins>
      <w:r>
        <w:t xml:space="preserve">podem </w:t>
      </w:r>
      <w:ins w:id="2341" w:author="Claudio Martins" w:date="2020-02-27T12:36:00Z">
        <w:r w:rsidR="004C4EE3">
          <w:t xml:space="preserve">ser </w:t>
        </w:r>
      </w:ins>
      <w:del w:id="2342" w:author="Claudio Martins" w:date="2020-02-27T12:36:00Z">
        <w:r w:rsidDel="004C4EE3">
          <w:delText xml:space="preserve">facilmente ser </w:delText>
        </w:r>
      </w:del>
      <w:r>
        <w:t>alteradas e adaptadas</w:t>
      </w:r>
      <w:ins w:id="2343" w:author="Claudio Martins" w:date="2020-02-27T12:36:00Z">
        <w:r w:rsidR="004C4EE3">
          <w:t xml:space="preserve">, sem muitas dificuldades, </w:t>
        </w:r>
      </w:ins>
      <w:del w:id="2344" w:author="Claudio Martins" w:date="2020-02-27T12:36:00Z">
        <w:r w:rsidDel="004C4EE3">
          <w:delText xml:space="preserve"> </w:delText>
        </w:r>
      </w:del>
      <w:r>
        <w:t xml:space="preserve">a domínios </w:t>
      </w:r>
      <w:ins w:id="2345" w:author="Claudio Martins" w:date="2020-02-27T12:36:00Z">
        <w:r w:rsidR="004C4EE3">
          <w:t xml:space="preserve">e contextos </w:t>
        </w:r>
      </w:ins>
      <w:r>
        <w:t>diferentes</w:t>
      </w:r>
      <w:del w:id="2346" w:author="Claudio Martins" w:date="2020-02-27T12:36:00Z">
        <w:r w:rsidDel="004C4EE3">
          <w:delText xml:space="preserve">, garantindo uma implementação </w:delText>
        </w:r>
        <w:r w:rsidR="002E4D1E" w:rsidDel="004C4EE3">
          <w:delText>mais simples em trabalhos que demandem esse tipo de ferramentas.</w:delText>
        </w:r>
      </w:del>
      <w:ins w:id="2347" w:author="Claudio Martins" w:date="2020-02-27T12:36:00Z">
        <w:r w:rsidR="004C4EE3">
          <w:t>.</w:t>
        </w:r>
      </w:ins>
      <w:r w:rsidR="002E4D1E">
        <w:t xml:space="preserve"> </w:t>
      </w:r>
    </w:p>
    <w:p w14:paraId="1DEDB5A6" w14:textId="6509FD13" w:rsidR="004200F4" w:rsidRDefault="004200F4" w:rsidP="007D4322">
      <w:pPr>
        <w:rPr>
          <w:ins w:id="2348" w:author="Glauber Matteis Gadelha" w:date="2020-02-28T12:40:00Z"/>
        </w:rPr>
      </w:pPr>
      <w:r>
        <w:tab/>
        <w:t xml:space="preserve">O uso da </w:t>
      </w:r>
      <w:proofErr w:type="gramStart"/>
      <w:r>
        <w:t>DC.</w:t>
      </w:r>
      <w:proofErr w:type="gramEnd"/>
      <w:r>
        <w:t>js e suas dependências também se mostrou como uma ferramenta poderosa</w:t>
      </w:r>
      <w:del w:id="2349" w:author="Claudio Martins" w:date="2020-02-27T12:38:00Z">
        <w:r w:rsidDel="004C4EE3">
          <w:delText xml:space="preserve">, </w:delText>
        </w:r>
      </w:del>
      <w:ins w:id="2350" w:author="Claudio Martins" w:date="2020-02-27T12:38:00Z">
        <w:r w:rsidR="004C4EE3">
          <w:t xml:space="preserve"> para a criação </w:t>
        </w:r>
      </w:ins>
      <w:del w:id="2351" w:author="Claudio Martins" w:date="2020-02-27T12:38:00Z">
        <w:r w:rsidDel="004C4EE3">
          <w:delText xml:space="preserve">útil e gratuita na geração </w:delText>
        </w:r>
      </w:del>
      <w:r>
        <w:t xml:space="preserve">de </w:t>
      </w:r>
      <w:del w:id="2352" w:author="Claudio Martins" w:date="2020-02-27T12:38:00Z">
        <w:r w:rsidDel="004C4EE3">
          <w:delText xml:space="preserve">relatórios </w:delText>
        </w:r>
      </w:del>
      <w:ins w:id="2353" w:author="Claudio Martins" w:date="2020-02-27T12:38:00Z">
        <w:r w:rsidR="004C4EE3">
          <w:t xml:space="preserve">painéis e </w:t>
        </w:r>
      </w:ins>
      <w:r>
        <w:t xml:space="preserve">gráficos com filtros dinâmicos. A velocidade do redesenho dos gráficos </w:t>
      </w:r>
      <w:r w:rsidR="00EC307C">
        <w:t xml:space="preserve">a cada definição de filtro </w:t>
      </w:r>
      <w:r>
        <w:t>é notadamente alta, mesmo usando arquivos com milhares de registros.</w:t>
      </w:r>
    </w:p>
    <w:p w14:paraId="25ACC3CB" w14:textId="002B1E26" w:rsidR="00975B31" w:rsidRDefault="00975B31" w:rsidP="007D4322">
      <w:pPr>
        <w:rPr>
          <w:ins w:id="2354" w:author="Glauber Matteis Gadelha" w:date="2020-02-28T11:52:00Z"/>
        </w:rPr>
      </w:pPr>
      <w:ins w:id="2355" w:author="Glauber Matteis Gadelha" w:date="2020-02-28T11:44:00Z">
        <w:r>
          <w:tab/>
          <w:t xml:space="preserve">Ao longo da pesquisa e desenvolvimento deste trabalho, foi </w:t>
        </w:r>
      </w:ins>
      <w:ins w:id="2356" w:author="Glauber Matteis Gadelha" w:date="2020-02-28T17:24:00Z">
        <w:r w:rsidR="008C1C29">
          <w:t>vivenciada</w:t>
        </w:r>
      </w:ins>
      <w:ins w:id="2357" w:author="Glauber Matteis Gadelha" w:date="2020-02-28T11:45:00Z">
        <w:r>
          <w:t xml:space="preserve"> a dificuldade que algumas equipes de desenvolvimento encontram ao decidir optar pelo reuso de bibliotecas. </w:t>
        </w:r>
      </w:ins>
      <w:ins w:id="2358" w:author="Glauber Matteis Gadelha" w:date="2020-02-28T11:46:00Z">
        <w:r w:rsidR="00773887">
          <w:t>Para o emprego das bibliotecas</w:t>
        </w:r>
      </w:ins>
      <w:ins w:id="2359" w:author="Glauber Matteis Gadelha" w:date="2020-02-28T11:47:00Z">
        <w:r>
          <w:t xml:space="preserve"> Apache </w:t>
        </w:r>
        <w:proofErr w:type="gramStart"/>
        <w:r>
          <w:t>CommonsCSV</w:t>
        </w:r>
      </w:ins>
      <w:proofErr w:type="gramEnd"/>
      <w:ins w:id="2360" w:author="Glauber Matteis Gadelha" w:date="2020-02-28T11:48:00Z">
        <w:r w:rsidR="00D97658">
          <w:t xml:space="preserve"> e</w:t>
        </w:r>
      </w:ins>
      <w:ins w:id="2361" w:author="Glauber Matteis Gadelha" w:date="2020-02-28T11:47:00Z">
        <w:r w:rsidR="00D97658">
          <w:t xml:space="preserve"> Apache FreeMarker</w:t>
        </w:r>
      </w:ins>
      <w:ins w:id="2362" w:author="Glauber Matteis Gadelha" w:date="2020-02-28T11:48:00Z">
        <w:r w:rsidR="00D97658">
          <w:t xml:space="preserve">, foi necessário estudar a documentação disponível e fazer alguns testes </w:t>
        </w:r>
      </w:ins>
      <w:ins w:id="2363" w:author="Glauber Matteis Gadelha" w:date="2020-02-28T11:49:00Z">
        <w:r w:rsidR="00D97658">
          <w:t xml:space="preserve">até que se chegasse ao artefato final desejado. </w:t>
        </w:r>
      </w:ins>
      <w:ins w:id="2364" w:author="Glauber Matteis Gadelha" w:date="2020-02-28T11:50:00Z">
        <w:r w:rsidR="00D97658">
          <w:t>Apesar do tempo consumido nessas tarefas</w:t>
        </w:r>
      </w:ins>
      <w:ins w:id="2365" w:author="Glauber Matteis Gadelha" w:date="2020-02-28T11:51:00Z">
        <w:r w:rsidR="00D97658">
          <w:t xml:space="preserve"> ter sido razoavelmente longo</w:t>
        </w:r>
      </w:ins>
      <w:ins w:id="2366" w:author="Glauber Matteis Gadelha" w:date="2020-02-28T11:50:00Z">
        <w:r w:rsidR="00D97658">
          <w:t>, certamente</w:t>
        </w:r>
      </w:ins>
      <w:ins w:id="2367" w:author="Glauber Matteis Gadelha" w:date="2020-02-28T11:51:00Z">
        <w:r w:rsidR="00D97658">
          <w:t xml:space="preserve"> foi menor do que seria necessário para desenvolver essas soluções a partir do in</w:t>
        </w:r>
      </w:ins>
      <w:ins w:id="2368" w:author="Glauber Matteis Gadelha" w:date="2020-02-28T11:52:00Z">
        <w:r w:rsidR="00D97658">
          <w:t>ício.</w:t>
        </w:r>
      </w:ins>
      <w:ins w:id="2369" w:author="Glauber Matteis Gadelha" w:date="2020-02-28T11:50:00Z">
        <w:r w:rsidR="00D97658">
          <w:t xml:space="preserve"> </w:t>
        </w:r>
      </w:ins>
      <w:ins w:id="2370" w:author="Glauber Matteis Gadelha" w:date="2020-02-28T11:47:00Z">
        <w:r>
          <w:t xml:space="preserve"> </w:t>
        </w:r>
      </w:ins>
      <w:ins w:id="2371" w:author="Glauber Matteis Gadelha" w:date="2020-02-28T11:52:00Z">
        <w:r w:rsidR="00D97658">
          <w:t xml:space="preserve">A mesma observação se aplica à </w:t>
        </w:r>
        <w:proofErr w:type="gramStart"/>
        <w:r w:rsidR="00D97658">
          <w:t>DC.</w:t>
        </w:r>
        <w:proofErr w:type="gramEnd"/>
        <w:r w:rsidR="00D97658">
          <w:t>js e suas dependências.</w:t>
        </w:r>
      </w:ins>
    </w:p>
    <w:p w14:paraId="3414B713" w14:textId="70E534C9" w:rsidR="00D97658" w:rsidDel="00A67A33" w:rsidRDefault="00D97658" w:rsidP="007D4322">
      <w:pPr>
        <w:rPr>
          <w:ins w:id="2372" w:author="Claudio Martins" w:date="2020-02-27T12:39:00Z"/>
          <w:del w:id="2373" w:author="Glauber Matteis Gadelha" w:date="2020-02-28T17:18:00Z"/>
        </w:rPr>
      </w:pPr>
      <w:ins w:id="2374" w:author="Glauber Matteis Gadelha" w:date="2020-02-28T11:53:00Z">
        <w:r>
          <w:tab/>
          <w:t xml:space="preserve">Lidar com fontes de dados como os </w:t>
        </w:r>
      </w:ins>
      <w:ins w:id="2375" w:author="Glauber Matteis Gadelha" w:date="2020-02-28T12:33:00Z">
        <w:r w:rsidR="00773887">
          <w:t xml:space="preserve">arquivos em formato </w:t>
        </w:r>
      </w:ins>
      <w:ins w:id="2376" w:author="Glauber Matteis Gadelha" w:date="2020-02-28T11:53:00Z">
        <w:r>
          <w:t>CSV, que não possuem um modelo de especificaç</w:t>
        </w:r>
      </w:ins>
      <w:ins w:id="2377" w:author="Glauber Matteis Gadelha" w:date="2020-02-28T11:54:00Z">
        <w:r>
          <w:t xml:space="preserve">ão de Metadados também é bastante difícil. Mesmo uma biblioteca completa como a Apache Commons CSV não possui tratamento relacionado </w:t>
        </w:r>
      </w:ins>
      <w:ins w:id="2378" w:author="Glauber Matteis Gadelha" w:date="2020-02-28T12:33:00Z">
        <w:r w:rsidR="00773887">
          <w:t>à</w:t>
        </w:r>
      </w:ins>
      <w:ins w:id="2379" w:author="Glauber Matteis Gadelha" w:date="2020-02-28T11:54:00Z">
        <w:r>
          <w:t xml:space="preserve"> identificaç</w:t>
        </w:r>
      </w:ins>
      <w:ins w:id="2380" w:author="Glauber Matteis Gadelha" w:date="2020-02-28T11:55:00Z">
        <w:r>
          <w:t xml:space="preserve">ão de atributos, problema que foi mitigado com o desenvolvimento dos métodos </w:t>
        </w:r>
        <w:proofErr w:type="gramStart"/>
        <w:r>
          <w:t>isNumeric</w:t>
        </w:r>
        <w:proofErr w:type="gramEnd"/>
        <w:r>
          <w:t xml:space="preserve">() e </w:t>
        </w:r>
      </w:ins>
      <w:ins w:id="2381" w:author="Glauber Matteis Gadelha" w:date="2020-02-28T12:30:00Z">
        <w:r w:rsidR="00773887">
          <w:t>columnDiscoverType(), que diferenciam atributos com conte</w:t>
        </w:r>
      </w:ins>
      <w:ins w:id="2382" w:author="Glauber Matteis Gadelha" w:date="2020-02-28T12:31:00Z">
        <w:r w:rsidR="00773887">
          <w:t>údo de tipo numérico.</w:t>
        </w:r>
      </w:ins>
    </w:p>
    <w:p w14:paraId="3277E512" w14:textId="0D57CE9A" w:rsidR="004C4EE3" w:rsidRDefault="004C4EE3" w:rsidP="007D4322">
      <w:ins w:id="2383" w:author="Claudio Martins" w:date="2020-02-27T12:39:00Z">
        <w:del w:id="2384" w:author="Glauber Matteis Gadelha" w:date="2020-02-28T17:18:00Z">
          <w:r w:rsidDel="00A67A33">
            <w:tab/>
            <w:delText>&lt;</w:delText>
          </w:r>
        </w:del>
      </w:ins>
      <w:ins w:id="2385" w:author="Claudio Martins" w:date="2020-02-27T12:42:00Z">
        <w:del w:id="2386" w:author="Glauber Matteis Gadelha" w:date="2020-02-28T17:18:00Z">
          <w:r w:rsidR="007B6A95" w:rsidDel="00A67A33">
            <w:rPr>
              <w:color w:val="FF0000"/>
              <w:highlight w:val="yellow"/>
            </w:rPr>
            <w:delText>APRESEN</w:delText>
          </w:r>
        </w:del>
      </w:ins>
      <w:ins w:id="2387" w:author="Claudio Martins" w:date="2020-02-27T12:43:00Z">
        <w:del w:id="2388" w:author="Glauber Matteis Gadelha" w:date="2020-02-28T17:18:00Z">
          <w:r w:rsidR="007B6A95" w:rsidDel="00A67A33">
            <w:rPr>
              <w:color w:val="FF0000"/>
              <w:highlight w:val="yellow"/>
            </w:rPr>
            <w:delText xml:space="preserve">TAR </w:delText>
          </w:r>
        </w:del>
      </w:ins>
      <w:ins w:id="2389" w:author="Claudio Martins" w:date="2020-02-27T12:39:00Z">
        <w:del w:id="2390" w:author="Glauber Matteis Gadelha" w:date="2020-02-28T17:18:00Z">
          <w:r w:rsidRPr="004C4EE3" w:rsidDel="00A67A33">
            <w:rPr>
              <w:color w:val="FF0000"/>
              <w:highlight w:val="yellow"/>
            </w:rPr>
            <w:delText>DIFICULDADES</w:delText>
          </w:r>
        </w:del>
      </w:ins>
      <w:ins w:id="2391" w:author="Claudio Martins" w:date="2020-02-27T12:43:00Z">
        <w:del w:id="2392" w:author="Glauber Matteis Gadelha" w:date="2020-02-28T17:18:00Z">
          <w:r w:rsidR="007B6A95" w:rsidDel="00A67A33">
            <w:rPr>
              <w:color w:val="FF0000"/>
              <w:highlight w:val="yellow"/>
            </w:rPr>
            <w:delText xml:space="preserve"> e</w:delText>
          </w:r>
        </w:del>
      </w:ins>
      <w:ins w:id="2393" w:author="Claudio Martins" w:date="2020-02-27T12:39:00Z">
        <w:del w:id="2394" w:author="Glauber Matteis Gadelha" w:date="2020-02-28T17:18:00Z">
          <w:r w:rsidR="007B6A95" w:rsidDel="00A67A33">
            <w:rPr>
              <w:color w:val="FF0000"/>
              <w:highlight w:val="yellow"/>
            </w:rPr>
            <w:delText xml:space="preserve"> LIMITAÇÕES</w:delText>
          </w:r>
        </w:del>
      </w:ins>
      <w:ins w:id="2395" w:author="Claudio Martins" w:date="2020-02-27T12:43:00Z">
        <w:del w:id="2396" w:author="Glauber Matteis Gadelha" w:date="2020-02-28T17:18:00Z">
          <w:r w:rsidR="007B6A95" w:rsidDel="00A67A33">
            <w:rPr>
              <w:color w:val="FF0000"/>
              <w:highlight w:val="yellow"/>
            </w:rPr>
            <w:delText xml:space="preserve">, </w:delText>
          </w:r>
        </w:del>
      </w:ins>
      <w:ins w:id="2397" w:author="Claudio Martins" w:date="2020-02-27T12:42:00Z">
        <w:del w:id="2398" w:author="Glauber Matteis Gadelha" w:date="2020-02-28T17:18:00Z">
          <w:r w:rsidR="00F852FC" w:rsidDel="00A67A33">
            <w:rPr>
              <w:color w:val="FF0000"/>
              <w:highlight w:val="yellow"/>
            </w:rPr>
            <w:delText>descreve</w:delText>
          </w:r>
        </w:del>
      </w:ins>
      <w:ins w:id="2399" w:author="Claudio Martins" w:date="2020-02-27T12:43:00Z">
        <w:del w:id="2400" w:author="Glauber Matteis Gadelha" w:date="2020-02-28T17:18:00Z">
          <w:r w:rsidR="007B6A95" w:rsidDel="00A67A33">
            <w:rPr>
              <w:color w:val="FF0000"/>
              <w:highlight w:val="yellow"/>
            </w:rPr>
            <w:delText>ndo</w:delText>
          </w:r>
        </w:del>
      </w:ins>
      <w:ins w:id="2401" w:author="Claudio Martins" w:date="2020-02-27T12:42:00Z">
        <w:del w:id="2402" w:author="Glauber Matteis Gadelha" w:date="2020-02-28T17:18:00Z">
          <w:r w:rsidR="00F852FC" w:rsidDel="00A67A33">
            <w:rPr>
              <w:color w:val="FF0000"/>
              <w:highlight w:val="yellow"/>
            </w:rPr>
            <w:delText xml:space="preserve"> </w:delText>
          </w:r>
        </w:del>
      </w:ins>
      <w:ins w:id="2403" w:author="Claudio Martins" w:date="2020-02-27T12:40:00Z">
        <w:del w:id="2404" w:author="Glauber Matteis Gadelha" w:date="2020-02-28T17:18:00Z">
          <w:r w:rsidRPr="004C4EE3" w:rsidDel="00A67A33">
            <w:rPr>
              <w:color w:val="FF0000"/>
              <w:highlight w:val="yellow"/>
            </w:rPr>
            <w:delText xml:space="preserve">JUSTIFICATIVAS OU ESTRATÉGIAS </w:delText>
          </w:r>
        </w:del>
      </w:ins>
      <w:ins w:id="2405" w:author="Claudio Martins" w:date="2020-02-27T12:42:00Z">
        <w:del w:id="2406" w:author="Glauber Matteis Gadelha" w:date="2020-02-28T17:18:00Z">
          <w:r w:rsidR="00F852FC" w:rsidDel="00A67A33">
            <w:rPr>
              <w:color w:val="FF0000"/>
              <w:highlight w:val="yellow"/>
            </w:rPr>
            <w:delText>que foram empregadas para</w:delText>
          </w:r>
        </w:del>
      </w:ins>
      <w:ins w:id="2407" w:author="Claudio Martins" w:date="2020-02-27T12:40:00Z">
        <w:del w:id="2408" w:author="Glauber Matteis Gadelha" w:date="2020-02-28T17:18:00Z">
          <w:r w:rsidRPr="004C4EE3" w:rsidDel="00A67A33">
            <w:rPr>
              <w:color w:val="FF0000"/>
              <w:highlight w:val="yellow"/>
            </w:rPr>
            <w:delText xml:space="preserve"> CONTORNAR TAIS LIMITAÇÕES</w:delText>
          </w:r>
          <w:r w:rsidDel="00A67A33">
            <w:delText>&gt;</w:delText>
          </w:r>
        </w:del>
      </w:ins>
    </w:p>
    <w:p w14:paraId="435E693C" w14:textId="1927CB6D" w:rsidR="0075256D" w:rsidDel="004C4EE3" w:rsidRDefault="00FF4D80" w:rsidP="007D4322">
      <w:pPr>
        <w:rPr>
          <w:del w:id="2409" w:author="Claudio Martins" w:date="2020-02-27T12:40:00Z"/>
        </w:rPr>
      </w:pPr>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ins w:id="2410" w:author="Claudio Martins" w:date="2020-02-27T12:39:00Z">
        <w:r w:rsidR="004C4EE3">
          <w:t xml:space="preserve"> e projeto da aplicação</w:t>
        </w:r>
      </w:ins>
      <w:del w:id="2411" w:author="Claudio Martins" w:date="2020-02-27T12:39:00Z">
        <w:r w:rsidDel="004C4EE3">
          <w:delText xml:space="preserve">, </w:delText>
        </w:r>
      </w:del>
      <w:ins w:id="2412" w:author="Claudio Martins" w:date="2020-02-27T12:39:00Z">
        <w:del w:id="2413" w:author="Glauber Matteis Gadelha" w:date="2020-02-28T12:40:00Z">
          <w:r w:rsidR="004C4EE3" w:rsidDel="00C14632">
            <w:delText>.</w:delText>
          </w:r>
        </w:del>
      </w:ins>
      <w:ins w:id="2414" w:author="Glauber Matteis Gadelha" w:date="2020-02-28T12:41:00Z">
        <w:r w:rsidR="00C14632">
          <w:t>,</w:t>
        </w:r>
      </w:ins>
      <w:ins w:id="2415" w:author="Claudio Martins" w:date="2020-02-27T12:39:00Z">
        <w:r w:rsidR="004C4EE3">
          <w:t xml:space="preserve"> </w:t>
        </w:r>
      </w:ins>
      <w:ins w:id="2416" w:author="Glauber Matteis Gadelha" w:date="2020-02-28T12:41:00Z">
        <w:r w:rsidR="00C14632">
          <w:t>o documento</w:t>
        </w:r>
      </w:ins>
      <w:del w:id="2417" w:author="Glauber Matteis Gadelha" w:date="2020-02-28T12:40:00Z">
        <w:r w:rsidDel="00C14632">
          <w:delText xml:space="preserve">Este </w:delText>
        </w:r>
      </w:del>
      <w:ins w:id="2418" w:author="Glauber Matteis Gadelha" w:date="2020-02-28T12:42:00Z">
        <w:r w:rsidR="00C14632">
          <w:t xml:space="preserve"> </w:t>
        </w:r>
        <w:r w:rsidR="00C14632">
          <w:lastRenderedPageBreak/>
          <w:t>contendo este</w:t>
        </w:r>
      </w:ins>
      <w:ins w:id="2419" w:author="Glauber Matteis Gadelha" w:date="2020-02-28T12:40:00Z">
        <w:r w:rsidR="00C14632">
          <w:t xml:space="preserve"> </w:t>
        </w:r>
      </w:ins>
      <w:r>
        <w:t xml:space="preserve">trabalho de conclusão de curso e o código fonte do protótipo final </w:t>
      </w:r>
      <w:proofErr w:type="gramStart"/>
      <w:r>
        <w:t>DashGen</w:t>
      </w:r>
      <w:proofErr w:type="gramEnd"/>
      <w:r>
        <w:t>.</w:t>
      </w:r>
    </w:p>
    <w:p w14:paraId="17F80B06" w14:textId="7B696795" w:rsidR="002464D4" w:rsidDel="004C4EE3" w:rsidRDefault="002464D4" w:rsidP="007D4322">
      <w:pPr>
        <w:rPr>
          <w:del w:id="2420" w:author="Claudio Martins" w:date="2020-02-27T12:40:00Z"/>
        </w:rPr>
      </w:pPr>
    </w:p>
    <w:p w14:paraId="21CBB20F" w14:textId="77B8E093" w:rsidR="002464D4" w:rsidRDefault="002464D4" w:rsidP="004C4EE3">
      <w:del w:id="2421" w:author="Claudio Martins" w:date="2020-02-27T12:40:00Z">
        <w:r w:rsidDel="004C4EE3">
          <w:delText>5.1 Sugestões para trabalhos futuros</w:delText>
        </w:r>
      </w:del>
      <w:ins w:id="2422" w:author="Claudio Martins" w:date="2020-02-27T12:40:00Z">
        <w:r w:rsidR="004C4EE3">
          <w:t xml:space="preserve"> </w:t>
        </w:r>
      </w:ins>
    </w:p>
    <w:p w14:paraId="1E7AAADD" w14:textId="77777777" w:rsidR="002464D4" w:rsidRDefault="002464D4" w:rsidP="002464D4">
      <w:r>
        <w:tab/>
      </w:r>
      <w:r w:rsidR="00E56C21">
        <w:t>Para trabalhos futuros, cabem como sugestões:</w:t>
      </w:r>
    </w:p>
    <w:p w14:paraId="62F9A9B7" w14:textId="7F13A4A4" w:rsidR="00E56C21" w:rsidRDefault="00E56C21" w:rsidP="004C4EE3">
      <w:pPr>
        <w:pStyle w:val="PargrafodaLista"/>
        <w:numPr>
          <w:ilvl w:val="0"/>
          <w:numId w:val="38"/>
        </w:numPr>
      </w:pPr>
      <w:r>
        <w:t xml:space="preserve">Refatoração do código fonte, </w:t>
      </w:r>
      <w:ins w:id="2423" w:author="Claudio Martins" w:date="2020-02-27T12:41:00Z">
        <w:r w:rsidR="004C4EE3">
          <w:t xml:space="preserve">para </w:t>
        </w:r>
      </w:ins>
      <w:del w:id="2424" w:author="Claudio Martins" w:date="2020-02-27T12:41:00Z">
        <w:r w:rsidDel="004C4EE3">
          <w:delText xml:space="preserve">otimizando </w:delText>
        </w:r>
      </w:del>
      <w:ins w:id="2425" w:author="Claudio Martins" w:date="2020-02-27T12:41:00Z">
        <w:r w:rsidR="004C4EE3">
          <w:t>otimização d</w:t>
        </w:r>
      </w:ins>
      <w:r>
        <w:t>as relações entre as classes, melhorando o desempenho da aplicação;</w:t>
      </w:r>
    </w:p>
    <w:p w14:paraId="1EF0AB9F" w14:textId="77777777" w:rsidR="00E56C21" w:rsidRDefault="00E56C21" w:rsidP="004C4EE3">
      <w:pPr>
        <w:pStyle w:val="PargrafodaLista"/>
        <w:numPr>
          <w:ilvl w:val="0"/>
          <w:numId w:val="38"/>
        </w:numPr>
      </w:pPr>
      <w:r>
        <w:t xml:space="preserve">Transformação do mecanismo de composição em uma biblioteca reutilizável em outros contextos além da geração de </w:t>
      </w:r>
      <w:del w:id="2426" w:author="Claudio Martins" w:date="2020-02-26T10:52:00Z">
        <w:r w:rsidDel="00F07A8A">
          <w:delText>Dashboards</w:delText>
        </w:r>
      </w:del>
      <w:ins w:id="2427" w:author="Claudio Martins" w:date="2020-02-26T10:52:00Z">
        <w:r w:rsidR="00F07A8A">
          <w:rPr>
            <w:i/>
          </w:rPr>
          <w:t>d</w:t>
        </w:r>
        <w:r w:rsidR="00F07A8A" w:rsidRPr="00F07A8A">
          <w:rPr>
            <w:i/>
          </w:rPr>
          <w:t>ashboards</w:t>
        </w:r>
      </w:ins>
      <w:r>
        <w:t>;</w:t>
      </w:r>
    </w:p>
    <w:p w14:paraId="11F4B9F2" w14:textId="77777777" w:rsidR="00E56C21" w:rsidRDefault="00E56C21" w:rsidP="004C4EE3">
      <w:pPr>
        <w:pStyle w:val="PargrafodaLista"/>
        <w:numPr>
          <w:ilvl w:val="0"/>
          <w:numId w:val="38"/>
        </w:numPr>
      </w:pPr>
      <w:r>
        <w:t>Usando o DashGen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r>
        <w:t>Otimização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1FCB3CD4" w14:textId="707D28BC" w:rsidR="005712B2" w:rsidDel="00EE0EDA" w:rsidRDefault="005712B2" w:rsidP="007E3AB8">
      <w:pPr>
        <w:pStyle w:val="Ttulo1"/>
        <w:rPr>
          <w:del w:id="2428" w:author="Glauber Matteis Gadelha" w:date="2020-02-29T12:12:00Z"/>
        </w:rPr>
      </w:pPr>
    </w:p>
    <w:p w14:paraId="52E94A30" w14:textId="1D6145D3" w:rsidR="00246861" w:rsidRDefault="00A931EE" w:rsidP="007E3AB8">
      <w:pPr>
        <w:pStyle w:val="Ttulo1"/>
        <w:rPr>
          <w:ins w:id="2429" w:author="Glauber Matteis Gadelha" w:date="2020-02-29T12:11:00Z"/>
        </w:rPr>
      </w:pPr>
      <w:del w:id="2430" w:author="Glauber Matteis Gadelha" w:date="2020-02-29T12:12:00Z">
        <w:r w:rsidDel="00BD7C53">
          <w:delText xml:space="preserve">5 </w:delText>
        </w:r>
      </w:del>
      <w:bookmarkStart w:id="2431" w:name="_Toc33871139"/>
      <w:r>
        <w:t>REFERÊNCIAS</w:t>
      </w:r>
      <w:bookmarkEnd w:id="2431"/>
    </w:p>
    <w:p w14:paraId="43F9428C" w14:textId="77777777" w:rsidR="00BD7C53" w:rsidRDefault="00BD7C53" w:rsidP="00EE0EDA">
      <w:pPr>
        <w:spacing w:line="240" w:lineRule="auto"/>
        <w:rPr>
          <w:ins w:id="2432" w:author="Glauber Matteis Gadelha" w:date="2020-02-29T12:11:00Z"/>
        </w:rPr>
      </w:pPr>
    </w:p>
    <w:p w14:paraId="4C7AC841" w14:textId="77777777" w:rsidR="00BD7C53" w:rsidRDefault="00BD7C53" w:rsidP="00EE0EDA">
      <w:pPr>
        <w:spacing w:line="240" w:lineRule="auto"/>
        <w:rPr>
          <w:ins w:id="2433" w:author="Glauber Matteis Gadelha" w:date="2020-02-29T12:12:00Z"/>
        </w:rPr>
      </w:pPr>
    </w:p>
    <w:p w14:paraId="7C02650F" w14:textId="77777777" w:rsidR="00C86B19" w:rsidRPr="00BD7C53" w:rsidRDefault="00C86B19" w:rsidP="00EE0EDA">
      <w:pPr>
        <w:spacing w:line="240" w:lineRule="auto"/>
      </w:pPr>
    </w:p>
    <w:p w14:paraId="446E205A" w14:textId="657ACBD1" w:rsidR="009F43FB" w:rsidRPr="009F43FB" w:rsidRDefault="00F57288" w:rsidP="009F43FB">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9F43FB" w:rsidRPr="009F43FB">
        <w:rPr>
          <w:rFonts w:cs="Arial"/>
          <w:noProof/>
          <w:szCs w:val="24"/>
        </w:rPr>
        <w:t xml:space="preserve">ACADEMIAIN. </w:t>
      </w:r>
      <w:r w:rsidR="009F43FB" w:rsidRPr="009F43FB">
        <w:rPr>
          <w:rFonts w:cs="Arial"/>
          <w:b/>
          <w:bCs/>
          <w:noProof/>
          <w:szCs w:val="24"/>
        </w:rPr>
        <w:t>QLIK SENSE: O QUE É, COMO FUNCIONA E QUAIS AS VANTAGENS?</w:t>
      </w:r>
      <w:r w:rsidR="009F43FB" w:rsidRPr="009F43FB">
        <w:rPr>
          <w:rFonts w:cs="Arial"/>
          <w:noProof/>
          <w:szCs w:val="24"/>
        </w:rPr>
        <w:t xml:space="preserve">. </w:t>
      </w:r>
      <w:r w:rsidR="009F43FB" w:rsidRPr="009F43FB">
        <w:rPr>
          <w:rFonts w:cs="Arial"/>
          <w:i/>
          <w:iCs/>
          <w:noProof/>
          <w:szCs w:val="24"/>
        </w:rPr>
        <w:t>[s. l.]</w:t>
      </w:r>
      <w:r w:rsidR="009F43FB" w:rsidRPr="009F43FB">
        <w:rPr>
          <w:rFonts w:cs="Arial"/>
          <w:noProof/>
          <w:szCs w:val="24"/>
        </w:rPr>
        <w:t xml:space="preserve">, 2019. Disponível em: https://blog.academiain1.com.br/qlik-sense-o-que-e-como-funciona-e-quais-as-vantagens/. Acesso em: 10 jan. 2020. </w:t>
      </w:r>
    </w:p>
    <w:p w14:paraId="4FDBFD6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The Apache Velocity Project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2019a. Disponível em: https://velocity.apache.org/. Acesso em: 7 jan. 2019. </w:t>
      </w:r>
    </w:p>
    <w:p w14:paraId="45962B8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Changes Report - 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https://velocity.apache.org/engine/devel/changes.html. Acesso em: 22 ago. 2019. </w:t>
      </w:r>
    </w:p>
    <w:p w14:paraId="2D11516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Version History - Apache Freemarker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2019c. Disponível em: https://freemarker.apache.org/docs/app_versions.html. Acesso em: 25 ago. 2019. </w:t>
      </w:r>
    </w:p>
    <w:p w14:paraId="0C6BE6E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What is Maven</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2019d. Disponível em: https://maven.apache.org/what-is-maven.html. Acesso em: 1 ago. 2019. </w:t>
      </w:r>
    </w:p>
    <w:p w14:paraId="2287197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Apache Commons CSV</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2019e. Disponível em: https://commons.apache.org/proper/commons-csv/index.html. Acesso em: 2 nov. 2019. </w:t>
      </w:r>
    </w:p>
    <w:p w14:paraId="33E9D93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Apache Commons IO</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2019f. Disponível em: https://commons.apache.org/proper/commons-io/. Acesso em: 10 nov. 2019. </w:t>
      </w:r>
    </w:p>
    <w:p w14:paraId="2D3F79D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Apache Netbeans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2019g. Disponível em: https://netbeans.org/. Acesso em: 12 jan. 2019. </w:t>
      </w:r>
    </w:p>
    <w:p w14:paraId="7731D29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FreeMarker Java Template Engine</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https://freemarker.apache.org/index.html. Acesso em: 1 jun. 2019. </w:t>
      </w:r>
    </w:p>
    <w:p w14:paraId="4D67FDFC"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ASTAH. </w:t>
      </w:r>
      <w:r w:rsidRPr="009F43FB">
        <w:rPr>
          <w:rFonts w:cs="Arial"/>
          <w:b/>
          <w:bCs/>
          <w:noProof/>
          <w:szCs w:val="24"/>
        </w:rPr>
        <w:t>Astah UML</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http://astah.net/editions/uml-new. Acesso em: 10 jan. 2020. </w:t>
      </w:r>
    </w:p>
    <w:p w14:paraId="2987896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BAELDUNG.COM. </w:t>
      </w:r>
      <w:r w:rsidRPr="009F43FB">
        <w:rPr>
          <w:rFonts w:cs="Arial"/>
          <w:b/>
          <w:bCs/>
          <w:noProof/>
          <w:szCs w:val="24"/>
        </w:rPr>
        <w:t>Introduction to 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2017. Disponível em: https://www.baeldung.com/apache-velocity. Acesso em: 7 jan. 2019. </w:t>
      </w:r>
    </w:p>
    <w:p w14:paraId="4FAE507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BERGEN, Jeroen Van. </w:t>
      </w:r>
      <w:r w:rsidRPr="009F43FB">
        <w:rPr>
          <w:rFonts w:cs="Arial"/>
          <w:b/>
          <w:bCs/>
          <w:noProof/>
          <w:szCs w:val="24"/>
        </w:rPr>
        <w:t>Velocity or FreeMarker? Two open source Java-based template engines compared</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2007. Disponível em: https://www.javaworld.com/article/2077797/open-source-tools/velocity-or-freemarker.html. Acesso em: 29 ago. 2018. </w:t>
      </w:r>
    </w:p>
    <w:p w14:paraId="6D51B33A"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BEZERRA, Eduardo. </w:t>
      </w:r>
      <w:r w:rsidRPr="009F43FB">
        <w:rPr>
          <w:rFonts w:cs="Arial"/>
          <w:b/>
          <w:bCs/>
          <w:noProof/>
          <w:szCs w:val="24"/>
        </w:rPr>
        <w:t>Princípios de Análise e Projeto de Sistemas com UML</w:t>
      </w:r>
      <w:r w:rsidRPr="009F43FB">
        <w:rPr>
          <w:rFonts w:cs="Arial"/>
          <w:noProof/>
          <w:szCs w:val="24"/>
        </w:rPr>
        <w:t xml:space="preserve">. 3. ed. Rio de Janeiro: Elsevier, 2015. </w:t>
      </w:r>
    </w:p>
    <w:p w14:paraId="7255BBA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BOSTOCK, Mike </w:t>
      </w:r>
      <w:r w:rsidRPr="009F43FB">
        <w:rPr>
          <w:rFonts w:cs="Arial"/>
          <w:i/>
          <w:iCs/>
          <w:noProof/>
          <w:szCs w:val="24"/>
        </w:rPr>
        <w:t>et al.</w:t>
      </w:r>
      <w:r w:rsidRPr="009F43FB">
        <w:rPr>
          <w:rFonts w:cs="Arial"/>
          <w:noProof/>
          <w:szCs w:val="24"/>
        </w:rPr>
        <w:t xml:space="preserve"> </w:t>
      </w:r>
      <w:r w:rsidRPr="009F43FB">
        <w:rPr>
          <w:rFonts w:cs="Arial"/>
          <w:b/>
          <w:bCs/>
          <w:noProof/>
          <w:szCs w:val="24"/>
        </w:rPr>
        <w:t>D3.js - Data Driven Documents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https://d3js.org/. Acesso em: 10 nov. 2018. </w:t>
      </w:r>
    </w:p>
    <w:p w14:paraId="5E0C8148"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lastRenderedPageBreak/>
        <w:t xml:space="preserve">COSTA, Henrique M. K. </w:t>
      </w:r>
      <w:r w:rsidRPr="009F43FB">
        <w:rPr>
          <w:rFonts w:cs="Arial"/>
          <w:i/>
          <w:iCs/>
          <w:noProof/>
          <w:szCs w:val="24"/>
        </w:rPr>
        <w:t>et al.</w:t>
      </w:r>
      <w:r w:rsidRPr="009F43FB">
        <w:rPr>
          <w:rFonts w:cs="Arial"/>
          <w:noProof/>
          <w:szCs w:val="24"/>
        </w:rPr>
        <w:t xml:space="preserve"> Grandes Massas de Dados na Nuvem: Desafios e Tecnicas para Inovação. </w:t>
      </w:r>
      <w:r w:rsidRPr="009F43FB">
        <w:rPr>
          <w:rFonts w:cs="Arial"/>
          <w:b/>
          <w:bCs/>
          <w:noProof/>
          <w:szCs w:val="24"/>
        </w:rPr>
        <w:t>Sbrc 2012</w:t>
      </w:r>
      <w:r w:rsidRPr="009F43FB">
        <w:rPr>
          <w:rFonts w:cs="Arial"/>
          <w:noProof/>
          <w:szCs w:val="24"/>
        </w:rPr>
        <w:t xml:space="preserve">, </w:t>
      </w:r>
      <w:r w:rsidRPr="009F43FB">
        <w:rPr>
          <w:rFonts w:cs="Arial"/>
          <w:i/>
          <w:iCs/>
          <w:noProof/>
          <w:szCs w:val="24"/>
        </w:rPr>
        <w:t>[S. l.]</w:t>
      </w:r>
      <w:r w:rsidRPr="009F43FB">
        <w:rPr>
          <w:rFonts w:cs="Arial"/>
          <w:noProof/>
          <w:szCs w:val="24"/>
        </w:rPr>
        <w:t>, n. Ouro Preto, MG, Brasil, 2012. Disponível em: http://gta.ufrj.br/ftp/gta/TechReports/CAC12.pdf</w:t>
      </w:r>
    </w:p>
    <w:p w14:paraId="20C886FE"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CROSSFILTER ORGANIZATION. </w:t>
      </w:r>
      <w:r w:rsidRPr="009F43FB">
        <w:rPr>
          <w:rFonts w:cs="Arial"/>
          <w:b/>
          <w:bCs/>
          <w:noProof/>
          <w:szCs w:val="24"/>
        </w:rPr>
        <w:t>Crossfilter js library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https://github.com/crossfilter/crossfilter. Acesso em: 2 nov. 2019. </w:t>
      </w:r>
    </w:p>
    <w:p w14:paraId="47EF7DF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CRUZ, Sérgio Aparecido Braga; MOURA, Maria Fernanda. </w:t>
      </w:r>
      <w:r w:rsidRPr="009F43FB">
        <w:rPr>
          <w:rFonts w:cs="Arial"/>
          <w:b/>
          <w:bCs/>
          <w:noProof/>
          <w:szCs w:val="24"/>
        </w:rPr>
        <w:t>Formatação de Dados Usando a Ferramenta Velocity</w:t>
      </w:r>
      <w:r w:rsidRPr="009F43FB">
        <w:rPr>
          <w:rFonts w:cs="Arial"/>
          <w:noProof/>
          <w:szCs w:val="24"/>
        </w:rPr>
        <w:t xml:space="preserve">. 2002. </w:t>
      </w:r>
      <w:r w:rsidRPr="009F43FB">
        <w:rPr>
          <w:rFonts w:cs="Arial"/>
          <w:i/>
          <w:iCs/>
          <w:noProof/>
          <w:szCs w:val="24"/>
        </w:rPr>
        <w:t>[s. l.]</w:t>
      </w:r>
      <w:r w:rsidRPr="009F43FB">
        <w:rPr>
          <w:rFonts w:cs="Arial"/>
          <w:noProof/>
          <w:szCs w:val="24"/>
        </w:rPr>
        <w:t>, 2002.</w:t>
      </w:r>
    </w:p>
    <w:p w14:paraId="49C02F5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JETBRAINS. </w:t>
      </w:r>
      <w:r w:rsidRPr="009F43FB">
        <w:rPr>
          <w:rFonts w:cs="Arial"/>
          <w:b/>
          <w:bCs/>
          <w:noProof/>
          <w:szCs w:val="24"/>
        </w:rPr>
        <w:t>IntelliJ IDEA</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https://www.jetbrains.com/idea/. Acesso em: 12 jan. 2020. </w:t>
      </w:r>
    </w:p>
    <w:p w14:paraId="6CE508C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KRUEGER, Charles W. Software reuse. </w:t>
      </w:r>
      <w:r w:rsidRPr="009F43FB">
        <w:rPr>
          <w:rFonts w:cs="Arial"/>
          <w:b/>
          <w:bCs/>
          <w:noProof/>
          <w:szCs w:val="24"/>
        </w:rPr>
        <w:t>ACM Computing Surveys</w:t>
      </w:r>
      <w:r w:rsidRPr="009F43FB">
        <w:rPr>
          <w:rFonts w:cs="Arial"/>
          <w:noProof/>
          <w:szCs w:val="24"/>
        </w:rPr>
        <w:t xml:space="preserve">, </w:t>
      </w:r>
      <w:r w:rsidRPr="009F43FB">
        <w:rPr>
          <w:rFonts w:cs="Arial"/>
          <w:i/>
          <w:iCs/>
          <w:noProof/>
          <w:szCs w:val="24"/>
        </w:rPr>
        <w:t>[S. l.]</w:t>
      </w:r>
      <w:r w:rsidRPr="009F43FB">
        <w:rPr>
          <w:rFonts w:cs="Arial"/>
          <w:noProof/>
          <w:szCs w:val="24"/>
        </w:rPr>
        <w:t>, v. 24, n. 2, p. 131–183, 1992. Disponível em: https://www.cs.ait.ac.th/~on/O/oreilly/perl/advprog/ch17_01.htm</w:t>
      </w:r>
    </w:p>
    <w:p w14:paraId="298F856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LUCRÉDIO, Daniel. Uma Abordagem Orientada a Modelos para Reutilização de Software. </w:t>
      </w:r>
      <w:r w:rsidRPr="009F43FB">
        <w:rPr>
          <w:rFonts w:cs="Arial"/>
          <w:i/>
          <w:iCs/>
          <w:noProof/>
          <w:szCs w:val="24"/>
        </w:rPr>
        <w:t>[S. l.]</w:t>
      </w:r>
      <w:r w:rsidRPr="009F43FB">
        <w:rPr>
          <w:rFonts w:cs="Arial"/>
          <w:noProof/>
          <w:szCs w:val="24"/>
        </w:rPr>
        <w:t xml:space="preserve">, p. 277, 2009. </w:t>
      </w:r>
    </w:p>
    <w:p w14:paraId="01FD8DAC"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LUIZ, Arbex. </w:t>
      </w:r>
      <w:r w:rsidRPr="009F43FB">
        <w:rPr>
          <w:rFonts w:cs="Arial"/>
          <w:b/>
          <w:bCs/>
          <w:noProof/>
          <w:szCs w:val="24"/>
        </w:rPr>
        <w:t>Visualização dos dados estatísticos da UERJ : proposta de dashboards baseados no trabalho de Jacques Bertin</w:t>
      </w:r>
      <w:r w:rsidRPr="009F43FB">
        <w:rPr>
          <w:rFonts w:cs="Arial"/>
          <w:noProof/>
          <w:szCs w:val="24"/>
        </w:rPr>
        <w:t xml:space="preserve">. 2013. - UERJ, </w:t>
      </w:r>
      <w:r w:rsidRPr="009F43FB">
        <w:rPr>
          <w:rFonts w:cs="Arial"/>
          <w:i/>
          <w:iCs/>
          <w:noProof/>
          <w:szCs w:val="24"/>
        </w:rPr>
        <w:t>[s. l.]</w:t>
      </w:r>
      <w:r w:rsidRPr="009F43FB">
        <w:rPr>
          <w:rFonts w:cs="Arial"/>
          <w:noProof/>
          <w:szCs w:val="24"/>
        </w:rPr>
        <w:t>, 2013. Disponível em: http://www.bdtd.uerj.br/tde_busca/arquivo.php?codArquivo=6378</w:t>
      </w:r>
    </w:p>
    <w:p w14:paraId="7730BD5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MAVENREPOSITORY. </w:t>
      </w:r>
      <w:r w:rsidRPr="009F43FB">
        <w:rPr>
          <w:rFonts w:cs="Arial"/>
          <w:b/>
          <w:bCs/>
          <w:noProof/>
          <w:szCs w:val="24"/>
        </w:rPr>
        <w:t>Mavenrepository 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2019a. Disponível em: https://mvnrepository.com/artifact/org.apache.velocity/velocity. Acesso em: 10 fev. 2019. </w:t>
      </w:r>
    </w:p>
    <w:p w14:paraId="23DDE71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MAVENREPOSITORY. </w:t>
      </w:r>
      <w:r w:rsidRPr="009F43FB">
        <w:rPr>
          <w:rFonts w:cs="Arial"/>
          <w:b/>
          <w:bCs/>
          <w:noProof/>
          <w:szCs w:val="24"/>
        </w:rPr>
        <w:t>Mavenrepository Apache Freemarker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https://mvnrepository.com/artifact/org.freemarker/freemarker. Acesso em: 10 jan. 2019. </w:t>
      </w:r>
    </w:p>
    <w:p w14:paraId="12F643D5"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MICROSOFT. </w:t>
      </w:r>
      <w:r w:rsidRPr="009F43FB">
        <w:rPr>
          <w:rFonts w:cs="Arial"/>
          <w:b/>
          <w:bCs/>
          <w:noProof/>
          <w:szCs w:val="24"/>
        </w:rPr>
        <w:t>O que é o PowerBI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https://docs.microsoft.com/pt-br/power-bi/desktop-what-is-desktop. Acesso em: 12 out. 2019. </w:t>
      </w:r>
    </w:p>
    <w:p w14:paraId="0C94EEE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MOURA, Maria Fernanda </w:t>
      </w:r>
      <w:r w:rsidRPr="009F43FB">
        <w:rPr>
          <w:rFonts w:cs="Arial"/>
          <w:i/>
          <w:iCs/>
          <w:noProof/>
          <w:szCs w:val="24"/>
        </w:rPr>
        <w:t>et al.</w:t>
      </w:r>
      <w:r w:rsidRPr="009F43FB">
        <w:rPr>
          <w:rFonts w:cs="Arial"/>
          <w:noProof/>
          <w:szCs w:val="24"/>
        </w:rPr>
        <w:t xml:space="preserve"> </w:t>
      </w:r>
      <w:r w:rsidRPr="009F43FB">
        <w:rPr>
          <w:rFonts w:cs="Arial"/>
          <w:b/>
          <w:bCs/>
          <w:noProof/>
          <w:szCs w:val="24"/>
        </w:rPr>
        <w:t>Comunicado Técnico Uma Análise Comparativa das Soluções Tecnológicas Utilizadas nas Apresentações de Dados da Agência de Informação Embrapa</w:t>
      </w:r>
      <w:r w:rsidRPr="009F43FB">
        <w:rPr>
          <w:rFonts w:cs="Arial"/>
          <w:noProof/>
          <w:szCs w:val="24"/>
        </w:rPr>
        <w:t xml:space="preserve">. 2004. - Embrapa, </w:t>
      </w:r>
      <w:r w:rsidRPr="009F43FB">
        <w:rPr>
          <w:rFonts w:cs="Arial"/>
          <w:i/>
          <w:iCs/>
          <w:noProof/>
          <w:szCs w:val="24"/>
        </w:rPr>
        <w:t>[s. l.]</w:t>
      </w:r>
      <w:r w:rsidRPr="009F43FB">
        <w:rPr>
          <w:rFonts w:cs="Arial"/>
          <w:noProof/>
          <w:szCs w:val="24"/>
        </w:rPr>
        <w:t>, 2004.</w:t>
      </w:r>
    </w:p>
    <w:p w14:paraId="489D504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ORACLE. </w:t>
      </w:r>
      <w:r w:rsidRPr="009F43FB">
        <w:rPr>
          <w:rFonts w:cs="Arial"/>
          <w:b/>
          <w:bCs/>
          <w:noProof/>
          <w:szCs w:val="24"/>
        </w:rPr>
        <w:t>Oracle - JavaFX Overview(Release 8)</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https://docs.oracle.com/javase/8/javafx/get-started-tutorial/jfx-overview.htm. Acesso em: 2 dez. 2019. </w:t>
      </w:r>
    </w:p>
    <w:p w14:paraId="561CCCFE"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POTENCIER, Fabien. </w:t>
      </w:r>
      <w:r w:rsidRPr="009F43FB">
        <w:rPr>
          <w:rFonts w:cs="Arial"/>
          <w:b/>
          <w:bCs/>
          <w:noProof/>
          <w:szCs w:val="24"/>
        </w:rPr>
        <w:t>The flexible, fast, and secure template engine for PHP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https://twig.symfony.com/. Acesso em: 10 jan. 2020. </w:t>
      </w:r>
    </w:p>
    <w:p w14:paraId="29F0FE0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QLIK. </w:t>
      </w:r>
      <w:r w:rsidRPr="009F43FB">
        <w:rPr>
          <w:rFonts w:cs="Arial"/>
          <w:b/>
          <w:bCs/>
          <w:noProof/>
          <w:szCs w:val="24"/>
        </w:rPr>
        <w:t>Qlik Sense - Plataforma de análise de dados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https://www.qlik.com/pt-br/products/qlik-sense. Acesso em: 10 jan. 2020. </w:t>
      </w:r>
    </w:p>
    <w:p w14:paraId="1D4DE62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RAUDJÄRV, Rein. </w:t>
      </w:r>
      <w:r w:rsidRPr="009F43FB">
        <w:rPr>
          <w:rFonts w:cs="Arial"/>
          <w:b/>
          <w:bCs/>
          <w:noProof/>
          <w:szCs w:val="24"/>
        </w:rPr>
        <w:t>ZT-ZIP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https://github.com/zeroturnaround/zt-zip. Acesso em: 10 nov. 2019. </w:t>
      </w:r>
    </w:p>
    <w:p w14:paraId="50841673"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lastRenderedPageBreak/>
        <w:t xml:space="preserve">SHIMABUKURO JUNIOR, Edison Kicho. Um Gerador de aplicações configurável. </w:t>
      </w:r>
      <w:r w:rsidRPr="009F43FB">
        <w:rPr>
          <w:rFonts w:cs="Arial"/>
          <w:i/>
          <w:iCs/>
          <w:noProof/>
          <w:szCs w:val="24"/>
        </w:rPr>
        <w:t>[S. l.]</w:t>
      </w:r>
      <w:r w:rsidRPr="009F43FB">
        <w:rPr>
          <w:rFonts w:cs="Arial"/>
          <w:noProof/>
          <w:szCs w:val="24"/>
        </w:rPr>
        <w:t xml:space="preserve">,  2006. </w:t>
      </w:r>
    </w:p>
    <w:p w14:paraId="765E2C4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SOMATIVA. </w:t>
      </w:r>
      <w:r w:rsidRPr="009F43FB">
        <w:rPr>
          <w:rFonts w:cs="Arial"/>
          <w:b/>
          <w:bCs/>
          <w:noProof/>
          <w:szCs w:val="24"/>
        </w:rPr>
        <w:t>Tableau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http://www.somativa.com.br/tableau-desktop. Acesso em: 12 out. 2019. </w:t>
      </w:r>
    </w:p>
    <w:p w14:paraId="15D51B8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SOMMERVILLE, Ian. </w:t>
      </w:r>
      <w:r w:rsidRPr="009F43FB">
        <w:rPr>
          <w:rFonts w:cs="Arial"/>
          <w:b/>
          <w:bCs/>
          <w:noProof/>
          <w:szCs w:val="24"/>
        </w:rPr>
        <w:t>Engenharia de Software</w:t>
      </w:r>
      <w:r w:rsidRPr="009F43FB">
        <w:rPr>
          <w:rFonts w:cs="Arial"/>
          <w:noProof/>
          <w:szCs w:val="24"/>
        </w:rPr>
        <w:t xml:space="preserve">. 3. ed. Sao Paulo: Pearson, 2013. </w:t>
      </w:r>
    </w:p>
    <w:p w14:paraId="2B8DB008"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SYRIANI, Eugene; LUHUNU, Lechanceux; SAHRAOUI, Houari. Systematic mapping study of template-based code generation. </w:t>
      </w:r>
      <w:r w:rsidRPr="009F43FB">
        <w:rPr>
          <w:rFonts w:cs="Arial"/>
          <w:b/>
          <w:bCs/>
          <w:noProof/>
          <w:szCs w:val="24"/>
        </w:rPr>
        <w:t>Computer Languages, Systems and Structures</w:t>
      </w:r>
      <w:r w:rsidRPr="009F43FB">
        <w:rPr>
          <w:rFonts w:cs="Arial"/>
          <w:noProof/>
          <w:szCs w:val="24"/>
        </w:rPr>
        <w:t xml:space="preserve">, </w:t>
      </w:r>
      <w:r w:rsidRPr="009F43FB">
        <w:rPr>
          <w:rFonts w:cs="Arial"/>
          <w:i/>
          <w:iCs/>
          <w:noProof/>
          <w:szCs w:val="24"/>
        </w:rPr>
        <w:t>[S. l.]</w:t>
      </w:r>
      <w:r w:rsidRPr="009F43FB">
        <w:rPr>
          <w:rFonts w:cs="Arial"/>
          <w:noProof/>
          <w:szCs w:val="24"/>
        </w:rPr>
        <w:t xml:space="preserve">, v. 52, p. 43–62, 2018. </w:t>
      </w:r>
    </w:p>
    <w:p w14:paraId="75A7004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TABLEAU. </w:t>
      </w:r>
      <w:r w:rsidRPr="009F43FB">
        <w:rPr>
          <w:rFonts w:cs="Arial"/>
          <w:b/>
          <w:bCs/>
          <w:noProof/>
          <w:szCs w:val="24"/>
        </w:rPr>
        <w:t>Tableau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https://www.tableau.com/pt-br/products/desktop. Acesso em: 12 dez. 2019. </w:t>
      </w:r>
    </w:p>
    <w:p w14:paraId="22C216F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TEAM DC.JS. </w:t>
      </w:r>
      <w:r w:rsidRPr="009F43FB">
        <w:rPr>
          <w:rFonts w:cs="Arial"/>
          <w:b/>
          <w:bCs/>
          <w:noProof/>
          <w:szCs w:val="24"/>
        </w:rPr>
        <w:t>dc.js - Dimensional Charting Javascript Library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https://dc-js.github.io/dc.js/. Acesso em: 10 nov. 2019. </w:t>
      </w:r>
    </w:p>
    <w:p w14:paraId="0AF872C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TUTORIALSPOINT. </w:t>
      </w:r>
      <w:r w:rsidRPr="009F43FB">
        <w:rPr>
          <w:rFonts w:cs="Arial"/>
          <w:b/>
          <w:bCs/>
          <w:noProof/>
          <w:szCs w:val="24"/>
        </w:rPr>
        <w:t>Tutorialspoint - DC.js tutorials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https://www.tutorialspoint.com/dcjs/. Acesso em: 11 nov. 2018. </w:t>
      </w:r>
    </w:p>
    <w:p w14:paraId="7857FCBA"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Apache FreeMarker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https://en.wikipedia.org/wiki/Apache_FreeMarker. Acesso em: 25 nov. 2018. </w:t>
      </w:r>
    </w:p>
    <w:p w14:paraId="628773D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2019a. Disponível em: https://en.wikipedia.org/wiki/Apache_Velocity. </w:t>
      </w:r>
    </w:p>
    <w:p w14:paraId="0174CEB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Apache Maven</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https://pt.wikipedia.org/wiki/Apache_Maven. Acesso em: 22 ago. 2019. </w:t>
      </w:r>
    </w:p>
    <w:p w14:paraId="792AE565"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JavaFX</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2019c. Disponível em: https://en.wikipedia.org/wiki/JavaFX. Acesso em: 11 nov. 2019. </w:t>
      </w:r>
    </w:p>
    <w:p w14:paraId="7DAF464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MVC</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2019d. Disponível em: https://pt.wikipedia.org/wiki/MVC. Acesso em: 11 dez. 2019. </w:t>
      </w:r>
    </w:p>
    <w:p w14:paraId="48272D0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JAR (file format)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2019e. Disponível em: https://en.wikipedia.org/wiki/JAR_(file_format). Acesso em: 10 jan. 2020. </w:t>
      </w:r>
    </w:p>
    <w:p w14:paraId="21F6C09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Template Processor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https://en.wikipedia.org/wiki/Template_processor. Acesso em: 6 fev. 2020. </w:t>
      </w:r>
    </w:p>
    <w:p w14:paraId="1247BF19" w14:textId="77777777" w:rsidR="009F43FB" w:rsidRPr="009F43FB" w:rsidRDefault="009F43FB" w:rsidP="009F43FB">
      <w:pPr>
        <w:widowControl w:val="0"/>
        <w:autoSpaceDE w:val="0"/>
        <w:autoSpaceDN w:val="0"/>
        <w:adjustRightInd w:val="0"/>
        <w:spacing w:before="240" w:line="240" w:lineRule="auto"/>
        <w:rPr>
          <w:rFonts w:cs="Arial"/>
          <w:noProof/>
        </w:rPr>
      </w:pPr>
      <w:r w:rsidRPr="009F43FB">
        <w:rPr>
          <w:rFonts w:cs="Arial"/>
          <w:noProof/>
          <w:szCs w:val="24"/>
        </w:rPr>
        <w:t xml:space="preserve">XNAT.ORG. </w:t>
      </w:r>
      <w:r w:rsidRPr="009F43FB">
        <w:rPr>
          <w:rFonts w:cs="Arial"/>
          <w:b/>
          <w:bCs/>
          <w:noProof/>
          <w:szCs w:val="24"/>
        </w:rPr>
        <w:t>Apache Velocity Cheatsheet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https://wiki.xnat.org/docs16/4-developer-documentation/xnat-codex/velocity-cheat-sheet. Acesso em: 7 ago. 2019. </w:t>
      </w:r>
    </w:p>
    <w:p w14:paraId="4792AABB" w14:textId="17484365" w:rsidR="007E4AAE" w:rsidRPr="003A5E58" w:rsidRDefault="00F57288" w:rsidP="009F43FB">
      <w:pPr>
        <w:widowControl w:val="0"/>
        <w:autoSpaceDE w:val="0"/>
        <w:autoSpaceDN w:val="0"/>
        <w:adjustRightInd w:val="0"/>
        <w:spacing w:before="240" w:line="240" w:lineRule="auto"/>
      </w:pPr>
      <w:r>
        <w:fldChar w:fldCharType="end"/>
      </w:r>
    </w:p>
    <w:sectPr w:rsidR="007E4AAE" w:rsidRPr="003A5E58" w:rsidSect="003232F1">
      <w:headerReference w:type="default" r:id="rId4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8" w:author="Claudio Martins" w:date="2020-02-26T19:47:00Z" w:initials="CM">
    <w:p w14:paraId="2260298D" w14:textId="77777777" w:rsidR="007E3AB8" w:rsidRDefault="007E3AB8">
      <w:pPr>
        <w:pStyle w:val="Textodecomentrio"/>
      </w:pPr>
      <w:r>
        <w:rPr>
          <w:rStyle w:val="Refdecomentrio"/>
        </w:rPr>
        <w:annotationRef/>
      </w:r>
      <w:r>
        <w:t>Texto confuso. Melhor refazer para deixar mais claro.</w:t>
      </w:r>
    </w:p>
  </w:comment>
  <w:comment w:id="862" w:author="Claudio Martins" w:date="2020-02-26T19:55:00Z" w:initials="CM">
    <w:p w14:paraId="38D9E043" w14:textId="563EF4B3" w:rsidR="007E3AB8" w:rsidRDefault="007E3AB8">
      <w:pPr>
        <w:pStyle w:val="Textodecomentrio"/>
      </w:pPr>
      <w:r>
        <w:rPr>
          <w:rStyle w:val="Refdecomentrio"/>
        </w:rPr>
        <w:annotationRef/>
      </w:r>
      <w:r>
        <w:t>Penso que seja melhor dizer que é uma FIGURA.</w:t>
      </w:r>
    </w:p>
  </w:comment>
  <w:comment w:id="886" w:author="Claudio Martins" w:date="2020-02-26T19:58:00Z" w:initials="CM">
    <w:p w14:paraId="1F58ACAB" w14:textId="77777777" w:rsidR="007E3AB8" w:rsidRDefault="007E3AB8">
      <w:pPr>
        <w:pStyle w:val="Textodecomentrio"/>
      </w:pPr>
      <w:r>
        <w:rPr>
          <w:rStyle w:val="Refdecomentrio"/>
        </w:rPr>
        <w:annotationRef/>
      </w:r>
      <w:r>
        <w:t>TEXTO CONFUSO!</w:t>
      </w:r>
    </w:p>
    <w:p w14:paraId="229AE548" w14:textId="27E4D06C" w:rsidR="007E3AB8" w:rsidRDefault="007E3AB8">
      <w:pPr>
        <w:pStyle w:val="Textodecomentrio"/>
      </w:pPr>
    </w:p>
  </w:comment>
  <w:comment w:id="949" w:author="Claudio Martins" w:date="2020-02-26T20:05:00Z" w:initials="CM">
    <w:p w14:paraId="5339093A" w14:textId="4F3F4B91" w:rsidR="007E3AB8" w:rsidRDefault="007E3AB8">
      <w:pPr>
        <w:pStyle w:val="Textodecomentrio"/>
      </w:pPr>
      <w:r>
        <w:rPr>
          <w:rStyle w:val="Refdecomentrio"/>
        </w:rPr>
        <w:annotationRef/>
      </w:r>
      <w:r>
        <w:t>TEXTO CONFUSO!</w:t>
      </w:r>
    </w:p>
  </w:comment>
  <w:comment w:id="1086" w:author="Claudio Martins" w:date="2020-02-27T09:45:00Z" w:initials="CM">
    <w:p w14:paraId="67E92A28" w14:textId="13C601C2" w:rsidR="007E3AB8" w:rsidRDefault="007E3AB8">
      <w:pPr>
        <w:pStyle w:val="Textodecomentrio"/>
      </w:pPr>
      <w:r>
        <w:rPr>
          <w:rStyle w:val="Refdecomentrio"/>
        </w:rPr>
        <w:annotationRef/>
      </w:r>
      <w:r>
        <w:t>Você poderia criar imagens das telas no padrão mais claro em vez do fundo “</w:t>
      </w:r>
      <w:proofErr w:type="spellStart"/>
      <w:r>
        <w:t>dark</w:t>
      </w:r>
      <w:proofErr w:type="spellEnd"/>
      <w:r>
        <w:t xml:space="preserve">”. Ao imprimir em P&amp;B, </w:t>
      </w:r>
      <w:proofErr w:type="spellStart"/>
      <w:r>
        <w:t>vc</w:t>
      </w:r>
      <w:proofErr w:type="spellEnd"/>
      <w:r>
        <w:t xml:space="preserve"> terá dificuldades na leitura dos textos. </w:t>
      </w:r>
    </w:p>
  </w:comment>
  <w:comment w:id="1258" w:author="Claudio Martins" w:date="2020-02-27T10:06:00Z" w:initials="CM">
    <w:p w14:paraId="35B2180B" w14:textId="29F7ED38" w:rsidR="007E3AB8" w:rsidRDefault="007E3AB8">
      <w:pPr>
        <w:pStyle w:val="Textodecomentrio"/>
      </w:pPr>
      <w:r>
        <w:rPr>
          <w:rStyle w:val="Refdecomentrio"/>
        </w:rPr>
        <w:annotationRef/>
      </w:r>
      <w:r>
        <w:t xml:space="preserve">Observe que na figura 10 você identifica os componentes presentes no processo. Cada elemento/componente deve ser explicado no texto (pode usar o texto dos passos), mantendo a coerência no nome desses componentes. Isto é, se </w:t>
      </w:r>
      <w:proofErr w:type="spellStart"/>
      <w:r>
        <w:t>vc</w:t>
      </w:r>
      <w:proofErr w:type="spellEnd"/>
      <w:r>
        <w:t xml:space="preserve"> chama “DESTINO” explique o que significa ou mude o nome para algo mais claro. </w:t>
      </w:r>
      <w:proofErr w:type="gramStart"/>
      <w:r>
        <w:t>Se usa</w:t>
      </w:r>
      <w:proofErr w:type="gramEnd"/>
      <w:r>
        <w:t xml:space="preserve"> “ATRIBUTO DE DIMENSAO” explicar assim como “ATRIBUTO DE MEDICAO”, e a saída (resultado) insira uma texto explicando como o “dashboard”.</w:t>
      </w:r>
    </w:p>
  </w:comment>
  <w:comment w:id="1417" w:author="Claudio Martins" w:date="2020-02-27T10:30:00Z" w:initials="CM">
    <w:p w14:paraId="38E04391" w14:textId="77777777" w:rsidR="007E3AB8" w:rsidRDefault="007E3AB8">
      <w:pPr>
        <w:pStyle w:val="Textodecomentrio"/>
      </w:pPr>
      <w:r>
        <w:rPr>
          <w:rStyle w:val="Refdecomentrio"/>
        </w:rPr>
        <w:annotationRef/>
      </w:r>
      <w:r>
        <w:t>Esse trecho poderia ser excluído, pois já foi explicado nos fundamentos. Achei que ficou “DESLOCADO” ou desconectado do objetivo da seção.</w:t>
      </w:r>
    </w:p>
    <w:p w14:paraId="7C63B40A" w14:textId="43DD9EAF" w:rsidR="007E3AB8" w:rsidRDefault="007E3AB8">
      <w:pPr>
        <w:pStyle w:val="Textodecomentrio"/>
      </w:pPr>
      <w:r>
        <w:t xml:space="preserve">O mais interessante seria você identificar os elementos visuais na tela e explica-los no texto (como </w:t>
      </w:r>
      <w:proofErr w:type="spellStart"/>
      <w:r>
        <w:t>vc</w:t>
      </w:r>
      <w:proofErr w:type="spellEnd"/>
      <w:r>
        <w:t xml:space="preserve"> faz com os botões...).</w:t>
      </w:r>
    </w:p>
  </w:comment>
  <w:comment w:id="1429" w:author="Claudio Martins" w:date="2020-02-27T10:33:00Z" w:initials="CM">
    <w:p w14:paraId="107C6A04" w14:textId="39B5B6FC" w:rsidR="007E3AB8" w:rsidRDefault="007E3AB8">
      <w:pPr>
        <w:pStyle w:val="Textodecomentrio"/>
      </w:pPr>
      <w:r>
        <w:rPr>
          <w:rStyle w:val="Refdecomentrio"/>
        </w:rPr>
        <w:annotationRef/>
      </w:r>
      <w:r>
        <w:t xml:space="preserve">Para você explicar desta forma, seria melhor utilizar o código-fonte, pois quem lê não entende o contexto. </w:t>
      </w:r>
      <w:r>
        <w:br/>
        <w:t>REGRA BÁSICA: escreva de forma clara e com exemplos.</w:t>
      </w:r>
    </w:p>
  </w:comment>
  <w:comment w:id="1448" w:author="Claudio Martins" w:date="2020-02-27T10:36:00Z" w:initials="CM">
    <w:p w14:paraId="4B50B9DB" w14:textId="67351118" w:rsidR="007E3AB8" w:rsidRDefault="007E3AB8">
      <w:pPr>
        <w:pStyle w:val="Textodecomentrio"/>
      </w:pPr>
      <w:r>
        <w:rPr>
          <w:rStyle w:val="Refdecomentrio"/>
        </w:rPr>
        <w:annotationRef/>
      </w:r>
      <w:r w:rsidRPr="00153BF6">
        <w:t>Você usar muito a expressão "A Figura X demonstra", quando uma figura não demonstra nada, apenas apresenta algo. Melhor usar algo como "na Figura X apresenta-se, mostra-se, visualiza-</w:t>
      </w:r>
      <w:proofErr w:type="gramStart"/>
      <w:r w:rsidRPr="00153BF6">
        <w:t>se ...</w:t>
      </w:r>
      <w:proofErr w:type="gramEnd"/>
      <w:r w:rsidRPr="00153BF6">
        <w:t>" . A figura é um elemento passivo, serve para apresentar algo (ela não demonstra por si só).</w:t>
      </w:r>
    </w:p>
  </w:comment>
  <w:comment w:id="1487" w:author="Claudio Martins" w:date="2020-02-27T10:37:00Z" w:initials="CM">
    <w:p w14:paraId="69BFE2D0" w14:textId="3E6B101E" w:rsidR="007E3AB8" w:rsidRDefault="007E3AB8">
      <w:pPr>
        <w:pStyle w:val="Textodecomentrio"/>
      </w:pPr>
      <w:r>
        <w:rPr>
          <w:rStyle w:val="Refdecomentrio"/>
        </w:rPr>
        <w:annotationRef/>
      </w:r>
      <w:r>
        <w:t>Usar um código para explicar melhor esses conceitos.</w:t>
      </w:r>
    </w:p>
  </w:comment>
  <w:comment w:id="1579" w:author="Claudio Martins" w:date="2020-02-27T10:49:00Z" w:initials="CM">
    <w:p w14:paraId="0B3BAA60" w14:textId="21373989" w:rsidR="007E3AB8" w:rsidRDefault="007E3AB8">
      <w:pPr>
        <w:pStyle w:val="Textodecomentrio"/>
      </w:pPr>
      <w:r>
        <w:rPr>
          <w:rStyle w:val="Refdecomentrio"/>
        </w:rPr>
        <w:annotationRef/>
      </w:r>
      <w:r>
        <w:t xml:space="preserve">Você poderia numerar o código fonte e citar o número da linha onde se encontra o elemento citado (o método </w:t>
      </w:r>
      <w:proofErr w:type="spellStart"/>
      <w:r>
        <w:t>endDashboard</w:t>
      </w:r>
      <w:proofErr w:type="spellEnd"/>
      <w:r>
        <w:t>, neste caso).</w:t>
      </w:r>
    </w:p>
  </w:comment>
  <w:comment w:id="1690" w:author="Claudio Martins" w:date="2020-02-27T11:04:00Z" w:initials="CM">
    <w:p w14:paraId="296A8EE6" w14:textId="67471B47" w:rsidR="007E3AB8" w:rsidRDefault="007E3AB8">
      <w:pPr>
        <w:pStyle w:val="Textodecomentrio"/>
      </w:pPr>
      <w:r>
        <w:rPr>
          <w:rStyle w:val="Refdecomentrio"/>
        </w:rPr>
        <w:annotationRef/>
      </w:r>
      <w:r>
        <w:t>Citar a linha no código visto na figura</w:t>
      </w:r>
    </w:p>
  </w:comment>
  <w:comment w:id="1692" w:author="Claudio Martins" w:date="2020-02-27T11:05:00Z" w:initials="CM">
    <w:p w14:paraId="46DA96B6" w14:textId="5ABF4609" w:rsidR="007E3AB8" w:rsidRDefault="007E3AB8">
      <w:pPr>
        <w:pStyle w:val="Textodecomentrio"/>
      </w:pPr>
      <w:r>
        <w:rPr>
          <w:rStyle w:val="Refdecomentrio"/>
        </w:rPr>
        <w:annotationRef/>
      </w:r>
      <w:r>
        <w:t>Citar a linha no código visto na figura</w:t>
      </w:r>
    </w:p>
  </w:comment>
  <w:comment w:id="1740" w:author="Glauber Matteis Gadelha" w:date="2020-02-28T19:29:00Z" w:initials="GMG">
    <w:p w14:paraId="49CD894D" w14:textId="67BA65D7" w:rsidR="007E3AB8" w:rsidRDefault="007E3AB8">
      <w:pPr>
        <w:pStyle w:val="Textodecomentrio"/>
      </w:pPr>
      <w:r>
        <w:rPr>
          <w:rStyle w:val="Refdecomentrio"/>
        </w:rPr>
        <w:annotationRef/>
      </w:r>
      <w:r>
        <w:t xml:space="preserve">Apesar de estar denominado como figura, como o código é extenso, foi inserido como </w:t>
      </w:r>
      <w:proofErr w:type="gramStart"/>
      <w:r>
        <w:t>texto formatado em fonte Consolas</w:t>
      </w:r>
      <w:proofErr w:type="gramEnd"/>
      <w:r>
        <w:t>. Por isso aparecem as sublinhas vermelhas e verdes. No arquivo final sai limpo</w:t>
      </w:r>
    </w:p>
    <w:p w14:paraId="113635CB" w14:textId="77777777" w:rsidR="007E3AB8" w:rsidRDefault="007E3AB8">
      <w:pPr>
        <w:pStyle w:val="Textodecomentrio"/>
      </w:pPr>
    </w:p>
  </w:comment>
  <w:comment w:id="1962" w:author="Claudio Martins" w:date="2020-02-27T11:08:00Z" w:initials="CM">
    <w:p w14:paraId="460EB3AB" w14:textId="0152FAFB" w:rsidR="007E3AB8" w:rsidRDefault="007E3AB8">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1978" w:author="Claudio Martins" w:date="2020-02-27T11:08:00Z" w:initials="CM">
    <w:p w14:paraId="677326B4" w14:textId="7BC2EA1F" w:rsidR="007E3AB8" w:rsidRDefault="007E3AB8">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38D9E043" w15:done="0"/>
  <w15:commentEx w15:paraId="229AE548" w15:done="0"/>
  <w15:commentEx w15:paraId="5339093A" w15:done="0"/>
  <w15:commentEx w15:paraId="67E92A28" w15:done="0"/>
  <w15:commentEx w15:paraId="35B2180B" w15:done="0"/>
  <w15:commentEx w15:paraId="7C63B40A" w15:done="0"/>
  <w15:commentEx w15:paraId="107C6A04" w15:done="0"/>
  <w15:commentEx w15:paraId="4B50B9DB" w15:done="0"/>
  <w15:commentEx w15:paraId="69BFE2D0" w15:done="0"/>
  <w15:commentEx w15:paraId="0B3BAA60" w15:done="0"/>
  <w15:commentEx w15:paraId="296A8EE6" w15:done="0"/>
  <w15:commentEx w15:paraId="46DA96B6"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11CB8" w14:textId="77777777" w:rsidR="00610D55" w:rsidRDefault="00610D55" w:rsidP="00A253DA">
      <w:pPr>
        <w:spacing w:line="240" w:lineRule="auto"/>
      </w:pPr>
      <w:r>
        <w:separator/>
      </w:r>
    </w:p>
  </w:endnote>
  <w:endnote w:type="continuationSeparator" w:id="0">
    <w:p w14:paraId="273AD357" w14:textId="77777777" w:rsidR="00610D55" w:rsidRDefault="00610D55"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EFE1EA" w14:textId="77777777" w:rsidR="00610D55" w:rsidRDefault="00610D55" w:rsidP="00A253DA">
      <w:pPr>
        <w:spacing w:line="240" w:lineRule="auto"/>
      </w:pPr>
      <w:r>
        <w:separator/>
      </w:r>
    </w:p>
  </w:footnote>
  <w:footnote w:type="continuationSeparator" w:id="0">
    <w:p w14:paraId="7BFCCA8E" w14:textId="77777777" w:rsidR="00610D55" w:rsidRDefault="00610D55" w:rsidP="00A253DA">
      <w:pPr>
        <w:spacing w:line="240" w:lineRule="auto"/>
      </w:pPr>
      <w:r>
        <w:continuationSeparator/>
      </w:r>
    </w:p>
  </w:footnote>
  <w:footnote w:id="1">
    <w:p w14:paraId="1B8C9A36" w14:textId="77777777" w:rsidR="007E3AB8" w:rsidRDefault="007E3AB8">
      <w:pPr>
        <w:pStyle w:val="Textodenotaderodap"/>
      </w:pPr>
      <w:ins w:id="458" w:author="Claudio Martins" w:date="2020-02-26T10:58:00Z">
        <w:r>
          <w:rPr>
            <w:rStyle w:val="Refdenotaderodap"/>
          </w:rPr>
          <w:footnoteRef/>
        </w:r>
        <w:r>
          <w:t xml:space="preserve"> </w:t>
        </w:r>
        <w:proofErr w:type="spellStart"/>
        <w:r w:rsidRPr="00F07A8A">
          <w:rPr>
            <w:i/>
          </w:rPr>
          <w:t>JavaServer</w:t>
        </w:r>
        <w:proofErr w:type="spell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w:t>
        </w:r>
      </w:ins>
      <w:ins w:id="459" w:author="Claudio Martins" w:date="2020-02-26T10:59:00Z">
        <w:r>
          <w:t>ão de</w:t>
        </w:r>
      </w:ins>
      <w:ins w:id="460" w:author="Claudio Martins" w:date="2020-02-26T10:58:00Z">
        <w:r w:rsidRPr="00F07A8A">
          <w:t xml:space="preserve"> p</w:t>
        </w:r>
        <w:r>
          <w:t>áginas web geradas dinamicamente</w:t>
        </w:r>
      </w:ins>
      <w:ins w:id="461" w:author="Claudio Martins" w:date="2020-02-26T10:59:00Z">
        <w:r>
          <w:t xml:space="preserve"> em HTML</w:t>
        </w:r>
      </w:ins>
      <w:ins w:id="462" w:author="Claudio Martins" w:date="2020-02-26T10:58:00Z">
        <w:r w:rsidRPr="00F07A8A">
          <w:t>, mas usa</w:t>
        </w:r>
      </w:ins>
      <w:ins w:id="463" w:author="Claudio Martins" w:date="2020-02-26T10:59:00Z">
        <w:r>
          <w:t>ndo</w:t>
        </w:r>
      </w:ins>
      <w:ins w:id="464" w:author="Claudio Martins" w:date="2020-02-26T10:58:00Z">
        <w:r w:rsidRPr="00F07A8A">
          <w:t xml:space="preserve"> a linguagem de programação Java.</w:t>
        </w:r>
      </w:ins>
    </w:p>
  </w:footnote>
  <w:footnote w:id="2">
    <w:p w14:paraId="7C04CCD3" w14:textId="77777777" w:rsidR="007E3AB8" w:rsidRDefault="007E3AB8">
      <w:pPr>
        <w:pStyle w:val="Textodenotaderodap"/>
      </w:pPr>
      <w:ins w:id="466" w:author="Claudio Martins" w:date="2020-02-26T11:00:00Z">
        <w:r>
          <w:rPr>
            <w:rStyle w:val="Refdenotaderodap"/>
          </w:rPr>
          <w:footnoteRef/>
        </w:r>
        <w:r>
          <w:t xml:space="preserve"> </w:t>
        </w:r>
      </w:ins>
      <w:ins w:id="467" w:author="Claudio Martins" w:date="2020-02-26T11:01:00Z">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BA50" w14:textId="7492F615" w:rsidR="00A113E0" w:rsidRDefault="00A113E0">
    <w:pPr>
      <w:pStyle w:val="Cabealho"/>
      <w:jc w:val="right"/>
      <w:rPr>
        <w:ins w:id="402" w:author="Glauber Matteis Gadelha" w:date="2020-02-29T12:25:00Z"/>
      </w:rPr>
    </w:pPr>
  </w:p>
  <w:p w14:paraId="2AFDBC6C" w14:textId="77777777" w:rsidR="00A113E0" w:rsidRDefault="00A113E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2434" w:author="Glauber Matteis Gadelha" w:date="2020-02-29T12:25:00Z"/>
  <w:sdt>
    <w:sdtPr>
      <w:id w:val="-1731451237"/>
      <w:docPartObj>
        <w:docPartGallery w:val="Page Numbers (Top of Page)"/>
        <w:docPartUnique/>
      </w:docPartObj>
    </w:sdtPr>
    <w:sdtEndPr/>
    <w:sdtContent>
      <w:customXmlInsRangeEnd w:id="2434"/>
      <w:p w14:paraId="317CE2EA" w14:textId="77777777" w:rsidR="00A113E0" w:rsidRDefault="00A113E0">
        <w:pPr>
          <w:pStyle w:val="Cabealho"/>
          <w:jc w:val="right"/>
          <w:rPr>
            <w:ins w:id="2435" w:author="Glauber Matteis Gadelha" w:date="2020-02-29T12:25:00Z"/>
          </w:rPr>
        </w:pPr>
        <w:ins w:id="2436" w:author="Glauber Matteis Gadelha" w:date="2020-02-29T12:25:00Z">
          <w:r>
            <w:fldChar w:fldCharType="begin"/>
          </w:r>
          <w:r>
            <w:instrText>PAGE   \* MERGEFORMAT</w:instrText>
          </w:r>
          <w:r>
            <w:fldChar w:fldCharType="separate"/>
          </w:r>
        </w:ins>
        <w:r w:rsidR="00B01AAE">
          <w:rPr>
            <w:noProof/>
          </w:rPr>
          <w:t>36</w:t>
        </w:r>
        <w:ins w:id="2437" w:author="Glauber Matteis Gadelha" w:date="2020-02-29T12:25:00Z">
          <w:r>
            <w:fldChar w:fldCharType="end"/>
          </w:r>
        </w:ins>
      </w:p>
      <w:customXmlInsRangeStart w:id="2438" w:author="Glauber Matteis Gadelha" w:date="2020-02-29T12:25:00Z"/>
    </w:sdtContent>
  </w:sdt>
  <w:customXmlInsRangeEnd w:id="2438"/>
  <w:p w14:paraId="1F19E9BA" w14:textId="77777777" w:rsidR="00A113E0" w:rsidRDefault="00A113E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CAC2F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revisionView w:markup="0"/>
  <w:trackRevisions/>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B73"/>
    <w:rsid w:val="000438C3"/>
    <w:rsid w:val="00044110"/>
    <w:rsid w:val="0004492C"/>
    <w:rsid w:val="00045968"/>
    <w:rsid w:val="0005095E"/>
    <w:rsid w:val="000514B6"/>
    <w:rsid w:val="000527FF"/>
    <w:rsid w:val="0005301A"/>
    <w:rsid w:val="000535FB"/>
    <w:rsid w:val="00057CEB"/>
    <w:rsid w:val="00060780"/>
    <w:rsid w:val="00061ADB"/>
    <w:rsid w:val="00064B4B"/>
    <w:rsid w:val="000666E3"/>
    <w:rsid w:val="00067EDF"/>
    <w:rsid w:val="00072B63"/>
    <w:rsid w:val="00073582"/>
    <w:rsid w:val="0007470D"/>
    <w:rsid w:val="00076846"/>
    <w:rsid w:val="00076BEE"/>
    <w:rsid w:val="00076DA4"/>
    <w:rsid w:val="00085A27"/>
    <w:rsid w:val="00090E95"/>
    <w:rsid w:val="000926E5"/>
    <w:rsid w:val="00093173"/>
    <w:rsid w:val="0009356F"/>
    <w:rsid w:val="000A639D"/>
    <w:rsid w:val="000B2804"/>
    <w:rsid w:val="000B2D2E"/>
    <w:rsid w:val="000B3572"/>
    <w:rsid w:val="000B5B66"/>
    <w:rsid w:val="000C1CE4"/>
    <w:rsid w:val="000C443D"/>
    <w:rsid w:val="000C5D1C"/>
    <w:rsid w:val="000C5D7F"/>
    <w:rsid w:val="000D11EA"/>
    <w:rsid w:val="000D405A"/>
    <w:rsid w:val="000D77CB"/>
    <w:rsid w:val="000E034B"/>
    <w:rsid w:val="000E2292"/>
    <w:rsid w:val="000E27DC"/>
    <w:rsid w:val="000E4AA6"/>
    <w:rsid w:val="000F350E"/>
    <w:rsid w:val="000F38DB"/>
    <w:rsid w:val="000F65F0"/>
    <w:rsid w:val="001021AB"/>
    <w:rsid w:val="00102AB7"/>
    <w:rsid w:val="00103B4F"/>
    <w:rsid w:val="00105E2E"/>
    <w:rsid w:val="00107FEB"/>
    <w:rsid w:val="0011435F"/>
    <w:rsid w:val="00115784"/>
    <w:rsid w:val="00115C4E"/>
    <w:rsid w:val="00116872"/>
    <w:rsid w:val="00123CCD"/>
    <w:rsid w:val="001245B5"/>
    <w:rsid w:val="0013018F"/>
    <w:rsid w:val="00131502"/>
    <w:rsid w:val="00131BB6"/>
    <w:rsid w:val="00132A2D"/>
    <w:rsid w:val="00133D24"/>
    <w:rsid w:val="00141AF0"/>
    <w:rsid w:val="0014352A"/>
    <w:rsid w:val="00143CBD"/>
    <w:rsid w:val="00145C67"/>
    <w:rsid w:val="00145F3B"/>
    <w:rsid w:val="00150837"/>
    <w:rsid w:val="00151AEB"/>
    <w:rsid w:val="001522DA"/>
    <w:rsid w:val="00153BF6"/>
    <w:rsid w:val="001540EE"/>
    <w:rsid w:val="00155433"/>
    <w:rsid w:val="00156C9C"/>
    <w:rsid w:val="00156F7A"/>
    <w:rsid w:val="00157363"/>
    <w:rsid w:val="001573F5"/>
    <w:rsid w:val="00161256"/>
    <w:rsid w:val="001629D0"/>
    <w:rsid w:val="00164AF7"/>
    <w:rsid w:val="00165AB1"/>
    <w:rsid w:val="0016674E"/>
    <w:rsid w:val="00167B36"/>
    <w:rsid w:val="0017439B"/>
    <w:rsid w:val="00183DE0"/>
    <w:rsid w:val="00186601"/>
    <w:rsid w:val="00186B49"/>
    <w:rsid w:val="001878CB"/>
    <w:rsid w:val="001879BF"/>
    <w:rsid w:val="00190FBF"/>
    <w:rsid w:val="00193FF6"/>
    <w:rsid w:val="00194846"/>
    <w:rsid w:val="00197402"/>
    <w:rsid w:val="00197B80"/>
    <w:rsid w:val="001A1AE7"/>
    <w:rsid w:val="001A1ED6"/>
    <w:rsid w:val="001A44A5"/>
    <w:rsid w:val="001A4E92"/>
    <w:rsid w:val="001A5708"/>
    <w:rsid w:val="001B2DB3"/>
    <w:rsid w:val="001B3BA6"/>
    <w:rsid w:val="001B3E23"/>
    <w:rsid w:val="001B5346"/>
    <w:rsid w:val="001B60D5"/>
    <w:rsid w:val="001B6C84"/>
    <w:rsid w:val="001C2268"/>
    <w:rsid w:val="001C22C0"/>
    <w:rsid w:val="001C22CE"/>
    <w:rsid w:val="001C28F6"/>
    <w:rsid w:val="001C4719"/>
    <w:rsid w:val="001D19D8"/>
    <w:rsid w:val="001D5F3C"/>
    <w:rsid w:val="001D6FED"/>
    <w:rsid w:val="001D7A2E"/>
    <w:rsid w:val="001D7FEB"/>
    <w:rsid w:val="001E1E01"/>
    <w:rsid w:val="001E2AB8"/>
    <w:rsid w:val="001E3187"/>
    <w:rsid w:val="001F01BC"/>
    <w:rsid w:val="001F3560"/>
    <w:rsid w:val="001F445A"/>
    <w:rsid w:val="00201F4C"/>
    <w:rsid w:val="0020296D"/>
    <w:rsid w:val="00206BC6"/>
    <w:rsid w:val="00207EEC"/>
    <w:rsid w:val="00210984"/>
    <w:rsid w:val="00211BA6"/>
    <w:rsid w:val="00215658"/>
    <w:rsid w:val="00225177"/>
    <w:rsid w:val="0023139A"/>
    <w:rsid w:val="00231E88"/>
    <w:rsid w:val="00234AA4"/>
    <w:rsid w:val="002374DB"/>
    <w:rsid w:val="00240C55"/>
    <w:rsid w:val="002417AC"/>
    <w:rsid w:val="0024250C"/>
    <w:rsid w:val="0024355C"/>
    <w:rsid w:val="002464D4"/>
    <w:rsid w:val="00246861"/>
    <w:rsid w:val="002478DD"/>
    <w:rsid w:val="00250E1D"/>
    <w:rsid w:val="0025109C"/>
    <w:rsid w:val="00251F4F"/>
    <w:rsid w:val="00252196"/>
    <w:rsid w:val="00253E56"/>
    <w:rsid w:val="002555FD"/>
    <w:rsid w:val="00255BEF"/>
    <w:rsid w:val="0025716D"/>
    <w:rsid w:val="00260282"/>
    <w:rsid w:val="00261B34"/>
    <w:rsid w:val="00264804"/>
    <w:rsid w:val="002662CE"/>
    <w:rsid w:val="00266375"/>
    <w:rsid w:val="00266BE8"/>
    <w:rsid w:val="002678B9"/>
    <w:rsid w:val="00272C91"/>
    <w:rsid w:val="00272CA1"/>
    <w:rsid w:val="00273DE0"/>
    <w:rsid w:val="002763A7"/>
    <w:rsid w:val="00284134"/>
    <w:rsid w:val="002852F8"/>
    <w:rsid w:val="00286749"/>
    <w:rsid w:val="002876B1"/>
    <w:rsid w:val="00287CC6"/>
    <w:rsid w:val="00287F3D"/>
    <w:rsid w:val="0029008A"/>
    <w:rsid w:val="00290739"/>
    <w:rsid w:val="00290C24"/>
    <w:rsid w:val="0029243E"/>
    <w:rsid w:val="002A1027"/>
    <w:rsid w:val="002A1D75"/>
    <w:rsid w:val="002A7825"/>
    <w:rsid w:val="002B097B"/>
    <w:rsid w:val="002B2829"/>
    <w:rsid w:val="002B3B34"/>
    <w:rsid w:val="002B7DBB"/>
    <w:rsid w:val="002C19E0"/>
    <w:rsid w:val="002C3467"/>
    <w:rsid w:val="002C4EB9"/>
    <w:rsid w:val="002D17DF"/>
    <w:rsid w:val="002D2BDF"/>
    <w:rsid w:val="002D2FE8"/>
    <w:rsid w:val="002D483C"/>
    <w:rsid w:val="002D4CD9"/>
    <w:rsid w:val="002E16A8"/>
    <w:rsid w:val="002E47A8"/>
    <w:rsid w:val="002E4D1E"/>
    <w:rsid w:val="002E60B5"/>
    <w:rsid w:val="002F5C70"/>
    <w:rsid w:val="002F6905"/>
    <w:rsid w:val="00301218"/>
    <w:rsid w:val="00301F6A"/>
    <w:rsid w:val="00304147"/>
    <w:rsid w:val="00304AB2"/>
    <w:rsid w:val="00305883"/>
    <w:rsid w:val="00310E7A"/>
    <w:rsid w:val="00311A62"/>
    <w:rsid w:val="00312000"/>
    <w:rsid w:val="003134C9"/>
    <w:rsid w:val="00313606"/>
    <w:rsid w:val="00313A1D"/>
    <w:rsid w:val="00313CFD"/>
    <w:rsid w:val="00315C8F"/>
    <w:rsid w:val="003173F5"/>
    <w:rsid w:val="00317D97"/>
    <w:rsid w:val="003232F1"/>
    <w:rsid w:val="00325668"/>
    <w:rsid w:val="00327101"/>
    <w:rsid w:val="00330CFA"/>
    <w:rsid w:val="003315C4"/>
    <w:rsid w:val="00333052"/>
    <w:rsid w:val="003335B4"/>
    <w:rsid w:val="00334B5B"/>
    <w:rsid w:val="0033716A"/>
    <w:rsid w:val="003374CB"/>
    <w:rsid w:val="0034376E"/>
    <w:rsid w:val="00345D68"/>
    <w:rsid w:val="00347598"/>
    <w:rsid w:val="00352FA6"/>
    <w:rsid w:val="003538C3"/>
    <w:rsid w:val="00353F95"/>
    <w:rsid w:val="00355D8E"/>
    <w:rsid w:val="00355E5E"/>
    <w:rsid w:val="0036198F"/>
    <w:rsid w:val="003620C0"/>
    <w:rsid w:val="0036224B"/>
    <w:rsid w:val="0036345C"/>
    <w:rsid w:val="003644CC"/>
    <w:rsid w:val="0037182B"/>
    <w:rsid w:val="00374048"/>
    <w:rsid w:val="003742A7"/>
    <w:rsid w:val="00376900"/>
    <w:rsid w:val="0038020C"/>
    <w:rsid w:val="0038165B"/>
    <w:rsid w:val="00382338"/>
    <w:rsid w:val="003836CC"/>
    <w:rsid w:val="00384936"/>
    <w:rsid w:val="00384ECB"/>
    <w:rsid w:val="00390423"/>
    <w:rsid w:val="00391B78"/>
    <w:rsid w:val="003976B4"/>
    <w:rsid w:val="003A1B07"/>
    <w:rsid w:val="003A2027"/>
    <w:rsid w:val="003A2814"/>
    <w:rsid w:val="003A314E"/>
    <w:rsid w:val="003A4D56"/>
    <w:rsid w:val="003A5E58"/>
    <w:rsid w:val="003B2E61"/>
    <w:rsid w:val="003B34E2"/>
    <w:rsid w:val="003B46E8"/>
    <w:rsid w:val="003B5A51"/>
    <w:rsid w:val="003B65F4"/>
    <w:rsid w:val="003C3E98"/>
    <w:rsid w:val="003C41E0"/>
    <w:rsid w:val="003C4357"/>
    <w:rsid w:val="003C4A4A"/>
    <w:rsid w:val="003C64A5"/>
    <w:rsid w:val="003D0F98"/>
    <w:rsid w:val="003D385D"/>
    <w:rsid w:val="003D61C7"/>
    <w:rsid w:val="003D6878"/>
    <w:rsid w:val="003E1734"/>
    <w:rsid w:val="003E2D38"/>
    <w:rsid w:val="003E7867"/>
    <w:rsid w:val="003F07EB"/>
    <w:rsid w:val="003F5476"/>
    <w:rsid w:val="003F63C7"/>
    <w:rsid w:val="003F69F0"/>
    <w:rsid w:val="0040008C"/>
    <w:rsid w:val="00400429"/>
    <w:rsid w:val="004007C8"/>
    <w:rsid w:val="004112AD"/>
    <w:rsid w:val="00414034"/>
    <w:rsid w:val="00415689"/>
    <w:rsid w:val="004200F4"/>
    <w:rsid w:val="00420E96"/>
    <w:rsid w:val="00421220"/>
    <w:rsid w:val="00422806"/>
    <w:rsid w:val="00423097"/>
    <w:rsid w:val="00424A87"/>
    <w:rsid w:val="004262BF"/>
    <w:rsid w:val="00431C36"/>
    <w:rsid w:val="00431C43"/>
    <w:rsid w:val="0043562B"/>
    <w:rsid w:val="00440F0E"/>
    <w:rsid w:val="00440F17"/>
    <w:rsid w:val="00445AFD"/>
    <w:rsid w:val="0044798B"/>
    <w:rsid w:val="00447E51"/>
    <w:rsid w:val="00452F6B"/>
    <w:rsid w:val="004546B5"/>
    <w:rsid w:val="00465636"/>
    <w:rsid w:val="004742D1"/>
    <w:rsid w:val="00481544"/>
    <w:rsid w:val="00482FD5"/>
    <w:rsid w:val="004855CF"/>
    <w:rsid w:val="00490E71"/>
    <w:rsid w:val="00492FE8"/>
    <w:rsid w:val="00494107"/>
    <w:rsid w:val="00495924"/>
    <w:rsid w:val="004976B8"/>
    <w:rsid w:val="004A23E9"/>
    <w:rsid w:val="004A2B95"/>
    <w:rsid w:val="004A39B3"/>
    <w:rsid w:val="004A4A5F"/>
    <w:rsid w:val="004A4E33"/>
    <w:rsid w:val="004A6508"/>
    <w:rsid w:val="004A67F0"/>
    <w:rsid w:val="004B0AEA"/>
    <w:rsid w:val="004B0D78"/>
    <w:rsid w:val="004B3C4D"/>
    <w:rsid w:val="004B5765"/>
    <w:rsid w:val="004C19CF"/>
    <w:rsid w:val="004C23F9"/>
    <w:rsid w:val="004C3D83"/>
    <w:rsid w:val="004C46F8"/>
    <w:rsid w:val="004C4C7B"/>
    <w:rsid w:val="004C4EE3"/>
    <w:rsid w:val="004C78DE"/>
    <w:rsid w:val="004D1C18"/>
    <w:rsid w:val="004D3C0C"/>
    <w:rsid w:val="004D64D2"/>
    <w:rsid w:val="004D6A87"/>
    <w:rsid w:val="004E0378"/>
    <w:rsid w:val="004E58EF"/>
    <w:rsid w:val="004F7365"/>
    <w:rsid w:val="00506BC7"/>
    <w:rsid w:val="0050725C"/>
    <w:rsid w:val="00510BA0"/>
    <w:rsid w:val="00511987"/>
    <w:rsid w:val="00512188"/>
    <w:rsid w:val="005122F6"/>
    <w:rsid w:val="00513D41"/>
    <w:rsid w:val="00515083"/>
    <w:rsid w:val="005161AB"/>
    <w:rsid w:val="00516BCE"/>
    <w:rsid w:val="0052361D"/>
    <w:rsid w:val="0052396E"/>
    <w:rsid w:val="00527285"/>
    <w:rsid w:val="00532B80"/>
    <w:rsid w:val="00542921"/>
    <w:rsid w:val="005515D2"/>
    <w:rsid w:val="00555466"/>
    <w:rsid w:val="005560AD"/>
    <w:rsid w:val="0055626F"/>
    <w:rsid w:val="00561A1A"/>
    <w:rsid w:val="00561CDA"/>
    <w:rsid w:val="00562127"/>
    <w:rsid w:val="00562A7B"/>
    <w:rsid w:val="00564887"/>
    <w:rsid w:val="00564BB9"/>
    <w:rsid w:val="00565124"/>
    <w:rsid w:val="005712B2"/>
    <w:rsid w:val="00574086"/>
    <w:rsid w:val="00574EDC"/>
    <w:rsid w:val="00577E64"/>
    <w:rsid w:val="0058084F"/>
    <w:rsid w:val="00580920"/>
    <w:rsid w:val="00581F9C"/>
    <w:rsid w:val="0058441F"/>
    <w:rsid w:val="00585D7D"/>
    <w:rsid w:val="00587EA9"/>
    <w:rsid w:val="00592ECC"/>
    <w:rsid w:val="0059335C"/>
    <w:rsid w:val="0059346B"/>
    <w:rsid w:val="00593DF7"/>
    <w:rsid w:val="00594A58"/>
    <w:rsid w:val="00595800"/>
    <w:rsid w:val="00596C30"/>
    <w:rsid w:val="005A0E94"/>
    <w:rsid w:val="005A1211"/>
    <w:rsid w:val="005A2118"/>
    <w:rsid w:val="005A250E"/>
    <w:rsid w:val="005A2700"/>
    <w:rsid w:val="005A4069"/>
    <w:rsid w:val="005A61B8"/>
    <w:rsid w:val="005B05D3"/>
    <w:rsid w:val="005B27CD"/>
    <w:rsid w:val="005B5AD8"/>
    <w:rsid w:val="005B5B34"/>
    <w:rsid w:val="005B702A"/>
    <w:rsid w:val="005B70D0"/>
    <w:rsid w:val="005B75A6"/>
    <w:rsid w:val="005C187A"/>
    <w:rsid w:val="005C5511"/>
    <w:rsid w:val="005C5ECF"/>
    <w:rsid w:val="005D0641"/>
    <w:rsid w:val="005D1A5C"/>
    <w:rsid w:val="005D1C9C"/>
    <w:rsid w:val="005D26C3"/>
    <w:rsid w:val="005E34BA"/>
    <w:rsid w:val="005F10A8"/>
    <w:rsid w:val="005F1743"/>
    <w:rsid w:val="005F25F2"/>
    <w:rsid w:val="005F3566"/>
    <w:rsid w:val="00600FD0"/>
    <w:rsid w:val="0060434F"/>
    <w:rsid w:val="00605BB9"/>
    <w:rsid w:val="006073E2"/>
    <w:rsid w:val="0060768D"/>
    <w:rsid w:val="006109F9"/>
    <w:rsid w:val="00610D55"/>
    <w:rsid w:val="006114B7"/>
    <w:rsid w:val="00612020"/>
    <w:rsid w:val="00615B2E"/>
    <w:rsid w:val="00615BF6"/>
    <w:rsid w:val="00616E7B"/>
    <w:rsid w:val="00617750"/>
    <w:rsid w:val="00620C4D"/>
    <w:rsid w:val="00621532"/>
    <w:rsid w:val="0062250D"/>
    <w:rsid w:val="00624E34"/>
    <w:rsid w:val="00627C9F"/>
    <w:rsid w:val="00630F53"/>
    <w:rsid w:val="00632046"/>
    <w:rsid w:val="00632066"/>
    <w:rsid w:val="006326DA"/>
    <w:rsid w:val="00632FB1"/>
    <w:rsid w:val="00634CA7"/>
    <w:rsid w:val="00637456"/>
    <w:rsid w:val="0064233B"/>
    <w:rsid w:val="00644EE1"/>
    <w:rsid w:val="00646B66"/>
    <w:rsid w:val="00650B6E"/>
    <w:rsid w:val="006519D6"/>
    <w:rsid w:val="00654395"/>
    <w:rsid w:val="00655A11"/>
    <w:rsid w:val="006574F5"/>
    <w:rsid w:val="0066372E"/>
    <w:rsid w:val="00664533"/>
    <w:rsid w:val="00666921"/>
    <w:rsid w:val="00667087"/>
    <w:rsid w:val="00667BBB"/>
    <w:rsid w:val="00673AFF"/>
    <w:rsid w:val="0067652B"/>
    <w:rsid w:val="0067671F"/>
    <w:rsid w:val="006773D1"/>
    <w:rsid w:val="00680DCF"/>
    <w:rsid w:val="006811E4"/>
    <w:rsid w:val="00681258"/>
    <w:rsid w:val="0068390C"/>
    <w:rsid w:val="00683CDD"/>
    <w:rsid w:val="00684E1A"/>
    <w:rsid w:val="0069698E"/>
    <w:rsid w:val="00696F50"/>
    <w:rsid w:val="006A25F0"/>
    <w:rsid w:val="006A6516"/>
    <w:rsid w:val="006A7734"/>
    <w:rsid w:val="006B477E"/>
    <w:rsid w:val="006B7669"/>
    <w:rsid w:val="006C16C2"/>
    <w:rsid w:val="006C3DF5"/>
    <w:rsid w:val="006C432D"/>
    <w:rsid w:val="006C4933"/>
    <w:rsid w:val="006D0E81"/>
    <w:rsid w:val="006D2F59"/>
    <w:rsid w:val="006D7112"/>
    <w:rsid w:val="006E1E85"/>
    <w:rsid w:val="006E3AD4"/>
    <w:rsid w:val="006E4277"/>
    <w:rsid w:val="006E6142"/>
    <w:rsid w:val="006F2312"/>
    <w:rsid w:val="006F24E7"/>
    <w:rsid w:val="006F6BC4"/>
    <w:rsid w:val="006F73D9"/>
    <w:rsid w:val="00700E68"/>
    <w:rsid w:val="0070101E"/>
    <w:rsid w:val="007019FA"/>
    <w:rsid w:val="007058F8"/>
    <w:rsid w:val="007112BA"/>
    <w:rsid w:val="00712C95"/>
    <w:rsid w:val="0071322E"/>
    <w:rsid w:val="007149CE"/>
    <w:rsid w:val="0071613C"/>
    <w:rsid w:val="007174DA"/>
    <w:rsid w:val="0072024F"/>
    <w:rsid w:val="00722E4C"/>
    <w:rsid w:val="00723EFD"/>
    <w:rsid w:val="00727986"/>
    <w:rsid w:val="00731DA9"/>
    <w:rsid w:val="0073305E"/>
    <w:rsid w:val="00735E60"/>
    <w:rsid w:val="00741997"/>
    <w:rsid w:val="00743A7D"/>
    <w:rsid w:val="00745E99"/>
    <w:rsid w:val="007468AB"/>
    <w:rsid w:val="00747C3C"/>
    <w:rsid w:val="00751F8D"/>
    <w:rsid w:val="0075256D"/>
    <w:rsid w:val="00752E62"/>
    <w:rsid w:val="00755CCB"/>
    <w:rsid w:val="007561CB"/>
    <w:rsid w:val="00756AFE"/>
    <w:rsid w:val="00762D2C"/>
    <w:rsid w:val="00762FD4"/>
    <w:rsid w:val="0076354C"/>
    <w:rsid w:val="00765336"/>
    <w:rsid w:val="00773887"/>
    <w:rsid w:val="0077605A"/>
    <w:rsid w:val="0077716E"/>
    <w:rsid w:val="0077738E"/>
    <w:rsid w:val="00786539"/>
    <w:rsid w:val="00787E46"/>
    <w:rsid w:val="00790F7A"/>
    <w:rsid w:val="00791DE4"/>
    <w:rsid w:val="00793A54"/>
    <w:rsid w:val="00795D60"/>
    <w:rsid w:val="0079727D"/>
    <w:rsid w:val="0079742B"/>
    <w:rsid w:val="00797707"/>
    <w:rsid w:val="007A1550"/>
    <w:rsid w:val="007A4954"/>
    <w:rsid w:val="007A5A04"/>
    <w:rsid w:val="007A6374"/>
    <w:rsid w:val="007B5358"/>
    <w:rsid w:val="007B6A95"/>
    <w:rsid w:val="007B7FB4"/>
    <w:rsid w:val="007C25DE"/>
    <w:rsid w:val="007C2F47"/>
    <w:rsid w:val="007C38BC"/>
    <w:rsid w:val="007C4C5E"/>
    <w:rsid w:val="007C4F51"/>
    <w:rsid w:val="007C6528"/>
    <w:rsid w:val="007C6545"/>
    <w:rsid w:val="007D01B9"/>
    <w:rsid w:val="007D0E0F"/>
    <w:rsid w:val="007D0F7C"/>
    <w:rsid w:val="007D1F14"/>
    <w:rsid w:val="007D4322"/>
    <w:rsid w:val="007D5306"/>
    <w:rsid w:val="007E1041"/>
    <w:rsid w:val="007E3AB8"/>
    <w:rsid w:val="007E4365"/>
    <w:rsid w:val="007E4AAE"/>
    <w:rsid w:val="007E4CC2"/>
    <w:rsid w:val="007F0D61"/>
    <w:rsid w:val="007F3595"/>
    <w:rsid w:val="007F40EF"/>
    <w:rsid w:val="007F57D1"/>
    <w:rsid w:val="007F742E"/>
    <w:rsid w:val="00800975"/>
    <w:rsid w:val="00800DE8"/>
    <w:rsid w:val="00800FD4"/>
    <w:rsid w:val="00802F9F"/>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61D1"/>
    <w:rsid w:val="0083784A"/>
    <w:rsid w:val="00840138"/>
    <w:rsid w:val="00841888"/>
    <w:rsid w:val="00843866"/>
    <w:rsid w:val="008441E1"/>
    <w:rsid w:val="008453E8"/>
    <w:rsid w:val="00845F72"/>
    <w:rsid w:val="00846DD4"/>
    <w:rsid w:val="00851E20"/>
    <w:rsid w:val="00853F96"/>
    <w:rsid w:val="00854DE2"/>
    <w:rsid w:val="00854F7A"/>
    <w:rsid w:val="00857149"/>
    <w:rsid w:val="00857FB2"/>
    <w:rsid w:val="00866BA3"/>
    <w:rsid w:val="0087408B"/>
    <w:rsid w:val="008815C6"/>
    <w:rsid w:val="00881DD3"/>
    <w:rsid w:val="00890B07"/>
    <w:rsid w:val="00893BF7"/>
    <w:rsid w:val="008944A5"/>
    <w:rsid w:val="008949C9"/>
    <w:rsid w:val="008963B5"/>
    <w:rsid w:val="0089750A"/>
    <w:rsid w:val="008A0617"/>
    <w:rsid w:val="008A0ADD"/>
    <w:rsid w:val="008A3460"/>
    <w:rsid w:val="008A3950"/>
    <w:rsid w:val="008A3956"/>
    <w:rsid w:val="008A563D"/>
    <w:rsid w:val="008A5AB8"/>
    <w:rsid w:val="008B0A58"/>
    <w:rsid w:val="008B5485"/>
    <w:rsid w:val="008B6E0D"/>
    <w:rsid w:val="008C1C29"/>
    <w:rsid w:val="008C3289"/>
    <w:rsid w:val="008D2D43"/>
    <w:rsid w:val="008D31BD"/>
    <w:rsid w:val="008D67A1"/>
    <w:rsid w:val="008E1C39"/>
    <w:rsid w:val="008E1DB1"/>
    <w:rsid w:val="008E5A73"/>
    <w:rsid w:val="008E5E5A"/>
    <w:rsid w:val="008E5EC4"/>
    <w:rsid w:val="008E5F31"/>
    <w:rsid w:val="008F05A9"/>
    <w:rsid w:val="008F23AB"/>
    <w:rsid w:val="008F579F"/>
    <w:rsid w:val="008F7A6C"/>
    <w:rsid w:val="00901045"/>
    <w:rsid w:val="009060FB"/>
    <w:rsid w:val="00911472"/>
    <w:rsid w:val="0091342A"/>
    <w:rsid w:val="00923686"/>
    <w:rsid w:val="00923F2D"/>
    <w:rsid w:val="00927514"/>
    <w:rsid w:val="00930213"/>
    <w:rsid w:val="00930555"/>
    <w:rsid w:val="00930D65"/>
    <w:rsid w:val="009313E8"/>
    <w:rsid w:val="009337B0"/>
    <w:rsid w:val="00940821"/>
    <w:rsid w:val="00941CF4"/>
    <w:rsid w:val="009462E6"/>
    <w:rsid w:val="00946982"/>
    <w:rsid w:val="00953475"/>
    <w:rsid w:val="00954770"/>
    <w:rsid w:val="0095639C"/>
    <w:rsid w:val="00956837"/>
    <w:rsid w:val="00957D16"/>
    <w:rsid w:val="0096423C"/>
    <w:rsid w:val="0096430B"/>
    <w:rsid w:val="00965822"/>
    <w:rsid w:val="00965D4B"/>
    <w:rsid w:val="0096732D"/>
    <w:rsid w:val="009721C4"/>
    <w:rsid w:val="00974654"/>
    <w:rsid w:val="0097473E"/>
    <w:rsid w:val="00975B31"/>
    <w:rsid w:val="00977E48"/>
    <w:rsid w:val="00982DA4"/>
    <w:rsid w:val="00992EB8"/>
    <w:rsid w:val="009954FB"/>
    <w:rsid w:val="0099743A"/>
    <w:rsid w:val="00997B75"/>
    <w:rsid w:val="009A1997"/>
    <w:rsid w:val="009A52F0"/>
    <w:rsid w:val="009A5602"/>
    <w:rsid w:val="009A5899"/>
    <w:rsid w:val="009A6CCF"/>
    <w:rsid w:val="009B56AB"/>
    <w:rsid w:val="009C07DD"/>
    <w:rsid w:val="009C0A6B"/>
    <w:rsid w:val="009C381E"/>
    <w:rsid w:val="009C5596"/>
    <w:rsid w:val="009C7F87"/>
    <w:rsid w:val="009D1591"/>
    <w:rsid w:val="009D3C80"/>
    <w:rsid w:val="009D3E37"/>
    <w:rsid w:val="009D49E6"/>
    <w:rsid w:val="009D60F8"/>
    <w:rsid w:val="009D6F46"/>
    <w:rsid w:val="009E32CC"/>
    <w:rsid w:val="009E7CC4"/>
    <w:rsid w:val="009F15CB"/>
    <w:rsid w:val="009F2CF0"/>
    <w:rsid w:val="009F43F9"/>
    <w:rsid w:val="009F43FB"/>
    <w:rsid w:val="009F523D"/>
    <w:rsid w:val="009F5D69"/>
    <w:rsid w:val="009F65D4"/>
    <w:rsid w:val="00A004B7"/>
    <w:rsid w:val="00A005F3"/>
    <w:rsid w:val="00A007BF"/>
    <w:rsid w:val="00A00BDC"/>
    <w:rsid w:val="00A0634E"/>
    <w:rsid w:val="00A07DB5"/>
    <w:rsid w:val="00A11350"/>
    <w:rsid w:val="00A113E0"/>
    <w:rsid w:val="00A11985"/>
    <w:rsid w:val="00A11E74"/>
    <w:rsid w:val="00A14F68"/>
    <w:rsid w:val="00A15745"/>
    <w:rsid w:val="00A20255"/>
    <w:rsid w:val="00A211A2"/>
    <w:rsid w:val="00A21D88"/>
    <w:rsid w:val="00A24BC4"/>
    <w:rsid w:val="00A253DA"/>
    <w:rsid w:val="00A270A3"/>
    <w:rsid w:val="00A34985"/>
    <w:rsid w:val="00A3712E"/>
    <w:rsid w:val="00A41A6D"/>
    <w:rsid w:val="00A43969"/>
    <w:rsid w:val="00A47608"/>
    <w:rsid w:val="00A5557A"/>
    <w:rsid w:val="00A56DDB"/>
    <w:rsid w:val="00A570F9"/>
    <w:rsid w:val="00A57B86"/>
    <w:rsid w:val="00A57E78"/>
    <w:rsid w:val="00A60F00"/>
    <w:rsid w:val="00A61618"/>
    <w:rsid w:val="00A62583"/>
    <w:rsid w:val="00A62D35"/>
    <w:rsid w:val="00A67A33"/>
    <w:rsid w:val="00A713B4"/>
    <w:rsid w:val="00A71656"/>
    <w:rsid w:val="00A7647F"/>
    <w:rsid w:val="00A77496"/>
    <w:rsid w:val="00A80778"/>
    <w:rsid w:val="00A90B67"/>
    <w:rsid w:val="00A92E67"/>
    <w:rsid w:val="00A931EE"/>
    <w:rsid w:val="00A961C7"/>
    <w:rsid w:val="00A968DE"/>
    <w:rsid w:val="00A96A19"/>
    <w:rsid w:val="00A96D87"/>
    <w:rsid w:val="00AA028D"/>
    <w:rsid w:val="00AA2558"/>
    <w:rsid w:val="00AA3080"/>
    <w:rsid w:val="00AA5E4E"/>
    <w:rsid w:val="00AA78C2"/>
    <w:rsid w:val="00AB10BE"/>
    <w:rsid w:val="00AB4845"/>
    <w:rsid w:val="00AB7A2D"/>
    <w:rsid w:val="00AC14A7"/>
    <w:rsid w:val="00AC2A32"/>
    <w:rsid w:val="00AC3440"/>
    <w:rsid w:val="00AC41CB"/>
    <w:rsid w:val="00AC4370"/>
    <w:rsid w:val="00AC6028"/>
    <w:rsid w:val="00AD0249"/>
    <w:rsid w:val="00AD40B2"/>
    <w:rsid w:val="00AD5973"/>
    <w:rsid w:val="00AD5F93"/>
    <w:rsid w:val="00AD6DB4"/>
    <w:rsid w:val="00AE0ADF"/>
    <w:rsid w:val="00AE3979"/>
    <w:rsid w:val="00AE3E15"/>
    <w:rsid w:val="00AE44ED"/>
    <w:rsid w:val="00AE70AE"/>
    <w:rsid w:val="00AE7715"/>
    <w:rsid w:val="00AF1C13"/>
    <w:rsid w:val="00AF2565"/>
    <w:rsid w:val="00AF5483"/>
    <w:rsid w:val="00AF6828"/>
    <w:rsid w:val="00B009F9"/>
    <w:rsid w:val="00B01AAE"/>
    <w:rsid w:val="00B0433D"/>
    <w:rsid w:val="00B0546B"/>
    <w:rsid w:val="00B11D27"/>
    <w:rsid w:val="00B1574B"/>
    <w:rsid w:val="00B15C98"/>
    <w:rsid w:val="00B207A8"/>
    <w:rsid w:val="00B20D9D"/>
    <w:rsid w:val="00B21778"/>
    <w:rsid w:val="00B23EB7"/>
    <w:rsid w:val="00B26CEE"/>
    <w:rsid w:val="00B30AB7"/>
    <w:rsid w:val="00B31F17"/>
    <w:rsid w:val="00B33797"/>
    <w:rsid w:val="00B36747"/>
    <w:rsid w:val="00B37E09"/>
    <w:rsid w:val="00B50410"/>
    <w:rsid w:val="00B50B3C"/>
    <w:rsid w:val="00B54485"/>
    <w:rsid w:val="00B55874"/>
    <w:rsid w:val="00B61832"/>
    <w:rsid w:val="00B66370"/>
    <w:rsid w:val="00B70328"/>
    <w:rsid w:val="00B7095A"/>
    <w:rsid w:val="00B765DF"/>
    <w:rsid w:val="00B80B81"/>
    <w:rsid w:val="00B82568"/>
    <w:rsid w:val="00B82E89"/>
    <w:rsid w:val="00B87C3B"/>
    <w:rsid w:val="00B9461F"/>
    <w:rsid w:val="00B95A8E"/>
    <w:rsid w:val="00BA0AD1"/>
    <w:rsid w:val="00BA159D"/>
    <w:rsid w:val="00BA30A6"/>
    <w:rsid w:val="00BB1FBB"/>
    <w:rsid w:val="00BB54E9"/>
    <w:rsid w:val="00BB69EE"/>
    <w:rsid w:val="00BB7BC7"/>
    <w:rsid w:val="00BC05E8"/>
    <w:rsid w:val="00BC6CE8"/>
    <w:rsid w:val="00BD7C53"/>
    <w:rsid w:val="00BE07B0"/>
    <w:rsid w:val="00BE0C2E"/>
    <w:rsid w:val="00BE16D3"/>
    <w:rsid w:val="00BE39AF"/>
    <w:rsid w:val="00BE59E8"/>
    <w:rsid w:val="00BF02C4"/>
    <w:rsid w:val="00BF799F"/>
    <w:rsid w:val="00C0066A"/>
    <w:rsid w:val="00C01B7D"/>
    <w:rsid w:val="00C04EF3"/>
    <w:rsid w:val="00C05DDE"/>
    <w:rsid w:val="00C07727"/>
    <w:rsid w:val="00C07F5C"/>
    <w:rsid w:val="00C13E5E"/>
    <w:rsid w:val="00C14632"/>
    <w:rsid w:val="00C17094"/>
    <w:rsid w:val="00C17F34"/>
    <w:rsid w:val="00C20B51"/>
    <w:rsid w:val="00C26654"/>
    <w:rsid w:val="00C4192F"/>
    <w:rsid w:val="00C43B5A"/>
    <w:rsid w:val="00C44BC1"/>
    <w:rsid w:val="00C4774C"/>
    <w:rsid w:val="00C529DF"/>
    <w:rsid w:val="00C52A46"/>
    <w:rsid w:val="00C53725"/>
    <w:rsid w:val="00C53C68"/>
    <w:rsid w:val="00C66BC5"/>
    <w:rsid w:val="00C725C0"/>
    <w:rsid w:val="00C727FB"/>
    <w:rsid w:val="00C73017"/>
    <w:rsid w:val="00C75D58"/>
    <w:rsid w:val="00C80F86"/>
    <w:rsid w:val="00C83BBA"/>
    <w:rsid w:val="00C84D30"/>
    <w:rsid w:val="00C85C22"/>
    <w:rsid w:val="00C86B19"/>
    <w:rsid w:val="00C95FC1"/>
    <w:rsid w:val="00C96C87"/>
    <w:rsid w:val="00CA4231"/>
    <w:rsid w:val="00CA4EDC"/>
    <w:rsid w:val="00CA58D3"/>
    <w:rsid w:val="00CB0B74"/>
    <w:rsid w:val="00CB4EDD"/>
    <w:rsid w:val="00CC537E"/>
    <w:rsid w:val="00CC76A5"/>
    <w:rsid w:val="00CD0B3A"/>
    <w:rsid w:val="00CD1926"/>
    <w:rsid w:val="00CD343E"/>
    <w:rsid w:val="00CD562A"/>
    <w:rsid w:val="00CD6053"/>
    <w:rsid w:val="00CD7BF6"/>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20F53"/>
    <w:rsid w:val="00D21DD5"/>
    <w:rsid w:val="00D241E4"/>
    <w:rsid w:val="00D26735"/>
    <w:rsid w:val="00D2752F"/>
    <w:rsid w:val="00D460C4"/>
    <w:rsid w:val="00D513E9"/>
    <w:rsid w:val="00D55A63"/>
    <w:rsid w:val="00D60276"/>
    <w:rsid w:val="00D618C3"/>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4A1A"/>
    <w:rsid w:val="00D950E5"/>
    <w:rsid w:val="00D95695"/>
    <w:rsid w:val="00D97658"/>
    <w:rsid w:val="00DA0F26"/>
    <w:rsid w:val="00DA6F8E"/>
    <w:rsid w:val="00DB37D0"/>
    <w:rsid w:val="00DB5A62"/>
    <w:rsid w:val="00DC3C5A"/>
    <w:rsid w:val="00DC6C20"/>
    <w:rsid w:val="00DC79FB"/>
    <w:rsid w:val="00DD0C51"/>
    <w:rsid w:val="00DD203F"/>
    <w:rsid w:val="00DD24B0"/>
    <w:rsid w:val="00DD3170"/>
    <w:rsid w:val="00DD4CC8"/>
    <w:rsid w:val="00DD5E14"/>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536"/>
    <w:rsid w:val="00E24A66"/>
    <w:rsid w:val="00E26106"/>
    <w:rsid w:val="00E354FD"/>
    <w:rsid w:val="00E35D6D"/>
    <w:rsid w:val="00E36DB8"/>
    <w:rsid w:val="00E37D45"/>
    <w:rsid w:val="00E42BF2"/>
    <w:rsid w:val="00E46F35"/>
    <w:rsid w:val="00E50936"/>
    <w:rsid w:val="00E530FA"/>
    <w:rsid w:val="00E54112"/>
    <w:rsid w:val="00E5548F"/>
    <w:rsid w:val="00E5560D"/>
    <w:rsid w:val="00E56232"/>
    <w:rsid w:val="00E56C21"/>
    <w:rsid w:val="00E60712"/>
    <w:rsid w:val="00E66E83"/>
    <w:rsid w:val="00E710FE"/>
    <w:rsid w:val="00E72038"/>
    <w:rsid w:val="00E7455B"/>
    <w:rsid w:val="00E74D37"/>
    <w:rsid w:val="00E75361"/>
    <w:rsid w:val="00E76ACE"/>
    <w:rsid w:val="00E76F06"/>
    <w:rsid w:val="00E82273"/>
    <w:rsid w:val="00E871C8"/>
    <w:rsid w:val="00E91A2C"/>
    <w:rsid w:val="00E94B09"/>
    <w:rsid w:val="00E952DE"/>
    <w:rsid w:val="00E97668"/>
    <w:rsid w:val="00EA175B"/>
    <w:rsid w:val="00EA4573"/>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0EDA"/>
    <w:rsid w:val="00EE1E22"/>
    <w:rsid w:val="00EE276B"/>
    <w:rsid w:val="00EE727B"/>
    <w:rsid w:val="00EF0057"/>
    <w:rsid w:val="00EF0CDF"/>
    <w:rsid w:val="00EF1871"/>
    <w:rsid w:val="00EF19CC"/>
    <w:rsid w:val="00EF3CAA"/>
    <w:rsid w:val="00F0164A"/>
    <w:rsid w:val="00F04874"/>
    <w:rsid w:val="00F07A8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1A5D"/>
    <w:rsid w:val="00F5686A"/>
    <w:rsid w:val="00F57288"/>
    <w:rsid w:val="00F579EF"/>
    <w:rsid w:val="00F604B1"/>
    <w:rsid w:val="00F64028"/>
    <w:rsid w:val="00F67539"/>
    <w:rsid w:val="00F70B13"/>
    <w:rsid w:val="00F72C15"/>
    <w:rsid w:val="00F730FD"/>
    <w:rsid w:val="00F740CE"/>
    <w:rsid w:val="00F74408"/>
    <w:rsid w:val="00F760A8"/>
    <w:rsid w:val="00F80610"/>
    <w:rsid w:val="00F82485"/>
    <w:rsid w:val="00F8264A"/>
    <w:rsid w:val="00F84552"/>
    <w:rsid w:val="00F852FC"/>
    <w:rsid w:val="00F867C2"/>
    <w:rsid w:val="00F867D3"/>
    <w:rsid w:val="00F922C8"/>
    <w:rsid w:val="00F92514"/>
    <w:rsid w:val="00F93C30"/>
    <w:rsid w:val="00F955AD"/>
    <w:rsid w:val="00F9694B"/>
    <w:rsid w:val="00F96DD7"/>
    <w:rsid w:val="00FA07C7"/>
    <w:rsid w:val="00FA2442"/>
    <w:rsid w:val="00FA5E28"/>
    <w:rsid w:val="00FB02B1"/>
    <w:rsid w:val="00FB3746"/>
    <w:rsid w:val="00FB3C79"/>
    <w:rsid w:val="00FB6197"/>
    <w:rsid w:val="00FB6BCB"/>
    <w:rsid w:val="00FB712D"/>
    <w:rsid w:val="00FC04D5"/>
    <w:rsid w:val="00FC1741"/>
    <w:rsid w:val="00FC2595"/>
    <w:rsid w:val="00FC2C8A"/>
    <w:rsid w:val="00FC378A"/>
    <w:rsid w:val="00FC6113"/>
    <w:rsid w:val="00FD12AD"/>
    <w:rsid w:val="00FD151D"/>
    <w:rsid w:val="00FD16A7"/>
    <w:rsid w:val="00FD4C17"/>
    <w:rsid w:val="00FE16F9"/>
    <w:rsid w:val="00FE2F70"/>
    <w:rsid w:val="00FE53BF"/>
    <w:rsid w:val="00FE5B1B"/>
    <w:rsid w:val="00FF0FCA"/>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0008C"/>
    <w:pPr>
      <w:keepNext/>
      <w:keepLines/>
      <w:contextualSpacing/>
      <w:jc w:val="left"/>
      <w:outlineLvl w:val="0"/>
      <w:pPrChange w:id="0" w:author="Glauber Matteis Gadelha" w:date="2020-02-29T12:41:00Z">
        <w:pPr>
          <w:keepNext/>
          <w:keepLines/>
          <w:spacing w:line="360" w:lineRule="auto"/>
          <w:contextualSpacing/>
          <w:outlineLvl w:val="0"/>
        </w:pPr>
      </w:pPrChange>
    </w:pPr>
    <w:rPr>
      <w:rFonts w:eastAsiaTheme="majorEastAsia" w:cstheme="majorBidi"/>
      <w:b/>
      <w:szCs w:val="32"/>
      <w:rPrChange w:id="0" w:author="Glauber Matteis Gadelha" w:date="2020-02-29T12:41:00Z">
        <w:rPr>
          <w:rFonts w:ascii="Arial" w:eastAsiaTheme="majorEastAsia" w:hAnsi="Arial" w:cstheme="majorBidi"/>
          <w:b/>
          <w:sz w:val="24"/>
          <w:szCs w:val="32"/>
          <w:lang w:val="pt-BR" w:eastAsia="en-US" w:bidi="ar-SA"/>
        </w:rPr>
      </w:rPrChange>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Change w:id="1" w:author="Glauber Matteis Gadelha" w:date="2020-02-29T10:29:00Z">
        <w:pPr>
          <w:keepNext/>
          <w:keepLines/>
          <w:spacing w:before="200" w:line="360" w:lineRule="auto"/>
          <w:jc w:val="both"/>
          <w:outlineLvl w:val="2"/>
        </w:pPr>
      </w:pPrChange>
    </w:pPr>
    <w:rPr>
      <w:rFonts w:eastAsiaTheme="majorEastAsia" w:cstheme="majorBidi"/>
      <w:bCs/>
      <w:rPrChange w:id="1" w:author="Glauber Matteis Gadelha" w:date="2020-02-29T10:29:00Z">
        <w:rPr>
          <w:rFonts w:ascii="Arial" w:eastAsiaTheme="majorEastAsia" w:hAnsi="Arial" w:cstheme="majorBidi"/>
          <w:b/>
          <w:bCs/>
          <w:sz w:val="24"/>
          <w:szCs w:val="22"/>
          <w:lang w:val="pt-BR" w:eastAsia="en-US" w:bidi="ar-SA"/>
        </w:rPr>
      </w:rPrChang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0008C"/>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Change w:id="2" w:author="Glauber Matteis Gadelha" w:date="2020-02-29T12:19:00Z">
        <w:pPr>
          <w:tabs>
            <w:tab w:val="left" w:pos="-2268"/>
            <w:tab w:val="left" w:pos="8789"/>
          </w:tabs>
          <w:spacing w:after="100"/>
          <w:ind w:left="709" w:hanging="709"/>
        </w:pPr>
      </w:pPrChange>
    </w:pPr>
    <w:rPr>
      <w:b/>
      <w:noProof/>
      <w:rPrChange w:id="2" w:author="Glauber Matteis Gadelha" w:date="2020-02-29T12:19:00Z">
        <w:rPr>
          <w:rFonts w:ascii="Arial" w:eastAsiaTheme="minorHAnsi" w:hAnsi="Arial" w:cstheme="minorBidi"/>
          <w:noProof/>
          <w:sz w:val="24"/>
          <w:szCs w:val="22"/>
          <w:lang w:val="pt-BR" w:eastAsia="en-US" w:bidi="ar-SA"/>
        </w:rPr>
      </w:rPrChange>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0008C"/>
    <w:pPr>
      <w:keepNext/>
      <w:keepLines/>
      <w:contextualSpacing/>
      <w:jc w:val="left"/>
      <w:outlineLvl w:val="0"/>
      <w:pPrChange w:id="3" w:author="Glauber Matteis Gadelha" w:date="2020-02-29T12:41:00Z">
        <w:pPr>
          <w:keepNext/>
          <w:keepLines/>
          <w:spacing w:line="360" w:lineRule="auto"/>
          <w:contextualSpacing/>
          <w:outlineLvl w:val="0"/>
        </w:pPr>
      </w:pPrChange>
    </w:pPr>
    <w:rPr>
      <w:rFonts w:eastAsiaTheme="majorEastAsia" w:cstheme="majorBidi"/>
      <w:b/>
      <w:szCs w:val="32"/>
      <w:rPrChange w:id="3" w:author="Glauber Matteis Gadelha" w:date="2020-02-29T12:41:00Z">
        <w:rPr>
          <w:rFonts w:ascii="Arial" w:eastAsiaTheme="majorEastAsia" w:hAnsi="Arial" w:cstheme="majorBidi"/>
          <w:b/>
          <w:sz w:val="24"/>
          <w:szCs w:val="32"/>
          <w:lang w:val="pt-BR" w:eastAsia="en-US" w:bidi="ar-SA"/>
        </w:rPr>
      </w:rPrChange>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Change w:id="4" w:author="Glauber Matteis Gadelha" w:date="2020-02-29T10:29:00Z">
        <w:pPr>
          <w:keepNext/>
          <w:keepLines/>
          <w:spacing w:before="200" w:line="360" w:lineRule="auto"/>
          <w:jc w:val="both"/>
          <w:outlineLvl w:val="2"/>
        </w:pPr>
      </w:pPrChange>
    </w:pPr>
    <w:rPr>
      <w:rFonts w:eastAsiaTheme="majorEastAsia" w:cstheme="majorBidi"/>
      <w:bCs/>
      <w:rPrChange w:id="4" w:author="Glauber Matteis Gadelha" w:date="2020-02-29T10:29:00Z">
        <w:rPr>
          <w:rFonts w:ascii="Arial" w:eastAsiaTheme="majorEastAsia" w:hAnsi="Arial" w:cstheme="majorBidi"/>
          <w:b/>
          <w:bCs/>
          <w:sz w:val="24"/>
          <w:szCs w:val="22"/>
          <w:lang w:val="pt-BR" w:eastAsia="en-US" w:bidi="ar-SA"/>
        </w:rPr>
      </w:rPrChang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0008C"/>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Change w:id="5" w:author="Glauber Matteis Gadelha" w:date="2020-02-29T12:19:00Z">
        <w:pPr>
          <w:tabs>
            <w:tab w:val="left" w:pos="-2268"/>
            <w:tab w:val="left" w:pos="8789"/>
          </w:tabs>
          <w:spacing w:after="100"/>
          <w:ind w:left="709" w:hanging="709"/>
        </w:pPr>
      </w:pPrChange>
    </w:pPr>
    <w:rPr>
      <w:b/>
      <w:noProof/>
      <w:rPrChange w:id="5" w:author="Glauber Matteis Gadelha" w:date="2020-02-29T12:19:00Z">
        <w:rPr>
          <w:rFonts w:ascii="Arial" w:eastAsiaTheme="minorHAnsi" w:hAnsi="Arial" w:cstheme="minorBidi"/>
          <w:noProof/>
          <w:sz w:val="24"/>
          <w:szCs w:val="22"/>
          <w:lang w:val="pt-BR" w:eastAsia="en-US" w:bidi="ar-SA"/>
        </w:rPr>
      </w:rPrChange>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857C1-DD68-4C13-A549-35CA902E2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61</Pages>
  <Words>35396</Words>
  <Characters>191139</Characters>
  <Application>Microsoft Office Word</Application>
  <DocSecurity>0</DocSecurity>
  <Lines>1592</Lines>
  <Paragraphs>452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353</cp:revision>
  <dcterms:created xsi:type="dcterms:W3CDTF">2020-02-27T12:26:00Z</dcterms:created>
  <dcterms:modified xsi:type="dcterms:W3CDTF">2020-02-29T16:38:00Z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